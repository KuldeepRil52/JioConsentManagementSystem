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11BF6" w:rsidRDefault="00411BF6">
      <w:pPr>
        <w:pBdr>
          <w:bottom w:val="single" w:sz="24" w:space="1" w:color="14315C"/>
        </w:pBdr>
        <w:spacing w:before="240"/>
      </w:pPr>
    </w:p>
    <w:p w:rsidR="00411BF6" w:rsidRDefault="00B54063">
      <w:pPr>
        <w:spacing w:before="200"/>
      </w:pPr>
      <w:r>
        <w:rPr>
          <w:b/>
          <w:bCs/>
          <w:color w:val="2D6CB5"/>
          <w:sz w:val="20"/>
          <w:szCs w:val="20"/>
        </w:rPr>
        <w:t>J I O   P L A T F O R M S   L I M I T E D</w:t>
      </w:r>
    </w:p>
    <w:p w:rsidR="00411BF6" w:rsidRDefault="00B54063">
      <w:pPr>
        <w:spacing w:before="30"/>
      </w:pPr>
      <w:r>
        <w:rPr>
          <w:color w:val="5B6470"/>
          <w:sz w:val="18"/>
          <w:szCs w:val="18"/>
        </w:rPr>
        <w:t>Digital Government Solutions</w:t>
      </w:r>
    </w:p>
    <w:p w:rsidR="00411BF6" w:rsidRDefault="00B54063">
      <w:pPr>
        <w:spacing w:before="2000"/>
      </w:pPr>
      <w:r>
        <w:rPr>
          <w:b/>
          <w:bCs/>
          <w:color w:val="2D6CB5"/>
        </w:rPr>
        <w:t>TECHNICAL DEPLOYMENT GUIDE</w:t>
      </w:r>
    </w:p>
    <w:p w:rsidR="00411BF6" w:rsidRDefault="00B54063">
      <w:pPr>
        <w:spacing w:before="120"/>
      </w:pPr>
      <w:r>
        <w:rPr>
          <w:b/>
          <w:bCs/>
          <w:color w:val="14315C"/>
          <w:sz w:val="96"/>
          <w:szCs w:val="96"/>
        </w:rPr>
        <w:t>JCMS</w:t>
      </w:r>
    </w:p>
    <w:p w:rsidR="00411BF6" w:rsidRDefault="00B54063">
      <w:r>
        <w:rPr>
          <w:sz w:val="44"/>
          <w:szCs w:val="44"/>
        </w:rPr>
        <w:t>Consent Management System</w:t>
      </w:r>
    </w:p>
    <w:p w:rsidR="00411BF6" w:rsidRDefault="00B54063">
      <w:pPr>
        <w:pBdr>
          <w:top w:val="single" w:sz="8" w:space="8" w:color="2D6CB5"/>
        </w:pBdr>
        <w:spacing w:before="200"/>
      </w:pPr>
      <w:r>
        <w:rPr>
          <w:color w:val="5B6470"/>
        </w:rPr>
        <w:t>Backend  ·  Frontend  ·  HashiCorp Vault  ·  WSO2 API Manager  ·  Nginx + Lua</w:t>
      </w:r>
    </w:p>
    <w:p w:rsidR="00411BF6" w:rsidRDefault="00B54063">
      <w:pPr>
        <w:spacing w:before="1500" w:after="120"/>
      </w:pPr>
      <w:r>
        <w:rPr>
          <w:b/>
          <w:bCs/>
          <w:color w:val="5B6470"/>
          <w:sz w:val="18"/>
          <w:szCs w:val="18"/>
        </w:rPr>
        <w:t>DOCUMENT DETAILS</w:t>
      </w:r>
    </w:p>
    <w:tbl>
      <w:tblPr>
        <w:tblW w:w="9360" w:type="dxa"/>
        <w:tblBorders>
          <w:top w:val="single" w:sz="6" w:space="0" w:color="14315C"/>
          <w:left w:val="none" w:sz="0" w:space="0" w:color="FFFFFF"/>
          <w:bottom w:val="single" w:sz="6" w:space="0" w:color="14315C"/>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900"/>
        <w:gridCol w:w="6460"/>
      </w:tblGrid>
      <w:tr w:rsidR="00411BF6">
        <w:tblPrEx>
          <w:tblCellMar>
            <w:top w:w="0" w:type="dxa"/>
            <w:bottom w:w="0" w:type="dxa"/>
          </w:tblCellMar>
        </w:tblPrEx>
        <w:tc>
          <w:tcPr>
            <w:tcW w:w="2900" w:type="dxa"/>
            <w:tcBorders>
              <w:top w:val="none" w:sz="0" w:space="0" w:color="FFFFFF"/>
              <w:left w:val="none" w:sz="0" w:space="0" w:color="FFFFFF"/>
              <w:bottom w:val="single" w:sz="2" w:space="0" w:color="C9D4E3"/>
              <w:right w:val="none" w:sz="0" w:space="0" w:color="FFFFFF"/>
            </w:tcBorders>
            <w:tcMar>
              <w:top w:w="80" w:type="dxa"/>
              <w:left w:w="0" w:type="dxa"/>
              <w:bottom w:w="80" w:type="dxa"/>
              <w:right w:w="120" w:type="dxa"/>
            </w:tcMar>
          </w:tcPr>
          <w:p w:rsidR="00411BF6" w:rsidRDefault="00B54063">
            <w:r>
              <w:rPr>
                <w:b/>
                <w:bCs/>
                <w:color w:val="14315C"/>
                <w:sz w:val="19"/>
                <w:szCs w:val="19"/>
              </w:rPr>
              <w:t>Document Version</w:t>
            </w:r>
          </w:p>
        </w:tc>
        <w:tc>
          <w:tcPr>
            <w:tcW w:w="6460" w:type="dxa"/>
            <w:tcBorders>
              <w:top w:val="none" w:sz="0" w:space="0" w:color="FFFFFF"/>
              <w:left w:val="none" w:sz="0" w:space="0" w:color="FFFFFF"/>
              <w:bottom w:val="single" w:sz="2" w:space="0" w:color="C9D4E3"/>
              <w:right w:val="none" w:sz="0" w:space="0" w:color="FFFFFF"/>
            </w:tcBorders>
            <w:tcMar>
              <w:top w:w="80" w:type="dxa"/>
              <w:left w:w="0" w:type="dxa"/>
              <w:bottom w:w="80" w:type="dxa"/>
              <w:right w:w="0" w:type="dxa"/>
            </w:tcMar>
          </w:tcPr>
          <w:p w:rsidR="00411BF6" w:rsidRDefault="00B54063">
            <w:r>
              <w:rPr>
                <w:sz w:val="19"/>
                <w:szCs w:val="19"/>
              </w:rPr>
              <w:t>1.0</w:t>
            </w:r>
          </w:p>
        </w:tc>
      </w:tr>
      <w:tr w:rsidR="00411BF6">
        <w:tblPrEx>
          <w:tblCellMar>
            <w:top w:w="0" w:type="dxa"/>
            <w:bottom w:w="0" w:type="dxa"/>
          </w:tblCellMar>
        </w:tblPrEx>
        <w:tc>
          <w:tcPr>
            <w:tcW w:w="2900" w:type="dxa"/>
            <w:tcBorders>
              <w:top w:val="none" w:sz="0" w:space="0" w:color="FFFFFF"/>
              <w:left w:val="none" w:sz="0" w:space="0" w:color="FFFFFF"/>
              <w:bottom w:val="single" w:sz="2" w:space="0" w:color="C9D4E3"/>
              <w:right w:val="none" w:sz="0" w:space="0" w:color="FFFFFF"/>
            </w:tcBorders>
            <w:tcMar>
              <w:top w:w="80" w:type="dxa"/>
              <w:left w:w="0" w:type="dxa"/>
              <w:bottom w:w="80" w:type="dxa"/>
              <w:right w:w="120" w:type="dxa"/>
            </w:tcMar>
          </w:tcPr>
          <w:p w:rsidR="00411BF6" w:rsidRDefault="00B54063">
            <w:r>
              <w:rPr>
                <w:b/>
                <w:bCs/>
                <w:color w:val="14315C"/>
                <w:sz w:val="19"/>
                <w:szCs w:val="19"/>
              </w:rPr>
              <w:t>Release Date</w:t>
            </w:r>
          </w:p>
        </w:tc>
        <w:tc>
          <w:tcPr>
            <w:tcW w:w="6460" w:type="dxa"/>
            <w:tcBorders>
              <w:top w:val="none" w:sz="0" w:space="0" w:color="FFFFFF"/>
              <w:left w:val="none" w:sz="0" w:space="0" w:color="FFFFFF"/>
              <w:bottom w:val="single" w:sz="2" w:space="0" w:color="C9D4E3"/>
              <w:right w:val="none" w:sz="0" w:space="0" w:color="FFFFFF"/>
            </w:tcBorders>
            <w:tcMar>
              <w:top w:w="80" w:type="dxa"/>
              <w:left w:w="0" w:type="dxa"/>
              <w:bottom w:w="80" w:type="dxa"/>
              <w:right w:w="0" w:type="dxa"/>
            </w:tcMar>
          </w:tcPr>
          <w:p w:rsidR="00411BF6" w:rsidRDefault="00B54063">
            <w:r>
              <w:rPr>
                <w:sz w:val="19"/>
                <w:szCs w:val="19"/>
              </w:rPr>
              <w:t>June 2026</w:t>
            </w:r>
          </w:p>
        </w:tc>
      </w:tr>
      <w:tr w:rsidR="00411BF6">
        <w:tblPrEx>
          <w:tblCellMar>
            <w:top w:w="0" w:type="dxa"/>
            <w:bottom w:w="0" w:type="dxa"/>
          </w:tblCellMar>
        </w:tblPrEx>
        <w:tc>
          <w:tcPr>
            <w:tcW w:w="2900" w:type="dxa"/>
            <w:tcBorders>
              <w:top w:val="none" w:sz="0" w:space="0" w:color="FFFFFF"/>
              <w:left w:val="none" w:sz="0" w:space="0" w:color="FFFFFF"/>
              <w:bottom w:val="single" w:sz="2" w:space="0" w:color="C9D4E3"/>
              <w:right w:val="none" w:sz="0" w:space="0" w:color="FFFFFF"/>
            </w:tcBorders>
            <w:tcMar>
              <w:top w:w="80" w:type="dxa"/>
              <w:left w:w="0" w:type="dxa"/>
              <w:bottom w:w="80" w:type="dxa"/>
              <w:right w:w="120" w:type="dxa"/>
            </w:tcMar>
          </w:tcPr>
          <w:p w:rsidR="00411BF6" w:rsidRDefault="00B54063">
            <w:r>
              <w:rPr>
                <w:b/>
                <w:bCs/>
                <w:color w:val="14315C"/>
                <w:sz w:val="19"/>
                <w:szCs w:val="19"/>
              </w:rPr>
              <w:t>Classification</w:t>
            </w:r>
          </w:p>
        </w:tc>
        <w:tc>
          <w:tcPr>
            <w:tcW w:w="6460" w:type="dxa"/>
            <w:tcBorders>
              <w:top w:val="none" w:sz="0" w:space="0" w:color="FFFFFF"/>
              <w:left w:val="none" w:sz="0" w:space="0" w:color="FFFFFF"/>
              <w:bottom w:val="single" w:sz="2" w:space="0" w:color="C9D4E3"/>
              <w:right w:val="none" w:sz="0" w:space="0" w:color="FFFFFF"/>
            </w:tcBorders>
            <w:tcMar>
              <w:top w:w="80" w:type="dxa"/>
              <w:left w:w="0" w:type="dxa"/>
              <w:bottom w:w="80" w:type="dxa"/>
              <w:right w:w="0" w:type="dxa"/>
            </w:tcMar>
          </w:tcPr>
          <w:p w:rsidR="00411BF6" w:rsidRDefault="00B54063">
            <w:r>
              <w:rPr>
                <w:sz w:val="19"/>
                <w:szCs w:val="19"/>
              </w:rPr>
              <w:t>Confidential</w:t>
            </w:r>
          </w:p>
        </w:tc>
      </w:tr>
      <w:tr w:rsidR="00411BF6">
        <w:tblPrEx>
          <w:tblCellMar>
            <w:top w:w="0" w:type="dxa"/>
            <w:bottom w:w="0" w:type="dxa"/>
          </w:tblCellMar>
        </w:tblPrEx>
        <w:tc>
          <w:tcPr>
            <w:tcW w:w="2900" w:type="dxa"/>
            <w:tcBorders>
              <w:top w:val="none" w:sz="0" w:space="0" w:color="FFFFFF"/>
              <w:left w:val="none" w:sz="0" w:space="0" w:color="FFFFFF"/>
              <w:bottom w:val="single" w:sz="2" w:space="0" w:color="C9D4E3"/>
              <w:right w:val="none" w:sz="0" w:space="0" w:color="FFFFFF"/>
            </w:tcBorders>
            <w:tcMar>
              <w:top w:w="80" w:type="dxa"/>
              <w:left w:w="0" w:type="dxa"/>
              <w:bottom w:w="80" w:type="dxa"/>
              <w:right w:w="120" w:type="dxa"/>
            </w:tcMar>
          </w:tcPr>
          <w:p w:rsidR="00411BF6" w:rsidRDefault="00B54063">
            <w:r>
              <w:rPr>
                <w:b/>
                <w:bCs/>
                <w:color w:val="14315C"/>
                <w:sz w:val="19"/>
                <w:szCs w:val="19"/>
              </w:rPr>
              <w:t>Compliance</w:t>
            </w:r>
          </w:p>
        </w:tc>
        <w:tc>
          <w:tcPr>
            <w:tcW w:w="6460" w:type="dxa"/>
            <w:tcBorders>
              <w:top w:val="none" w:sz="0" w:space="0" w:color="FFFFFF"/>
              <w:left w:val="none" w:sz="0" w:space="0" w:color="FFFFFF"/>
              <w:bottom w:val="single" w:sz="2" w:space="0" w:color="C9D4E3"/>
              <w:right w:val="none" w:sz="0" w:space="0" w:color="FFFFFF"/>
            </w:tcBorders>
            <w:tcMar>
              <w:top w:w="80" w:type="dxa"/>
              <w:left w:w="0" w:type="dxa"/>
              <w:bottom w:w="80" w:type="dxa"/>
              <w:right w:w="0" w:type="dxa"/>
            </w:tcMar>
          </w:tcPr>
          <w:p w:rsidR="00411BF6" w:rsidRDefault="00B54063">
            <w:r>
              <w:rPr>
                <w:sz w:val="19"/>
                <w:szCs w:val="19"/>
              </w:rPr>
              <w:t>DPDP Act, 2023</w:t>
            </w:r>
          </w:p>
        </w:tc>
      </w:tr>
      <w:tr w:rsidR="00411BF6">
        <w:tblPrEx>
          <w:tblCellMar>
            <w:top w:w="0" w:type="dxa"/>
            <w:bottom w:w="0" w:type="dxa"/>
          </w:tblCellMar>
        </w:tblPrEx>
        <w:tc>
          <w:tcPr>
            <w:tcW w:w="2900" w:type="dxa"/>
            <w:tcBorders>
              <w:top w:val="none" w:sz="0" w:space="0" w:color="FFFFFF"/>
              <w:left w:val="none" w:sz="0" w:space="0" w:color="FFFFFF"/>
              <w:bottom w:val="single" w:sz="2" w:space="0" w:color="C9D4E3"/>
              <w:right w:val="none" w:sz="0" w:space="0" w:color="FFFFFF"/>
            </w:tcBorders>
            <w:tcMar>
              <w:top w:w="80" w:type="dxa"/>
              <w:left w:w="0" w:type="dxa"/>
              <w:bottom w:w="80" w:type="dxa"/>
              <w:right w:w="120" w:type="dxa"/>
            </w:tcMar>
          </w:tcPr>
          <w:p w:rsidR="00411BF6" w:rsidRDefault="00B54063">
            <w:r>
              <w:rPr>
                <w:b/>
                <w:bCs/>
                <w:color w:val="14315C"/>
                <w:sz w:val="19"/>
                <w:szCs w:val="19"/>
              </w:rPr>
              <w:t>Maintained by</w:t>
            </w:r>
          </w:p>
        </w:tc>
        <w:tc>
          <w:tcPr>
            <w:tcW w:w="6460" w:type="dxa"/>
            <w:tcBorders>
              <w:top w:val="none" w:sz="0" w:space="0" w:color="FFFFFF"/>
              <w:left w:val="none" w:sz="0" w:space="0" w:color="FFFFFF"/>
              <w:bottom w:val="single" w:sz="2" w:space="0" w:color="C9D4E3"/>
              <w:right w:val="none" w:sz="0" w:space="0" w:color="FFFFFF"/>
            </w:tcBorders>
            <w:tcMar>
              <w:top w:w="80" w:type="dxa"/>
              <w:left w:w="0" w:type="dxa"/>
              <w:bottom w:w="80" w:type="dxa"/>
              <w:right w:w="0" w:type="dxa"/>
            </w:tcMar>
          </w:tcPr>
          <w:p w:rsidR="00411BF6" w:rsidRDefault="00B54063">
            <w:r>
              <w:rPr>
                <w:sz w:val="19"/>
                <w:szCs w:val="19"/>
              </w:rPr>
              <w:t>DigiGov DPDP Core Team</w:t>
            </w:r>
          </w:p>
        </w:tc>
      </w:tr>
      <w:tr w:rsidR="00411BF6">
        <w:tblPrEx>
          <w:tblCellMar>
            <w:top w:w="0" w:type="dxa"/>
            <w:bottom w:w="0" w:type="dxa"/>
          </w:tblCellMar>
        </w:tblPrEx>
        <w:tc>
          <w:tcPr>
            <w:tcW w:w="2900" w:type="dxa"/>
            <w:tcBorders>
              <w:top w:val="none" w:sz="0" w:space="0" w:color="FFFFFF"/>
              <w:left w:val="none" w:sz="0" w:space="0" w:color="FFFFFF"/>
              <w:bottom w:val="none" w:sz="2" w:space="0" w:color="C9D4E3"/>
              <w:right w:val="none" w:sz="0" w:space="0" w:color="FFFFFF"/>
            </w:tcBorders>
            <w:tcMar>
              <w:top w:w="80" w:type="dxa"/>
              <w:left w:w="0" w:type="dxa"/>
              <w:bottom w:w="80" w:type="dxa"/>
              <w:right w:w="120" w:type="dxa"/>
            </w:tcMar>
          </w:tcPr>
          <w:p w:rsidR="00411BF6" w:rsidRDefault="00B54063">
            <w:r>
              <w:rPr>
                <w:b/>
                <w:bCs/>
                <w:color w:val="14315C"/>
                <w:sz w:val="19"/>
                <w:szCs w:val="19"/>
              </w:rPr>
              <w:t>Support Contact</w:t>
            </w:r>
          </w:p>
        </w:tc>
        <w:tc>
          <w:tcPr>
            <w:tcW w:w="6460" w:type="dxa"/>
            <w:tcBorders>
              <w:top w:val="none" w:sz="0" w:space="0" w:color="FFFFFF"/>
              <w:left w:val="none" w:sz="0" w:space="0" w:color="FFFFFF"/>
              <w:bottom w:val="none" w:sz="2" w:space="0" w:color="C9D4E3"/>
              <w:right w:val="none" w:sz="0" w:space="0" w:color="FFFFFF"/>
            </w:tcBorders>
            <w:tcMar>
              <w:top w:w="80" w:type="dxa"/>
              <w:left w:w="0" w:type="dxa"/>
              <w:bottom w:w="80" w:type="dxa"/>
              <w:right w:w="0" w:type="dxa"/>
            </w:tcMar>
          </w:tcPr>
          <w:p w:rsidR="00411BF6" w:rsidRDefault="00B54063">
            <w:r>
              <w:rPr>
                <w:sz w:val="19"/>
                <w:szCs w:val="19"/>
              </w:rPr>
              <w:t>Jio.ConsentSupport@ril.com</w:t>
            </w:r>
          </w:p>
        </w:tc>
      </w:tr>
    </w:tbl>
    <w:p w:rsidR="00411BF6" w:rsidRDefault="00B54063">
      <w:pPr>
        <w:pBdr>
          <w:top w:val="single" w:sz="4" w:space="8" w:color="C9D4E3"/>
        </w:pBdr>
        <w:spacing w:before="1100"/>
      </w:pPr>
      <w:r>
        <w:rPr>
          <w:i/>
          <w:iCs/>
          <w:color w:val="5B6470"/>
          <w:sz w:val="17"/>
          <w:szCs w:val="17"/>
        </w:rPr>
        <w:t>This document is submitted only for the Code for Consent Challenge, organised by NeGD (a part of MeitY), and shall not be used for any other purpose.</w:t>
      </w:r>
    </w:p>
    <w:p w:rsidR="00411BF6" w:rsidRDefault="00B54063">
      <w:r>
        <w:br w:type="page"/>
      </w:r>
    </w:p>
    <w:p w:rsidR="00411BF6" w:rsidRDefault="00B54063">
      <w:pPr>
        <w:pStyle w:val="Heading1"/>
      </w:pPr>
      <w:r>
        <w:lastRenderedPageBreak/>
        <w:t>Version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800"/>
        <w:gridCol w:w="2460"/>
        <w:gridCol w:w="3000"/>
      </w:tblGrid>
      <w:tr w:rsidR="00411BF6">
        <w:tblPrEx>
          <w:tblCellMar>
            <w:top w:w="0" w:type="dxa"/>
            <w:bottom w:w="0" w:type="dxa"/>
          </w:tblCellMar>
        </w:tblPrEx>
        <w:trPr>
          <w:cantSplit/>
          <w:tblHeader/>
        </w:trPr>
        <w:tc>
          <w:tcPr>
            <w:tcW w:w="2100" w:type="dxa"/>
            <w:tcBorders>
              <w:top w:val="single" w:sz="2" w:space="0" w:color="14315C"/>
              <w:left w:val="single" w:sz="2" w:space="0" w:color="14315C"/>
              <w:bottom w:val="single" w:sz="8" w:space="0" w:color="2D6CB5"/>
              <w:right w:val="single" w:sz="2" w:space="0" w:color="14315C"/>
            </w:tcBorders>
            <w:shd w:val="clear" w:color="auto" w:fill="14315C"/>
            <w:tcMar>
              <w:top w:w="90" w:type="dxa"/>
              <w:left w:w="130" w:type="dxa"/>
              <w:bottom w:w="90" w:type="dxa"/>
              <w:right w:w="130" w:type="dxa"/>
            </w:tcMar>
          </w:tcPr>
          <w:p w:rsidR="00411BF6" w:rsidRDefault="00B54063">
            <w:pPr>
              <w:spacing w:line="256" w:lineRule="auto"/>
            </w:pPr>
            <w:r>
              <w:rPr>
                <w:b/>
                <w:bCs/>
                <w:color w:val="FFFFFF"/>
                <w:sz w:val="19"/>
                <w:szCs w:val="19"/>
              </w:rPr>
              <w:t>Version</w:t>
            </w:r>
          </w:p>
        </w:tc>
        <w:tc>
          <w:tcPr>
            <w:tcW w:w="1800" w:type="dxa"/>
            <w:tcBorders>
              <w:top w:val="single" w:sz="2" w:space="0" w:color="14315C"/>
              <w:left w:val="single" w:sz="2" w:space="0" w:color="14315C"/>
              <w:bottom w:val="single" w:sz="8" w:space="0" w:color="2D6CB5"/>
              <w:right w:val="single" w:sz="2" w:space="0" w:color="14315C"/>
            </w:tcBorders>
            <w:shd w:val="clear" w:color="auto" w:fill="14315C"/>
            <w:tcMar>
              <w:top w:w="90" w:type="dxa"/>
              <w:left w:w="130" w:type="dxa"/>
              <w:bottom w:w="90" w:type="dxa"/>
              <w:right w:w="130" w:type="dxa"/>
            </w:tcMar>
          </w:tcPr>
          <w:p w:rsidR="00411BF6" w:rsidRDefault="00B54063">
            <w:pPr>
              <w:spacing w:line="256" w:lineRule="auto"/>
            </w:pPr>
            <w:r>
              <w:rPr>
                <w:b/>
                <w:bCs/>
                <w:color w:val="FFFFFF"/>
                <w:sz w:val="19"/>
                <w:szCs w:val="19"/>
              </w:rPr>
              <w:t>Date</w:t>
            </w:r>
          </w:p>
        </w:tc>
        <w:tc>
          <w:tcPr>
            <w:tcW w:w="2460" w:type="dxa"/>
            <w:tcBorders>
              <w:top w:val="single" w:sz="2" w:space="0" w:color="14315C"/>
              <w:left w:val="single" w:sz="2" w:space="0" w:color="14315C"/>
              <w:bottom w:val="single" w:sz="8" w:space="0" w:color="2D6CB5"/>
              <w:right w:val="single" w:sz="2" w:space="0" w:color="14315C"/>
            </w:tcBorders>
            <w:shd w:val="clear" w:color="auto" w:fill="14315C"/>
            <w:tcMar>
              <w:top w:w="90" w:type="dxa"/>
              <w:left w:w="130" w:type="dxa"/>
              <w:bottom w:w="90" w:type="dxa"/>
              <w:right w:w="130" w:type="dxa"/>
            </w:tcMar>
          </w:tcPr>
          <w:p w:rsidR="00411BF6" w:rsidRDefault="00B54063">
            <w:pPr>
              <w:spacing w:line="256" w:lineRule="auto"/>
            </w:pPr>
            <w:r>
              <w:rPr>
                <w:b/>
                <w:bCs/>
                <w:color w:val="FFFFFF"/>
                <w:sz w:val="19"/>
                <w:szCs w:val="19"/>
              </w:rPr>
              <w:t>Author</w:t>
            </w:r>
          </w:p>
        </w:tc>
        <w:tc>
          <w:tcPr>
            <w:tcW w:w="3000" w:type="dxa"/>
            <w:tcBorders>
              <w:top w:val="single" w:sz="2" w:space="0" w:color="14315C"/>
              <w:left w:val="single" w:sz="2" w:space="0" w:color="14315C"/>
              <w:bottom w:val="single" w:sz="8" w:space="0" w:color="2D6CB5"/>
              <w:right w:val="single" w:sz="2" w:space="0" w:color="14315C"/>
            </w:tcBorders>
            <w:shd w:val="clear" w:color="auto" w:fill="14315C"/>
            <w:tcMar>
              <w:top w:w="90" w:type="dxa"/>
              <w:left w:w="130" w:type="dxa"/>
              <w:bottom w:w="90" w:type="dxa"/>
              <w:right w:w="130" w:type="dxa"/>
            </w:tcMar>
          </w:tcPr>
          <w:p w:rsidR="00411BF6" w:rsidRDefault="00B54063">
            <w:pPr>
              <w:spacing w:line="256" w:lineRule="auto"/>
            </w:pPr>
            <w:r>
              <w:rPr>
                <w:b/>
                <w:bCs/>
                <w:color w:val="FFFFFF"/>
                <w:sz w:val="19"/>
                <w:szCs w:val="19"/>
              </w:rPr>
              <w:t>Description</w:t>
            </w:r>
          </w:p>
        </w:tc>
      </w:tr>
      <w:tr w:rsidR="00411BF6">
        <w:tblPrEx>
          <w:tblCellMar>
            <w:top w:w="0" w:type="dxa"/>
            <w:bottom w:w="0" w:type="dxa"/>
          </w:tblCellMar>
        </w:tblPrEx>
        <w:trPr>
          <w:cantSplit/>
        </w:trPr>
        <w:tc>
          <w:tcPr>
            <w:tcW w:w="21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1.0</w:t>
            </w:r>
          </w:p>
        </w:tc>
        <w:tc>
          <w:tcPr>
            <w:tcW w:w="18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June 2026</w:t>
            </w:r>
          </w:p>
        </w:tc>
        <w:tc>
          <w:tcPr>
            <w:tcW w:w="246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E51194" w:rsidP="00E51194">
            <w:pPr>
              <w:spacing w:line="256" w:lineRule="auto"/>
              <w:jc w:val="center"/>
            </w:pPr>
            <w:r>
              <w:rPr>
                <w:sz w:val="19"/>
                <w:szCs w:val="19"/>
              </w:rPr>
              <w:t>Lokesh Sharma</w:t>
            </w:r>
          </w:p>
        </w:tc>
        <w:tc>
          <w:tcPr>
            <w:tcW w:w="30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Initial release of the JCMS Deployment Guide</w:t>
            </w:r>
          </w:p>
        </w:tc>
      </w:tr>
    </w:tbl>
    <w:p w:rsidR="00411BF6" w:rsidRDefault="00411BF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1BF6">
        <w:tblPrEx>
          <w:tblCellMar>
            <w:top w:w="0" w:type="dxa"/>
            <w:bottom w:w="0" w:type="dxa"/>
          </w:tblCellMar>
        </w:tblPrEx>
        <w:trPr>
          <w:cantSplit/>
        </w:trPr>
        <w:tc>
          <w:tcPr>
            <w:tcW w:w="9360" w:type="dxa"/>
            <w:tcBorders>
              <w:top w:val="single" w:sz="2" w:space="0" w:color="EAF1FA"/>
              <w:left w:val="single" w:sz="28" w:space="0" w:color="2D6CB5"/>
              <w:bottom w:val="single" w:sz="2" w:space="0" w:color="EAF1FA"/>
              <w:right w:val="single" w:sz="2" w:space="0" w:color="EAF1FA"/>
            </w:tcBorders>
            <w:shd w:val="clear" w:color="auto" w:fill="EAF1FA"/>
            <w:tcMar>
              <w:top w:w="120" w:type="dxa"/>
              <w:left w:w="180" w:type="dxa"/>
              <w:bottom w:w="120" w:type="dxa"/>
              <w:right w:w="160" w:type="dxa"/>
            </w:tcMar>
          </w:tcPr>
          <w:p w:rsidR="00411BF6" w:rsidRDefault="00B54063">
            <w:pPr>
              <w:spacing w:line="264" w:lineRule="auto"/>
            </w:pPr>
            <w:r>
              <w:rPr>
                <w:b/>
                <w:bCs/>
                <w:color w:val="2D6CB5"/>
              </w:rPr>
              <w:t>About this document</w:t>
            </w:r>
          </w:p>
          <w:p w:rsidR="00411BF6" w:rsidRDefault="00B54063">
            <w:pPr>
              <w:spacing w:line="264" w:lineRule="auto"/>
            </w:pPr>
            <w:r>
              <w:t>This guide is the complete setup and installation reference for the JCMS Consent Management System, covering the backend and frontend deployment along with the HashiCorp Vault, WSO2 API Manager, WSO2 API onboarding, and Nginx + Lua (OpenResty) gateway components. All cross-references point to the relevant section within this document.</w:t>
            </w:r>
          </w:p>
        </w:tc>
      </w:tr>
    </w:tbl>
    <w:p w:rsidR="00411BF6" w:rsidRDefault="00B54063">
      <w:r>
        <w:br w:type="page"/>
      </w:r>
    </w:p>
    <w:p w:rsidR="00411BF6" w:rsidRDefault="00B54063">
      <w:pPr>
        <w:pStyle w:val="Heading1"/>
      </w:pPr>
      <w:r>
        <w:lastRenderedPageBreak/>
        <w:t>Table of Contents</w:t>
      </w:r>
    </w:p>
    <w:p w:rsidR="00411BF6" w:rsidRDefault="00B54063">
      <w:pPr>
        <w:tabs>
          <w:tab w:val="right" w:leader="dot" w:pos="9360"/>
        </w:tabs>
        <w:spacing w:before="90" w:after="20" w:line="264" w:lineRule="auto"/>
      </w:pPr>
      <w:hyperlink w:anchor="h_1_introduction" w:history="1">
        <w:r>
          <w:rPr>
            <w:b/>
            <w:bCs/>
            <w:color w:val="14315C"/>
            <w:sz w:val="21"/>
            <w:szCs w:val="21"/>
          </w:rPr>
          <w:t>1. Introduction</w:t>
        </w:r>
        <w:r>
          <w:rPr>
            <w:b/>
            <w:bCs/>
          </w:rPr>
          <w:tab/>
        </w:r>
        <w:r>
          <w:rPr>
            <w:b/>
            <w:bCs/>
            <w:color w:val="14315C"/>
            <w:sz w:val="21"/>
            <w:szCs w:val="21"/>
          </w:rPr>
          <w:t>6</w:t>
        </w:r>
      </w:hyperlink>
    </w:p>
    <w:p w:rsidR="00411BF6" w:rsidRDefault="00B54063">
      <w:pPr>
        <w:tabs>
          <w:tab w:val="right" w:leader="dot" w:pos="9360"/>
        </w:tabs>
        <w:spacing w:after="16" w:line="264" w:lineRule="auto"/>
        <w:ind w:left="360"/>
      </w:pPr>
      <w:hyperlink w:anchor="h_1_1_system_architecture" w:history="1">
        <w:r>
          <w:rPr>
            <w:sz w:val="20"/>
            <w:szCs w:val="20"/>
          </w:rPr>
          <w:t>1.1 System Architecture</w:t>
        </w:r>
        <w:r>
          <w:tab/>
        </w:r>
        <w:r>
          <w:rPr>
            <w:color w:val="5B6470"/>
            <w:sz w:val="20"/>
            <w:szCs w:val="20"/>
          </w:rPr>
          <w:t>6</w:t>
        </w:r>
      </w:hyperlink>
    </w:p>
    <w:p w:rsidR="00411BF6" w:rsidRDefault="00B54063">
      <w:pPr>
        <w:tabs>
          <w:tab w:val="right" w:leader="dot" w:pos="9360"/>
        </w:tabs>
        <w:spacing w:before="90" w:after="20" w:line="264" w:lineRule="auto"/>
      </w:pPr>
      <w:hyperlink w:anchor="h_2_prerequisites" w:history="1">
        <w:r>
          <w:rPr>
            <w:b/>
            <w:bCs/>
            <w:color w:val="14315C"/>
            <w:sz w:val="21"/>
            <w:szCs w:val="21"/>
          </w:rPr>
          <w:t>2. Prerequisites</w:t>
        </w:r>
        <w:r>
          <w:rPr>
            <w:b/>
            <w:bCs/>
          </w:rPr>
          <w:tab/>
        </w:r>
        <w:r>
          <w:rPr>
            <w:b/>
            <w:bCs/>
            <w:color w:val="14315C"/>
            <w:sz w:val="21"/>
            <w:szCs w:val="21"/>
          </w:rPr>
          <w:t>6</w:t>
        </w:r>
      </w:hyperlink>
    </w:p>
    <w:p w:rsidR="00411BF6" w:rsidRDefault="00B54063">
      <w:pPr>
        <w:tabs>
          <w:tab w:val="right" w:leader="dot" w:pos="9360"/>
        </w:tabs>
        <w:spacing w:after="16" w:line="264" w:lineRule="auto"/>
        <w:ind w:left="360"/>
      </w:pPr>
      <w:hyperlink w:anchor="h_2_1_required_tools" w:history="1">
        <w:r>
          <w:rPr>
            <w:sz w:val="20"/>
            <w:szCs w:val="20"/>
          </w:rPr>
          <w:t>2.1 Required Tools</w:t>
        </w:r>
        <w:r>
          <w:tab/>
        </w:r>
        <w:r>
          <w:rPr>
            <w:color w:val="5B6470"/>
            <w:sz w:val="20"/>
            <w:szCs w:val="20"/>
          </w:rPr>
          <w:t>7</w:t>
        </w:r>
      </w:hyperlink>
    </w:p>
    <w:p w:rsidR="00411BF6" w:rsidRDefault="00B54063">
      <w:pPr>
        <w:tabs>
          <w:tab w:val="right" w:leader="dot" w:pos="9360"/>
        </w:tabs>
        <w:spacing w:after="16" w:line="264" w:lineRule="auto"/>
        <w:ind w:left="360"/>
      </w:pPr>
      <w:hyperlink w:anchor="h_2_2_pre_deployment_checklist" w:history="1">
        <w:r>
          <w:rPr>
            <w:sz w:val="20"/>
            <w:szCs w:val="20"/>
          </w:rPr>
          <w:t>2.2 Pre-Deployment Checklist</w:t>
        </w:r>
        <w:r>
          <w:tab/>
        </w:r>
        <w:r>
          <w:rPr>
            <w:color w:val="5B6470"/>
            <w:sz w:val="20"/>
            <w:szCs w:val="20"/>
          </w:rPr>
          <w:t>7</w:t>
        </w:r>
      </w:hyperlink>
    </w:p>
    <w:p w:rsidR="00411BF6" w:rsidRDefault="00B54063">
      <w:pPr>
        <w:tabs>
          <w:tab w:val="right" w:leader="dot" w:pos="9360"/>
        </w:tabs>
        <w:spacing w:after="16" w:line="264" w:lineRule="auto"/>
        <w:ind w:left="360"/>
      </w:pPr>
      <w:hyperlink w:anchor="h_2_3_air_gapped_offline_installation" w:history="1">
        <w:r>
          <w:rPr>
            <w:sz w:val="20"/>
            <w:szCs w:val="20"/>
          </w:rPr>
          <w:t>2.3 Air-Gapped / Offline Installation</w:t>
        </w:r>
        <w:r>
          <w:tab/>
        </w:r>
        <w:r>
          <w:rPr>
            <w:color w:val="5B6470"/>
            <w:sz w:val="20"/>
            <w:szCs w:val="20"/>
          </w:rPr>
          <w:t>8</w:t>
        </w:r>
      </w:hyperlink>
    </w:p>
    <w:p w:rsidR="00411BF6" w:rsidRDefault="00B54063">
      <w:pPr>
        <w:tabs>
          <w:tab w:val="right" w:leader="dot" w:pos="9360"/>
        </w:tabs>
        <w:spacing w:before="90" w:after="20" w:line="264" w:lineRule="auto"/>
      </w:pPr>
      <w:hyperlink w:anchor="h_3_repository_structure" w:history="1">
        <w:r>
          <w:rPr>
            <w:b/>
            <w:bCs/>
            <w:color w:val="14315C"/>
            <w:sz w:val="21"/>
            <w:szCs w:val="21"/>
          </w:rPr>
          <w:t>3. Repository Structure</w:t>
        </w:r>
        <w:r>
          <w:rPr>
            <w:b/>
            <w:bCs/>
          </w:rPr>
          <w:tab/>
        </w:r>
        <w:r>
          <w:rPr>
            <w:b/>
            <w:bCs/>
            <w:color w:val="14315C"/>
            <w:sz w:val="21"/>
            <w:szCs w:val="21"/>
          </w:rPr>
          <w:t>9</w:t>
        </w:r>
      </w:hyperlink>
    </w:p>
    <w:p w:rsidR="00411BF6" w:rsidRDefault="00B54063">
      <w:pPr>
        <w:tabs>
          <w:tab w:val="right" w:leader="dot" w:pos="9360"/>
        </w:tabs>
        <w:spacing w:before="90" w:after="20" w:line="264" w:lineRule="auto"/>
      </w:pPr>
      <w:hyperlink w:anchor="h_4_infrastructure_prerequisites" w:history="1">
        <w:r>
          <w:rPr>
            <w:b/>
            <w:bCs/>
            <w:color w:val="14315C"/>
            <w:sz w:val="21"/>
            <w:szCs w:val="21"/>
          </w:rPr>
          <w:t>4. Infrastructure Prerequisites</w:t>
        </w:r>
        <w:r>
          <w:rPr>
            <w:b/>
            <w:bCs/>
          </w:rPr>
          <w:tab/>
        </w:r>
        <w:r>
          <w:rPr>
            <w:b/>
            <w:bCs/>
            <w:color w:val="14315C"/>
            <w:sz w:val="21"/>
            <w:szCs w:val="21"/>
          </w:rPr>
          <w:t>9</w:t>
        </w:r>
      </w:hyperlink>
    </w:p>
    <w:p w:rsidR="00411BF6" w:rsidRDefault="00B54063">
      <w:pPr>
        <w:tabs>
          <w:tab w:val="right" w:leader="dot" w:pos="9360"/>
        </w:tabs>
        <w:spacing w:after="16" w:line="264" w:lineRule="auto"/>
        <w:ind w:left="360"/>
      </w:pPr>
      <w:hyperlink w:anchor="h_4_1_environment_naming_conventions" w:history="1">
        <w:r>
          <w:rPr>
            <w:sz w:val="20"/>
            <w:szCs w:val="20"/>
          </w:rPr>
          <w:t>4.1 Environment Naming Conventions</w:t>
        </w:r>
        <w:r>
          <w:tab/>
        </w:r>
        <w:r>
          <w:rPr>
            <w:color w:val="5B6470"/>
            <w:sz w:val="20"/>
            <w:szCs w:val="20"/>
          </w:rPr>
          <w:t>10</w:t>
        </w:r>
      </w:hyperlink>
    </w:p>
    <w:p w:rsidR="00411BF6" w:rsidRDefault="00B54063">
      <w:pPr>
        <w:tabs>
          <w:tab w:val="right" w:leader="dot" w:pos="9360"/>
        </w:tabs>
        <w:spacing w:after="16" w:line="264" w:lineRule="auto"/>
        <w:ind w:left="360"/>
      </w:pPr>
      <w:hyperlink w:anchor="h_4_2_mongodb_initialization" w:history="1">
        <w:r>
          <w:rPr>
            <w:sz w:val="20"/>
            <w:szCs w:val="20"/>
          </w:rPr>
          <w:t>4.2 MongoDB Initialization</w:t>
        </w:r>
        <w:r>
          <w:tab/>
        </w:r>
        <w:r>
          <w:rPr>
            <w:color w:val="5B6470"/>
            <w:sz w:val="20"/>
            <w:szCs w:val="20"/>
          </w:rPr>
          <w:t>10</w:t>
        </w:r>
      </w:hyperlink>
    </w:p>
    <w:p w:rsidR="00411BF6" w:rsidRDefault="00B54063">
      <w:pPr>
        <w:tabs>
          <w:tab w:val="right" w:leader="dot" w:pos="9360"/>
        </w:tabs>
        <w:spacing w:after="16" w:line="264" w:lineRule="auto"/>
        <w:ind w:left="360"/>
      </w:pPr>
      <w:hyperlink w:anchor="h_4_3_kafka_topic_creation" w:history="1">
        <w:r>
          <w:rPr>
            <w:sz w:val="20"/>
            <w:szCs w:val="20"/>
          </w:rPr>
          <w:t>4.3 Kafka Topic Creation</w:t>
        </w:r>
        <w:r>
          <w:tab/>
        </w:r>
        <w:r>
          <w:rPr>
            <w:color w:val="5B6470"/>
            <w:sz w:val="20"/>
            <w:szCs w:val="20"/>
          </w:rPr>
          <w:t>13</w:t>
        </w:r>
      </w:hyperlink>
    </w:p>
    <w:p w:rsidR="00411BF6" w:rsidRDefault="00B54063">
      <w:pPr>
        <w:tabs>
          <w:tab w:val="right" w:leader="dot" w:pos="9360"/>
        </w:tabs>
        <w:spacing w:after="16" w:line="264" w:lineRule="auto"/>
        <w:ind w:left="360"/>
      </w:pPr>
      <w:hyperlink w:anchor="h_4_4_wso2_api_manager_setup" w:history="1">
        <w:r>
          <w:rPr>
            <w:sz w:val="20"/>
            <w:szCs w:val="20"/>
          </w:rPr>
          <w:t>4.4 WSO2 API Manager Setup</w:t>
        </w:r>
        <w:r>
          <w:tab/>
        </w:r>
        <w:r>
          <w:rPr>
            <w:color w:val="5B6470"/>
            <w:sz w:val="20"/>
            <w:szCs w:val="20"/>
          </w:rPr>
          <w:t>14</w:t>
        </w:r>
      </w:hyperlink>
    </w:p>
    <w:p w:rsidR="00411BF6" w:rsidRDefault="00B54063">
      <w:pPr>
        <w:tabs>
          <w:tab w:val="right" w:leader="dot" w:pos="9360"/>
        </w:tabs>
        <w:spacing w:after="16" w:line="264" w:lineRule="auto"/>
        <w:ind w:left="360"/>
      </w:pPr>
      <w:hyperlink w:anchor="h_4_5_hashicorp_vault_setup" w:history="1">
        <w:r>
          <w:rPr>
            <w:sz w:val="20"/>
            <w:szCs w:val="20"/>
          </w:rPr>
          <w:t>4.5 HashiCorp Vault Setup</w:t>
        </w:r>
        <w:r>
          <w:tab/>
        </w:r>
        <w:r>
          <w:rPr>
            <w:color w:val="5B6470"/>
            <w:sz w:val="20"/>
            <w:szCs w:val="20"/>
          </w:rPr>
          <w:t>14</w:t>
        </w:r>
      </w:hyperlink>
    </w:p>
    <w:p w:rsidR="00411BF6" w:rsidRDefault="00B54063">
      <w:pPr>
        <w:tabs>
          <w:tab w:val="right" w:leader="dot" w:pos="9360"/>
        </w:tabs>
        <w:spacing w:after="16" w:line="264" w:lineRule="auto"/>
        <w:ind w:left="360"/>
      </w:pPr>
      <w:hyperlink w:anchor="h_4_6_nginx_api_gateway_setup" w:history="1">
        <w:r>
          <w:rPr>
            <w:sz w:val="20"/>
            <w:szCs w:val="20"/>
          </w:rPr>
          <w:t>4.6 Nginx / API Gateway Setup</w:t>
        </w:r>
        <w:r>
          <w:tab/>
        </w:r>
        <w:r>
          <w:rPr>
            <w:color w:val="5B6470"/>
            <w:sz w:val="20"/>
            <w:szCs w:val="20"/>
          </w:rPr>
          <w:t>14</w:t>
        </w:r>
      </w:hyperlink>
    </w:p>
    <w:p w:rsidR="00411BF6" w:rsidRDefault="00B54063">
      <w:pPr>
        <w:tabs>
          <w:tab w:val="right" w:leader="dot" w:pos="9360"/>
        </w:tabs>
        <w:spacing w:after="16" w:line="264" w:lineRule="auto"/>
        <w:ind w:left="360"/>
      </w:pPr>
      <w:hyperlink w:anchor="h_4_7_service_startup_order" w:history="1">
        <w:r>
          <w:rPr>
            <w:sz w:val="20"/>
            <w:szCs w:val="20"/>
          </w:rPr>
          <w:t>4.7 Service Startup Order</w:t>
        </w:r>
        <w:r>
          <w:tab/>
        </w:r>
        <w:r>
          <w:rPr>
            <w:color w:val="5B6470"/>
            <w:sz w:val="20"/>
            <w:szCs w:val="20"/>
          </w:rPr>
          <w:t>14</w:t>
        </w:r>
      </w:hyperlink>
    </w:p>
    <w:p w:rsidR="00411BF6" w:rsidRDefault="00B54063">
      <w:pPr>
        <w:tabs>
          <w:tab w:val="right" w:leader="dot" w:pos="9360"/>
        </w:tabs>
        <w:spacing w:before="90" w:after="20" w:line="264" w:lineRule="auto"/>
      </w:pPr>
      <w:hyperlink w:anchor="h_5_kubernetes_secrets_setup" w:history="1">
        <w:r>
          <w:rPr>
            <w:b/>
            <w:bCs/>
            <w:color w:val="14315C"/>
            <w:sz w:val="21"/>
            <w:szCs w:val="21"/>
          </w:rPr>
          <w:t>5. Kubernetes Secrets Setup</w:t>
        </w:r>
        <w:r>
          <w:rPr>
            <w:b/>
            <w:bCs/>
          </w:rPr>
          <w:tab/>
        </w:r>
        <w:r>
          <w:rPr>
            <w:b/>
            <w:bCs/>
            <w:color w:val="14315C"/>
            <w:sz w:val="21"/>
            <w:szCs w:val="21"/>
          </w:rPr>
          <w:t>15</w:t>
        </w:r>
      </w:hyperlink>
    </w:p>
    <w:p w:rsidR="00411BF6" w:rsidRDefault="00B54063">
      <w:pPr>
        <w:tabs>
          <w:tab w:val="right" w:leader="dot" w:pos="9360"/>
        </w:tabs>
        <w:spacing w:after="16" w:line="264" w:lineRule="auto"/>
        <w:ind w:left="360"/>
      </w:pPr>
      <w:hyperlink w:anchor="h_5_1_required_secrets" w:history="1">
        <w:r>
          <w:rPr>
            <w:sz w:val="20"/>
            <w:szCs w:val="20"/>
          </w:rPr>
          <w:t>5.1 Required Secrets</w:t>
        </w:r>
        <w:r>
          <w:tab/>
        </w:r>
        <w:r>
          <w:rPr>
            <w:color w:val="5B6470"/>
            <w:sz w:val="20"/>
            <w:szCs w:val="20"/>
          </w:rPr>
          <w:t>16</w:t>
        </w:r>
      </w:hyperlink>
    </w:p>
    <w:p w:rsidR="00411BF6" w:rsidRDefault="00B54063">
      <w:pPr>
        <w:tabs>
          <w:tab w:val="right" w:leader="dot" w:pos="9360"/>
        </w:tabs>
        <w:spacing w:after="16" w:line="264" w:lineRule="auto"/>
        <w:ind w:left="360"/>
      </w:pPr>
      <w:hyperlink w:anchor="h_5_2_creating_secrets" w:history="1">
        <w:r>
          <w:rPr>
            <w:sz w:val="20"/>
            <w:szCs w:val="20"/>
          </w:rPr>
          <w:t>5.2 Creating Secrets</w:t>
        </w:r>
        <w:r>
          <w:tab/>
        </w:r>
        <w:r>
          <w:rPr>
            <w:color w:val="5B6470"/>
            <w:sz w:val="20"/>
            <w:szCs w:val="20"/>
          </w:rPr>
          <w:t>16</w:t>
        </w:r>
      </w:hyperlink>
    </w:p>
    <w:p w:rsidR="00411BF6" w:rsidRDefault="00B54063">
      <w:pPr>
        <w:tabs>
          <w:tab w:val="right" w:leader="dot" w:pos="9360"/>
        </w:tabs>
        <w:spacing w:after="16" w:line="264" w:lineRule="auto"/>
        <w:ind w:left="360"/>
      </w:pPr>
      <w:hyperlink w:anchor="h_5_3_verifying_secrets" w:history="1">
        <w:r>
          <w:rPr>
            <w:sz w:val="20"/>
            <w:szCs w:val="20"/>
          </w:rPr>
          <w:t>5.3 Verifying Secrets</w:t>
        </w:r>
        <w:r>
          <w:tab/>
        </w:r>
        <w:r>
          <w:rPr>
            <w:color w:val="5B6470"/>
            <w:sz w:val="20"/>
            <w:szCs w:val="20"/>
          </w:rPr>
          <w:t>17</w:t>
        </w:r>
      </w:hyperlink>
    </w:p>
    <w:p w:rsidR="00411BF6" w:rsidRDefault="00B54063">
      <w:pPr>
        <w:tabs>
          <w:tab w:val="right" w:leader="dot" w:pos="9360"/>
        </w:tabs>
        <w:spacing w:before="90" w:after="20" w:line="264" w:lineRule="auto"/>
      </w:pPr>
      <w:hyperlink w:anchor="h_6_configmap_configuration" w:history="1">
        <w:r>
          <w:rPr>
            <w:b/>
            <w:bCs/>
            <w:color w:val="14315C"/>
            <w:sz w:val="21"/>
            <w:szCs w:val="21"/>
          </w:rPr>
          <w:t>6. ConfigMap Configuration</w:t>
        </w:r>
        <w:r>
          <w:rPr>
            <w:b/>
            <w:bCs/>
          </w:rPr>
          <w:tab/>
        </w:r>
        <w:r>
          <w:rPr>
            <w:b/>
            <w:bCs/>
            <w:color w:val="14315C"/>
            <w:sz w:val="21"/>
            <w:szCs w:val="21"/>
          </w:rPr>
          <w:t>17</w:t>
        </w:r>
      </w:hyperlink>
    </w:p>
    <w:p w:rsidR="00411BF6" w:rsidRDefault="00B54063">
      <w:pPr>
        <w:tabs>
          <w:tab w:val="right" w:leader="dot" w:pos="9360"/>
        </w:tabs>
        <w:spacing w:after="16" w:line="264" w:lineRule="auto"/>
        <w:ind w:left="360"/>
      </w:pPr>
      <w:hyperlink w:anchor="h_6_1_applying_the_configmap" w:history="1">
        <w:r>
          <w:rPr>
            <w:sz w:val="20"/>
            <w:szCs w:val="20"/>
          </w:rPr>
          <w:t>6.1 Applying the ConfigMap</w:t>
        </w:r>
        <w:r>
          <w:tab/>
        </w:r>
        <w:r>
          <w:rPr>
            <w:color w:val="5B6470"/>
            <w:sz w:val="20"/>
            <w:szCs w:val="20"/>
          </w:rPr>
          <w:t>18</w:t>
        </w:r>
      </w:hyperlink>
    </w:p>
    <w:p w:rsidR="00411BF6" w:rsidRDefault="00B54063">
      <w:pPr>
        <w:tabs>
          <w:tab w:val="right" w:leader="dot" w:pos="9360"/>
        </w:tabs>
        <w:spacing w:after="16" w:line="264" w:lineRule="auto"/>
        <w:ind w:left="360"/>
      </w:pPr>
      <w:hyperlink w:anchor="h_6_2_key_environment_variables" w:history="1">
        <w:r>
          <w:rPr>
            <w:sz w:val="20"/>
            <w:szCs w:val="20"/>
          </w:rPr>
          <w:t>6.2 Key Environment Variables</w:t>
        </w:r>
        <w:r>
          <w:tab/>
        </w:r>
        <w:r>
          <w:rPr>
            <w:color w:val="5B6470"/>
            <w:sz w:val="20"/>
            <w:szCs w:val="20"/>
          </w:rPr>
          <w:t>18</w:t>
        </w:r>
      </w:hyperlink>
    </w:p>
    <w:p w:rsidR="00411BF6" w:rsidRDefault="00B54063">
      <w:pPr>
        <w:tabs>
          <w:tab w:val="right" w:leader="dot" w:pos="9360"/>
        </w:tabs>
        <w:spacing w:after="16" w:line="264" w:lineRule="auto"/>
        <w:ind w:left="360"/>
      </w:pPr>
      <w:hyperlink w:anchor="h_6_3_sensitive_variables" w:history="1">
        <w:r>
          <w:rPr>
            <w:sz w:val="20"/>
            <w:szCs w:val="20"/>
          </w:rPr>
          <w:t>6.3 Sensitive Variables</w:t>
        </w:r>
        <w:r>
          <w:tab/>
        </w:r>
        <w:r>
          <w:rPr>
            <w:color w:val="5B6470"/>
            <w:sz w:val="20"/>
            <w:szCs w:val="20"/>
          </w:rPr>
          <w:t>19</w:t>
        </w:r>
      </w:hyperlink>
    </w:p>
    <w:p w:rsidR="00411BF6" w:rsidRDefault="00B54063">
      <w:pPr>
        <w:tabs>
          <w:tab w:val="right" w:leader="dot" w:pos="9360"/>
        </w:tabs>
        <w:spacing w:before="90" w:after="20" w:line="264" w:lineRule="auto"/>
      </w:pPr>
      <w:hyperlink w:anchor="h_7_build_and_deploy_with_backenddeploy_sh" w:history="1">
        <w:r>
          <w:rPr>
            <w:b/>
            <w:bCs/>
            <w:color w:val="14315C"/>
            <w:sz w:val="21"/>
            <w:szCs w:val="21"/>
          </w:rPr>
          <w:t>7. Build and Deploy with backendDeploy.sh</w:t>
        </w:r>
        <w:r>
          <w:rPr>
            <w:b/>
            <w:bCs/>
          </w:rPr>
          <w:tab/>
        </w:r>
        <w:r>
          <w:rPr>
            <w:b/>
            <w:bCs/>
            <w:color w:val="14315C"/>
            <w:sz w:val="21"/>
            <w:szCs w:val="21"/>
          </w:rPr>
          <w:t>19</w:t>
        </w:r>
      </w:hyperlink>
    </w:p>
    <w:p w:rsidR="00411BF6" w:rsidRDefault="00B54063">
      <w:pPr>
        <w:tabs>
          <w:tab w:val="right" w:leader="dot" w:pos="9360"/>
        </w:tabs>
        <w:spacing w:after="16" w:line="264" w:lineRule="auto"/>
        <w:ind w:left="360"/>
      </w:pPr>
      <w:hyperlink w:anchor="h_7_1_script_flags" w:history="1">
        <w:r>
          <w:rPr>
            <w:sz w:val="20"/>
            <w:szCs w:val="20"/>
          </w:rPr>
          <w:t>7.1 Script Flags</w:t>
        </w:r>
        <w:r>
          <w:tab/>
        </w:r>
        <w:r>
          <w:rPr>
            <w:color w:val="5B6470"/>
            <w:sz w:val="20"/>
            <w:szCs w:val="20"/>
          </w:rPr>
          <w:t>20</w:t>
        </w:r>
      </w:hyperlink>
    </w:p>
    <w:p w:rsidR="00411BF6" w:rsidRDefault="00B54063">
      <w:pPr>
        <w:tabs>
          <w:tab w:val="right" w:leader="dot" w:pos="9360"/>
        </w:tabs>
        <w:spacing w:after="16" w:line="264" w:lineRule="auto"/>
        <w:ind w:left="360"/>
      </w:pPr>
      <w:hyperlink w:anchor="h_7_2_script_workflow" w:history="1">
        <w:r>
          <w:rPr>
            <w:sz w:val="20"/>
            <w:szCs w:val="20"/>
          </w:rPr>
          <w:t>7.2 Script Workflow</w:t>
        </w:r>
        <w:r>
          <w:tab/>
        </w:r>
        <w:r>
          <w:rPr>
            <w:color w:val="5B6470"/>
            <w:sz w:val="20"/>
            <w:szCs w:val="20"/>
          </w:rPr>
          <w:t>20</w:t>
        </w:r>
      </w:hyperlink>
    </w:p>
    <w:p w:rsidR="00411BF6" w:rsidRDefault="00B54063">
      <w:pPr>
        <w:tabs>
          <w:tab w:val="right" w:leader="dot" w:pos="9360"/>
        </w:tabs>
        <w:spacing w:after="16" w:line="264" w:lineRule="auto"/>
        <w:ind w:left="360"/>
      </w:pPr>
      <w:hyperlink w:anchor="h_7_3_common_usage_examples" w:history="1">
        <w:r>
          <w:rPr>
            <w:sz w:val="20"/>
            <w:szCs w:val="20"/>
          </w:rPr>
          <w:t>7.3 Common Usage Examples</w:t>
        </w:r>
        <w:r>
          <w:tab/>
        </w:r>
        <w:r>
          <w:rPr>
            <w:color w:val="5B6470"/>
            <w:sz w:val="20"/>
            <w:szCs w:val="20"/>
          </w:rPr>
          <w:t>20</w:t>
        </w:r>
      </w:hyperlink>
    </w:p>
    <w:p w:rsidR="00411BF6" w:rsidRDefault="00B54063">
      <w:pPr>
        <w:tabs>
          <w:tab w:val="right" w:leader="dot" w:pos="9360"/>
        </w:tabs>
        <w:spacing w:before="90" w:after="20" w:line="264" w:lineRule="auto"/>
      </w:pPr>
      <w:hyperlink w:anchor="h_8_kubernetes_deployment" w:history="1">
        <w:r>
          <w:rPr>
            <w:b/>
            <w:bCs/>
            <w:color w:val="14315C"/>
            <w:sz w:val="21"/>
            <w:szCs w:val="21"/>
          </w:rPr>
          <w:t>8. Kubernetes Deployment</w:t>
        </w:r>
        <w:r>
          <w:rPr>
            <w:b/>
            <w:bCs/>
          </w:rPr>
          <w:tab/>
        </w:r>
        <w:r>
          <w:rPr>
            <w:b/>
            <w:bCs/>
            <w:color w:val="14315C"/>
            <w:sz w:val="21"/>
            <w:szCs w:val="21"/>
          </w:rPr>
          <w:t>21</w:t>
        </w:r>
      </w:hyperlink>
    </w:p>
    <w:p w:rsidR="00411BF6" w:rsidRDefault="00B54063">
      <w:pPr>
        <w:tabs>
          <w:tab w:val="right" w:leader="dot" w:pos="9360"/>
        </w:tabs>
        <w:spacing w:after="16" w:line="264" w:lineRule="auto"/>
        <w:ind w:left="360"/>
      </w:pPr>
      <w:hyperlink w:anchor="h_8_1_creating_the_namespace" w:history="1">
        <w:r>
          <w:rPr>
            <w:sz w:val="20"/>
            <w:szCs w:val="20"/>
          </w:rPr>
          <w:t>8.1 Creating the Namespace</w:t>
        </w:r>
        <w:r>
          <w:tab/>
        </w:r>
        <w:r>
          <w:rPr>
            <w:color w:val="5B6470"/>
            <w:sz w:val="20"/>
            <w:szCs w:val="20"/>
          </w:rPr>
          <w:t>21</w:t>
        </w:r>
      </w:hyperlink>
    </w:p>
    <w:p w:rsidR="00411BF6" w:rsidRDefault="00B54063">
      <w:pPr>
        <w:tabs>
          <w:tab w:val="right" w:leader="dot" w:pos="9360"/>
        </w:tabs>
        <w:spacing w:after="16" w:line="264" w:lineRule="auto"/>
        <w:ind w:left="360"/>
      </w:pPr>
      <w:hyperlink w:anchor="h_8_2_deployment_configuration" w:history="1">
        <w:r>
          <w:rPr>
            <w:sz w:val="20"/>
            <w:szCs w:val="20"/>
          </w:rPr>
          <w:t>8.2 Deployment Configuration</w:t>
        </w:r>
        <w:r>
          <w:tab/>
        </w:r>
        <w:r>
          <w:rPr>
            <w:color w:val="5B6470"/>
            <w:sz w:val="20"/>
            <w:szCs w:val="20"/>
          </w:rPr>
          <w:t>21</w:t>
        </w:r>
      </w:hyperlink>
    </w:p>
    <w:p w:rsidR="00411BF6" w:rsidRDefault="00B54063">
      <w:pPr>
        <w:tabs>
          <w:tab w:val="right" w:leader="dot" w:pos="9360"/>
        </w:tabs>
        <w:spacing w:after="16" w:line="264" w:lineRule="auto"/>
        <w:ind w:left="360"/>
      </w:pPr>
      <w:hyperlink w:anchor="h_8_3_manual_deployment_steps" w:history="1">
        <w:r>
          <w:rPr>
            <w:sz w:val="20"/>
            <w:szCs w:val="20"/>
          </w:rPr>
          <w:t>8.3 Manual Deployment Steps</w:t>
        </w:r>
        <w:r>
          <w:tab/>
        </w:r>
        <w:r>
          <w:rPr>
            <w:color w:val="5B6470"/>
            <w:sz w:val="20"/>
            <w:szCs w:val="20"/>
          </w:rPr>
          <w:t>22</w:t>
        </w:r>
      </w:hyperlink>
    </w:p>
    <w:p w:rsidR="00411BF6" w:rsidRDefault="00B54063">
      <w:pPr>
        <w:tabs>
          <w:tab w:val="right" w:leader="dot" w:pos="9360"/>
        </w:tabs>
        <w:spacing w:after="16" w:line="264" w:lineRule="auto"/>
        <w:ind w:left="360"/>
      </w:pPr>
      <w:hyperlink w:anchor="h_8_4_verifying_all_services" w:history="1">
        <w:r>
          <w:rPr>
            <w:sz w:val="20"/>
            <w:szCs w:val="20"/>
          </w:rPr>
          <w:t>8.4 Verifying All Services</w:t>
        </w:r>
        <w:r>
          <w:tab/>
        </w:r>
        <w:r>
          <w:rPr>
            <w:color w:val="5B6470"/>
            <w:sz w:val="20"/>
            <w:szCs w:val="20"/>
          </w:rPr>
          <w:t>22</w:t>
        </w:r>
      </w:hyperlink>
    </w:p>
    <w:p w:rsidR="00411BF6" w:rsidRDefault="00B54063">
      <w:pPr>
        <w:tabs>
          <w:tab w:val="right" w:leader="dot" w:pos="9360"/>
        </w:tabs>
        <w:spacing w:before="90" w:after="20" w:line="264" w:lineRule="auto"/>
      </w:pPr>
      <w:hyperlink w:anchor="h_9_service_reference" w:history="1">
        <w:r>
          <w:rPr>
            <w:b/>
            <w:bCs/>
            <w:color w:val="14315C"/>
            <w:sz w:val="21"/>
            <w:szCs w:val="21"/>
          </w:rPr>
          <w:t>9. Service Reference</w:t>
        </w:r>
        <w:r>
          <w:rPr>
            <w:b/>
            <w:bCs/>
          </w:rPr>
          <w:tab/>
        </w:r>
        <w:r>
          <w:rPr>
            <w:b/>
            <w:bCs/>
            <w:color w:val="14315C"/>
            <w:sz w:val="21"/>
            <w:szCs w:val="21"/>
          </w:rPr>
          <w:t>23</w:t>
        </w:r>
      </w:hyperlink>
    </w:p>
    <w:p w:rsidR="00411BF6" w:rsidRDefault="00B54063">
      <w:pPr>
        <w:tabs>
          <w:tab w:val="right" w:leader="dot" w:pos="9360"/>
        </w:tabs>
        <w:spacing w:after="16" w:line="264" w:lineRule="auto"/>
        <w:ind w:left="360"/>
      </w:pPr>
      <w:hyperlink w:anchor="h_9_1_port_and_nodeport_table" w:history="1">
        <w:r>
          <w:rPr>
            <w:sz w:val="20"/>
            <w:szCs w:val="20"/>
          </w:rPr>
          <w:t>9.1 Port and NodePort Table</w:t>
        </w:r>
        <w:r>
          <w:tab/>
        </w:r>
        <w:r>
          <w:rPr>
            <w:color w:val="5B6470"/>
            <w:sz w:val="20"/>
            <w:szCs w:val="20"/>
          </w:rPr>
          <w:t>23</w:t>
        </w:r>
      </w:hyperlink>
    </w:p>
    <w:p w:rsidR="00411BF6" w:rsidRDefault="00B54063">
      <w:pPr>
        <w:tabs>
          <w:tab w:val="right" w:leader="dot" w:pos="9360"/>
        </w:tabs>
        <w:spacing w:after="16" w:line="264" w:lineRule="auto"/>
        <w:ind w:left="360"/>
      </w:pPr>
      <w:hyperlink w:anchor="h_9_2_health_endpoints" w:history="1">
        <w:r>
          <w:rPr>
            <w:sz w:val="20"/>
            <w:szCs w:val="20"/>
          </w:rPr>
          <w:t>9.2 Health Endpoints</w:t>
        </w:r>
        <w:r>
          <w:tab/>
        </w:r>
        <w:r>
          <w:rPr>
            <w:color w:val="5B6470"/>
            <w:sz w:val="20"/>
            <w:szCs w:val="20"/>
          </w:rPr>
          <w:t>23</w:t>
        </w:r>
      </w:hyperlink>
    </w:p>
    <w:p w:rsidR="00411BF6" w:rsidRDefault="00B54063">
      <w:pPr>
        <w:tabs>
          <w:tab w:val="right" w:leader="dot" w:pos="9360"/>
        </w:tabs>
        <w:spacing w:after="16" w:line="264" w:lineRule="auto"/>
        <w:ind w:left="360"/>
      </w:pPr>
      <w:hyperlink w:anchor="h_9_3_scheduler_cron_reference" w:history="1">
        <w:r>
          <w:rPr>
            <w:sz w:val="20"/>
            <w:szCs w:val="20"/>
          </w:rPr>
          <w:t>9.3 Scheduler Cron Reference</w:t>
        </w:r>
        <w:r>
          <w:tab/>
        </w:r>
        <w:r>
          <w:rPr>
            <w:color w:val="5B6470"/>
            <w:sz w:val="20"/>
            <w:szCs w:val="20"/>
          </w:rPr>
          <w:t>24</w:t>
        </w:r>
      </w:hyperlink>
    </w:p>
    <w:p w:rsidR="00411BF6" w:rsidRDefault="00B54063">
      <w:pPr>
        <w:tabs>
          <w:tab w:val="right" w:leader="dot" w:pos="9360"/>
        </w:tabs>
        <w:spacing w:before="90" w:after="20" w:line="264" w:lineRule="auto"/>
      </w:pPr>
      <w:hyperlink w:anchor="h_10_rollback" w:history="1">
        <w:r>
          <w:rPr>
            <w:b/>
            <w:bCs/>
            <w:color w:val="14315C"/>
            <w:sz w:val="21"/>
            <w:szCs w:val="21"/>
          </w:rPr>
          <w:t>10. Rollback</w:t>
        </w:r>
        <w:r>
          <w:rPr>
            <w:b/>
            <w:bCs/>
          </w:rPr>
          <w:tab/>
        </w:r>
        <w:r>
          <w:rPr>
            <w:b/>
            <w:bCs/>
            <w:color w:val="14315C"/>
            <w:sz w:val="21"/>
            <w:szCs w:val="21"/>
          </w:rPr>
          <w:t>25</w:t>
        </w:r>
      </w:hyperlink>
    </w:p>
    <w:p w:rsidR="00411BF6" w:rsidRDefault="00B54063">
      <w:pPr>
        <w:tabs>
          <w:tab w:val="right" w:leader="dot" w:pos="9360"/>
        </w:tabs>
        <w:spacing w:after="16" w:line="264" w:lineRule="auto"/>
        <w:ind w:left="360"/>
      </w:pPr>
      <w:hyperlink w:anchor="h_10_1_rolling_back_a_single_service" w:history="1">
        <w:r>
          <w:rPr>
            <w:sz w:val="20"/>
            <w:szCs w:val="20"/>
          </w:rPr>
          <w:t>10.1 Rolling Back a Single Service</w:t>
        </w:r>
        <w:r>
          <w:tab/>
        </w:r>
        <w:r>
          <w:rPr>
            <w:color w:val="5B6470"/>
            <w:sz w:val="20"/>
            <w:szCs w:val="20"/>
          </w:rPr>
          <w:t>25</w:t>
        </w:r>
      </w:hyperlink>
    </w:p>
    <w:p w:rsidR="00411BF6" w:rsidRDefault="00B54063">
      <w:pPr>
        <w:tabs>
          <w:tab w:val="right" w:leader="dot" w:pos="9360"/>
        </w:tabs>
        <w:spacing w:after="16" w:line="264" w:lineRule="auto"/>
        <w:ind w:left="360"/>
      </w:pPr>
      <w:hyperlink w:anchor="h_10_2_rolling_back_all_services" w:history="1">
        <w:r>
          <w:rPr>
            <w:sz w:val="20"/>
            <w:szCs w:val="20"/>
          </w:rPr>
          <w:t>10.2 Rolling Back All Services</w:t>
        </w:r>
        <w:r>
          <w:tab/>
        </w:r>
        <w:r>
          <w:rPr>
            <w:color w:val="5B6470"/>
            <w:sz w:val="20"/>
            <w:szCs w:val="20"/>
          </w:rPr>
          <w:t>25</w:t>
        </w:r>
      </w:hyperlink>
    </w:p>
    <w:p w:rsidR="00411BF6" w:rsidRDefault="00B54063">
      <w:pPr>
        <w:tabs>
          <w:tab w:val="right" w:leader="dot" w:pos="9360"/>
        </w:tabs>
        <w:spacing w:after="16" w:line="264" w:lineRule="auto"/>
        <w:ind w:left="360"/>
      </w:pPr>
      <w:hyperlink w:anchor="h_10_3_verifying_the_rollback" w:history="1">
        <w:r>
          <w:rPr>
            <w:sz w:val="20"/>
            <w:szCs w:val="20"/>
          </w:rPr>
          <w:t>10.3 Verifying the Rollback</w:t>
        </w:r>
        <w:r>
          <w:tab/>
        </w:r>
        <w:r>
          <w:rPr>
            <w:color w:val="5B6470"/>
            <w:sz w:val="20"/>
            <w:szCs w:val="20"/>
          </w:rPr>
          <w:t>25</w:t>
        </w:r>
      </w:hyperlink>
    </w:p>
    <w:p w:rsidR="00411BF6" w:rsidRDefault="00B54063">
      <w:pPr>
        <w:tabs>
          <w:tab w:val="right" w:leader="dot" w:pos="9360"/>
        </w:tabs>
        <w:spacing w:before="90" w:after="20" w:line="264" w:lineRule="auto"/>
      </w:pPr>
      <w:hyperlink w:anchor="h_11_monitoring_and_observability" w:history="1">
        <w:r>
          <w:rPr>
            <w:b/>
            <w:bCs/>
            <w:color w:val="14315C"/>
            <w:sz w:val="21"/>
            <w:szCs w:val="21"/>
          </w:rPr>
          <w:t>11. Monitoring and Observability</w:t>
        </w:r>
        <w:r>
          <w:rPr>
            <w:b/>
            <w:bCs/>
          </w:rPr>
          <w:tab/>
        </w:r>
        <w:r>
          <w:rPr>
            <w:b/>
            <w:bCs/>
            <w:color w:val="14315C"/>
            <w:sz w:val="21"/>
            <w:szCs w:val="21"/>
          </w:rPr>
          <w:t>26</w:t>
        </w:r>
      </w:hyperlink>
    </w:p>
    <w:p w:rsidR="00411BF6" w:rsidRDefault="00B54063">
      <w:pPr>
        <w:tabs>
          <w:tab w:val="right" w:leader="dot" w:pos="9360"/>
        </w:tabs>
        <w:spacing w:after="16" w:line="264" w:lineRule="auto"/>
        <w:ind w:left="360"/>
      </w:pPr>
      <w:hyperlink w:anchor="h_11_1_metrics_prometheus" w:history="1">
        <w:r>
          <w:rPr>
            <w:sz w:val="20"/>
            <w:szCs w:val="20"/>
          </w:rPr>
          <w:t>11.1 Metrics (Prometheus)</w:t>
        </w:r>
        <w:r>
          <w:tab/>
        </w:r>
        <w:r>
          <w:rPr>
            <w:color w:val="5B6470"/>
            <w:sz w:val="20"/>
            <w:szCs w:val="20"/>
          </w:rPr>
          <w:t>26</w:t>
        </w:r>
      </w:hyperlink>
    </w:p>
    <w:p w:rsidR="00411BF6" w:rsidRDefault="00B54063">
      <w:pPr>
        <w:tabs>
          <w:tab w:val="right" w:leader="dot" w:pos="9360"/>
        </w:tabs>
        <w:spacing w:after="16" w:line="264" w:lineRule="auto"/>
        <w:ind w:left="360"/>
      </w:pPr>
      <w:hyperlink w:anchor="h_11_2_log_aggregation" w:history="1">
        <w:r>
          <w:rPr>
            <w:sz w:val="20"/>
            <w:szCs w:val="20"/>
          </w:rPr>
          <w:t>11.2 Log Aggregation</w:t>
        </w:r>
        <w:r>
          <w:tab/>
        </w:r>
        <w:r>
          <w:rPr>
            <w:color w:val="5B6470"/>
            <w:sz w:val="20"/>
            <w:szCs w:val="20"/>
          </w:rPr>
          <w:t>26</w:t>
        </w:r>
      </w:hyperlink>
    </w:p>
    <w:p w:rsidR="00411BF6" w:rsidRDefault="00B54063">
      <w:pPr>
        <w:tabs>
          <w:tab w:val="right" w:leader="dot" w:pos="9360"/>
        </w:tabs>
        <w:spacing w:after="16" w:line="264" w:lineRule="auto"/>
        <w:ind w:left="360"/>
      </w:pPr>
      <w:hyperlink w:anchor="h_11_3_kafka_consumer_lag_notification_con" w:history="1">
        <w:r>
          <w:rPr>
            <w:sz w:val="20"/>
            <w:szCs w:val="20"/>
          </w:rPr>
          <w:t>11.3 Kafka Consumer Lag (notification-consumer-apis)</w:t>
        </w:r>
        <w:r>
          <w:tab/>
        </w:r>
        <w:r>
          <w:rPr>
            <w:color w:val="5B6470"/>
            <w:sz w:val="20"/>
            <w:szCs w:val="20"/>
          </w:rPr>
          <w:t>26</w:t>
        </w:r>
      </w:hyperlink>
    </w:p>
    <w:p w:rsidR="00411BF6" w:rsidRDefault="00B54063">
      <w:pPr>
        <w:tabs>
          <w:tab w:val="right" w:leader="dot" w:pos="9360"/>
        </w:tabs>
        <w:spacing w:before="90" w:after="20" w:line="264" w:lineRule="auto"/>
      </w:pPr>
      <w:hyperlink w:anchor="h_12_troubleshooting" w:history="1">
        <w:r>
          <w:rPr>
            <w:b/>
            <w:bCs/>
            <w:color w:val="14315C"/>
            <w:sz w:val="21"/>
            <w:szCs w:val="21"/>
          </w:rPr>
          <w:t>12. Troubleshooting</w:t>
        </w:r>
        <w:r>
          <w:rPr>
            <w:b/>
            <w:bCs/>
          </w:rPr>
          <w:tab/>
        </w:r>
        <w:r>
          <w:rPr>
            <w:b/>
            <w:bCs/>
            <w:color w:val="14315C"/>
            <w:sz w:val="21"/>
            <w:szCs w:val="21"/>
          </w:rPr>
          <w:t>26</w:t>
        </w:r>
      </w:hyperlink>
    </w:p>
    <w:p w:rsidR="00411BF6" w:rsidRDefault="00B54063">
      <w:pPr>
        <w:tabs>
          <w:tab w:val="right" w:leader="dot" w:pos="9360"/>
        </w:tabs>
        <w:spacing w:after="16" w:line="264" w:lineRule="auto"/>
        <w:ind w:left="360"/>
      </w:pPr>
      <w:hyperlink w:anchor="h_12_1_diagnostic_commands" w:history="1">
        <w:r>
          <w:rPr>
            <w:sz w:val="20"/>
            <w:szCs w:val="20"/>
          </w:rPr>
          <w:t>12.1 Diagnostic Commands</w:t>
        </w:r>
        <w:r>
          <w:tab/>
        </w:r>
        <w:r>
          <w:rPr>
            <w:color w:val="5B6470"/>
            <w:sz w:val="20"/>
            <w:szCs w:val="20"/>
          </w:rPr>
          <w:t>27</w:t>
        </w:r>
      </w:hyperlink>
    </w:p>
    <w:p w:rsidR="00411BF6" w:rsidRDefault="00B54063">
      <w:pPr>
        <w:tabs>
          <w:tab w:val="right" w:leader="dot" w:pos="9360"/>
        </w:tabs>
        <w:spacing w:after="16" w:line="264" w:lineRule="auto"/>
        <w:ind w:left="360"/>
      </w:pPr>
      <w:hyperlink w:anchor="h_12_2_support" w:history="1">
        <w:r>
          <w:rPr>
            <w:sz w:val="20"/>
            <w:szCs w:val="20"/>
          </w:rPr>
          <w:t>12.2 Support</w:t>
        </w:r>
        <w:r>
          <w:tab/>
        </w:r>
        <w:r>
          <w:rPr>
            <w:color w:val="5B6470"/>
            <w:sz w:val="20"/>
            <w:szCs w:val="20"/>
          </w:rPr>
          <w:t>28</w:t>
        </w:r>
      </w:hyperlink>
    </w:p>
    <w:p w:rsidR="00411BF6" w:rsidRDefault="00B54063">
      <w:pPr>
        <w:tabs>
          <w:tab w:val="right" w:leader="dot" w:pos="9360"/>
        </w:tabs>
        <w:spacing w:before="90" w:after="20" w:line="264" w:lineRule="auto"/>
      </w:pPr>
      <w:hyperlink w:anchor="h_13_frontend_deployment" w:history="1">
        <w:r>
          <w:rPr>
            <w:b/>
            <w:bCs/>
            <w:color w:val="14315C"/>
            <w:sz w:val="21"/>
            <w:szCs w:val="21"/>
          </w:rPr>
          <w:t>13. Frontend Deployment</w:t>
        </w:r>
        <w:r>
          <w:rPr>
            <w:b/>
            <w:bCs/>
          </w:rPr>
          <w:tab/>
        </w:r>
        <w:r>
          <w:rPr>
            <w:b/>
            <w:bCs/>
            <w:color w:val="14315C"/>
            <w:sz w:val="21"/>
            <w:szCs w:val="21"/>
          </w:rPr>
          <w:t>28</w:t>
        </w:r>
      </w:hyperlink>
    </w:p>
    <w:p w:rsidR="00411BF6" w:rsidRDefault="00B54063">
      <w:pPr>
        <w:tabs>
          <w:tab w:val="right" w:leader="dot" w:pos="9360"/>
        </w:tabs>
        <w:spacing w:after="16" w:line="264" w:lineRule="auto"/>
        <w:ind w:left="360"/>
      </w:pPr>
      <w:hyperlink w:anchor="h_13_1_frontend_applications" w:history="1">
        <w:r>
          <w:rPr>
            <w:sz w:val="20"/>
            <w:szCs w:val="20"/>
          </w:rPr>
          <w:t>13.1 Frontend Applications</w:t>
        </w:r>
        <w:r>
          <w:tab/>
        </w:r>
        <w:r>
          <w:rPr>
            <w:color w:val="5B6470"/>
            <w:sz w:val="20"/>
            <w:szCs w:val="20"/>
          </w:rPr>
          <w:t>28</w:t>
        </w:r>
      </w:hyperlink>
    </w:p>
    <w:p w:rsidR="00411BF6" w:rsidRDefault="00B54063">
      <w:pPr>
        <w:tabs>
          <w:tab w:val="right" w:leader="dot" w:pos="9360"/>
        </w:tabs>
        <w:spacing w:after="16" w:line="264" w:lineRule="auto"/>
        <w:ind w:left="360"/>
      </w:pPr>
      <w:hyperlink w:anchor="h_13_2_prerequisites" w:history="1">
        <w:r>
          <w:rPr>
            <w:sz w:val="20"/>
            <w:szCs w:val="20"/>
          </w:rPr>
          <w:t>13.2 Prerequisites</w:t>
        </w:r>
        <w:r>
          <w:tab/>
        </w:r>
        <w:r>
          <w:rPr>
            <w:color w:val="5B6470"/>
            <w:sz w:val="20"/>
            <w:szCs w:val="20"/>
          </w:rPr>
          <w:t>28</w:t>
        </w:r>
      </w:hyperlink>
    </w:p>
    <w:p w:rsidR="00411BF6" w:rsidRDefault="00B54063">
      <w:pPr>
        <w:tabs>
          <w:tab w:val="right" w:leader="dot" w:pos="9360"/>
        </w:tabs>
        <w:spacing w:after="16" w:line="264" w:lineRule="auto"/>
        <w:ind w:left="360"/>
      </w:pPr>
      <w:hyperlink w:anchor="h_13_3_environment_configuration" w:history="1">
        <w:r>
          <w:rPr>
            <w:sz w:val="20"/>
            <w:szCs w:val="20"/>
          </w:rPr>
          <w:t>13.3 Environment Configuration</w:t>
        </w:r>
        <w:r>
          <w:tab/>
        </w:r>
        <w:r>
          <w:rPr>
            <w:color w:val="5B6470"/>
            <w:sz w:val="20"/>
            <w:szCs w:val="20"/>
          </w:rPr>
          <w:t>29</w:t>
        </w:r>
      </w:hyperlink>
    </w:p>
    <w:p w:rsidR="00411BF6" w:rsidRDefault="00B54063">
      <w:pPr>
        <w:tabs>
          <w:tab w:val="right" w:leader="dot" w:pos="9360"/>
        </w:tabs>
        <w:spacing w:after="16" w:line="264" w:lineRule="auto"/>
        <w:ind w:left="360"/>
      </w:pPr>
      <w:hyperlink w:anchor="h_13_4_building_with_deployfrontend_sh" w:history="1">
        <w:r>
          <w:rPr>
            <w:sz w:val="20"/>
            <w:szCs w:val="20"/>
          </w:rPr>
          <w:t>13.4 Building with deployFrontend.sh</w:t>
        </w:r>
        <w:r>
          <w:tab/>
        </w:r>
        <w:r>
          <w:rPr>
            <w:color w:val="5B6470"/>
            <w:sz w:val="20"/>
            <w:szCs w:val="20"/>
          </w:rPr>
          <w:t>30</w:t>
        </w:r>
      </w:hyperlink>
    </w:p>
    <w:p w:rsidR="00411BF6" w:rsidRDefault="00B54063">
      <w:pPr>
        <w:tabs>
          <w:tab w:val="right" w:leader="dot" w:pos="9360"/>
        </w:tabs>
        <w:spacing w:after="16" w:line="264" w:lineRule="auto"/>
        <w:ind w:left="360"/>
      </w:pPr>
      <w:hyperlink w:anchor="h_13_5_manual_build_steps_per_application" w:history="1">
        <w:r>
          <w:rPr>
            <w:sz w:val="20"/>
            <w:szCs w:val="20"/>
          </w:rPr>
          <w:t>13.5 Manual Build Steps (per application)</w:t>
        </w:r>
        <w:r>
          <w:tab/>
        </w:r>
        <w:r>
          <w:rPr>
            <w:color w:val="5B6470"/>
            <w:sz w:val="20"/>
            <w:szCs w:val="20"/>
          </w:rPr>
          <w:t>31</w:t>
        </w:r>
      </w:hyperlink>
    </w:p>
    <w:p w:rsidR="00411BF6" w:rsidRDefault="00B54063">
      <w:pPr>
        <w:tabs>
          <w:tab w:val="right" w:leader="dot" w:pos="9360"/>
        </w:tabs>
        <w:spacing w:after="16" w:line="264" w:lineRule="auto"/>
        <w:ind w:left="360"/>
      </w:pPr>
      <w:hyperlink w:anchor="h_13_6_serving_in_production_nginx" w:history="1">
        <w:r>
          <w:rPr>
            <w:sz w:val="20"/>
            <w:szCs w:val="20"/>
          </w:rPr>
          <w:t>13.6 Serving in Production (Nginx)</w:t>
        </w:r>
        <w:r>
          <w:tab/>
        </w:r>
        <w:r>
          <w:rPr>
            <w:color w:val="5B6470"/>
            <w:sz w:val="20"/>
            <w:szCs w:val="20"/>
          </w:rPr>
          <w:t>31</w:t>
        </w:r>
      </w:hyperlink>
    </w:p>
    <w:p w:rsidR="00411BF6" w:rsidRDefault="00B54063">
      <w:pPr>
        <w:tabs>
          <w:tab w:val="right" w:leader="dot" w:pos="9360"/>
        </w:tabs>
        <w:spacing w:after="16" w:line="264" w:lineRule="auto"/>
        <w:ind w:left="360"/>
      </w:pPr>
      <w:hyperlink w:anchor="h_13_7_api_gateway_reverse_proxy_mapping" w:history="1">
        <w:r>
          <w:rPr>
            <w:sz w:val="20"/>
            <w:szCs w:val="20"/>
          </w:rPr>
          <w:t>13.7 API Gateway / Reverse Proxy Mapping</w:t>
        </w:r>
        <w:r>
          <w:tab/>
        </w:r>
        <w:r>
          <w:rPr>
            <w:color w:val="5B6470"/>
            <w:sz w:val="20"/>
            <w:szCs w:val="20"/>
          </w:rPr>
          <w:t>32</w:t>
        </w:r>
      </w:hyperlink>
    </w:p>
    <w:p w:rsidR="00411BF6" w:rsidRDefault="00B54063">
      <w:pPr>
        <w:tabs>
          <w:tab w:val="right" w:leader="dot" w:pos="9360"/>
        </w:tabs>
        <w:spacing w:after="16" w:line="264" w:lineRule="auto"/>
        <w:ind w:left="360"/>
      </w:pPr>
      <w:hyperlink w:anchor="h_13_8_verifying_frontend_deployment" w:history="1">
        <w:r>
          <w:rPr>
            <w:sz w:val="20"/>
            <w:szCs w:val="20"/>
          </w:rPr>
          <w:t>13.8 Verifying Frontend Deployment</w:t>
        </w:r>
        <w:r>
          <w:tab/>
        </w:r>
        <w:r>
          <w:rPr>
            <w:color w:val="5B6470"/>
            <w:sz w:val="20"/>
            <w:szCs w:val="20"/>
          </w:rPr>
          <w:t>33</w:t>
        </w:r>
      </w:hyperlink>
    </w:p>
    <w:p w:rsidR="00411BF6" w:rsidRDefault="00B54063">
      <w:pPr>
        <w:tabs>
          <w:tab w:val="right" w:leader="dot" w:pos="9360"/>
        </w:tabs>
        <w:spacing w:before="90" w:after="20" w:line="264" w:lineRule="auto"/>
      </w:pPr>
      <w:hyperlink w:anchor="h_14_url_whitelisting_requirements" w:history="1">
        <w:r>
          <w:rPr>
            <w:b/>
            <w:bCs/>
            <w:color w:val="14315C"/>
            <w:sz w:val="21"/>
            <w:szCs w:val="21"/>
          </w:rPr>
          <w:t>14. URL Whitelisting Requirements</w:t>
        </w:r>
        <w:r>
          <w:rPr>
            <w:b/>
            <w:bCs/>
          </w:rPr>
          <w:tab/>
        </w:r>
        <w:r>
          <w:rPr>
            <w:b/>
            <w:bCs/>
            <w:color w:val="14315C"/>
            <w:sz w:val="21"/>
            <w:szCs w:val="21"/>
          </w:rPr>
          <w:t>34</w:t>
        </w:r>
      </w:hyperlink>
    </w:p>
    <w:p w:rsidR="00411BF6" w:rsidRDefault="00B54063">
      <w:pPr>
        <w:tabs>
          <w:tab w:val="right" w:leader="dot" w:pos="9360"/>
        </w:tabs>
        <w:spacing w:after="16" w:line="264" w:lineRule="auto"/>
        <w:ind w:left="360"/>
      </w:pPr>
      <w:hyperlink w:anchor="h_14_1_inbound_to_the_kubernetes_cluster" w:history="1">
        <w:r>
          <w:rPr>
            <w:sz w:val="20"/>
            <w:szCs w:val="20"/>
          </w:rPr>
          <w:t>14.1 Inbound to the Kubernetes Cluster</w:t>
        </w:r>
        <w:r>
          <w:tab/>
        </w:r>
        <w:r>
          <w:rPr>
            <w:color w:val="5B6470"/>
            <w:sz w:val="20"/>
            <w:szCs w:val="20"/>
          </w:rPr>
          <w:t>34</w:t>
        </w:r>
      </w:hyperlink>
    </w:p>
    <w:p w:rsidR="00411BF6" w:rsidRDefault="00B54063">
      <w:pPr>
        <w:tabs>
          <w:tab w:val="right" w:leader="dot" w:pos="9360"/>
        </w:tabs>
        <w:spacing w:after="16" w:line="264" w:lineRule="auto"/>
        <w:ind w:left="360"/>
      </w:pPr>
      <w:hyperlink w:anchor="h_14_2_outbound_core_infrastructure" w:history="1">
        <w:r>
          <w:rPr>
            <w:sz w:val="20"/>
            <w:szCs w:val="20"/>
          </w:rPr>
          <w:t>14.2 Outbound — Core Infrastructure</w:t>
        </w:r>
        <w:r>
          <w:tab/>
        </w:r>
        <w:r>
          <w:rPr>
            <w:color w:val="5B6470"/>
            <w:sz w:val="20"/>
            <w:szCs w:val="20"/>
          </w:rPr>
          <w:t>34</w:t>
        </w:r>
      </w:hyperlink>
    </w:p>
    <w:p w:rsidR="00411BF6" w:rsidRDefault="00B54063">
      <w:pPr>
        <w:tabs>
          <w:tab w:val="right" w:leader="dot" w:pos="9360"/>
        </w:tabs>
        <w:spacing w:after="16" w:line="264" w:lineRule="auto"/>
        <w:ind w:left="360"/>
      </w:pPr>
      <w:hyperlink w:anchor="h_14_3_outbound_external_third_party_servi" w:history="1">
        <w:r>
          <w:rPr>
            <w:sz w:val="20"/>
            <w:szCs w:val="20"/>
          </w:rPr>
          <w:t>14.3 Outbound — External / Third-Party Services</w:t>
        </w:r>
        <w:r>
          <w:tab/>
        </w:r>
        <w:r>
          <w:rPr>
            <w:color w:val="5B6470"/>
            <w:sz w:val="20"/>
            <w:szCs w:val="20"/>
          </w:rPr>
          <w:t>35</w:t>
        </w:r>
      </w:hyperlink>
    </w:p>
    <w:p w:rsidR="00411BF6" w:rsidRDefault="00B54063">
      <w:pPr>
        <w:tabs>
          <w:tab w:val="right" w:leader="dot" w:pos="9360"/>
        </w:tabs>
        <w:spacing w:after="16" w:line="264" w:lineRule="auto"/>
        <w:ind w:left="360"/>
      </w:pPr>
      <w:hyperlink w:anchor="h_14_4_intra_cluster_service_to_service_co" w:history="1">
        <w:r>
          <w:rPr>
            <w:sz w:val="20"/>
            <w:szCs w:val="20"/>
          </w:rPr>
          <w:t>14.4 Intra-Cluster Service-to-Service Communication</w:t>
        </w:r>
        <w:r>
          <w:tab/>
        </w:r>
        <w:r>
          <w:rPr>
            <w:color w:val="5B6470"/>
            <w:sz w:val="20"/>
            <w:szCs w:val="20"/>
          </w:rPr>
          <w:t>36</w:t>
        </w:r>
      </w:hyperlink>
    </w:p>
    <w:p w:rsidR="00411BF6" w:rsidRDefault="00B54063">
      <w:pPr>
        <w:tabs>
          <w:tab w:val="right" w:leader="dot" w:pos="9360"/>
        </w:tabs>
        <w:spacing w:after="16" w:line="264" w:lineRule="auto"/>
        <w:ind w:left="360"/>
      </w:pPr>
      <w:hyperlink w:anchor="h_14_5_kubernetes_networkpolicy_recommenda" w:history="1">
        <w:r>
          <w:rPr>
            <w:sz w:val="20"/>
            <w:szCs w:val="20"/>
          </w:rPr>
          <w:t>14.5 Kubernetes NetworkPolicy Recommendations</w:t>
        </w:r>
        <w:r>
          <w:tab/>
        </w:r>
        <w:r>
          <w:rPr>
            <w:color w:val="5B6470"/>
            <w:sz w:val="20"/>
            <w:szCs w:val="20"/>
          </w:rPr>
          <w:t>37</w:t>
        </w:r>
      </w:hyperlink>
    </w:p>
    <w:p w:rsidR="00411BF6" w:rsidRDefault="00B54063">
      <w:pPr>
        <w:tabs>
          <w:tab w:val="right" w:leader="dot" w:pos="9360"/>
        </w:tabs>
        <w:spacing w:after="16" w:line="264" w:lineRule="auto"/>
        <w:ind w:left="360"/>
      </w:pPr>
      <w:hyperlink w:anchor="h_14_6_os_and_node_level_requirements" w:history="1">
        <w:r>
          <w:rPr>
            <w:sz w:val="20"/>
            <w:szCs w:val="20"/>
          </w:rPr>
          <w:t>14.6 OS and Node-Level Requirements</w:t>
        </w:r>
        <w:r>
          <w:tab/>
        </w:r>
        <w:r>
          <w:rPr>
            <w:color w:val="5B6470"/>
            <w:sz w:val="20"/>
            <w:szCs w:val="20"/>
          </w:rPr>
          <w:t>38</w:t>
        </w:r>
      </w:hyperlink>
    </w:p>
    <w:p w:rsidR="00411BF6" w:rsidRDefault="00B54063">
      <w:pPr>
        <w:tabs>
          <w:tab w:val="right" w:leader="dot" w:pos="9360"/>
        </w:tabs>
        <w:spacing w:before="90" w:after="20" w:line="264" w:lineRule="auto"/>
      </w:pPr>
      <w:hyperlink w:anchor="h_15_hashicorp_vault_server_setup" w:history="1">
        <w:r>
          <w:rPr>
            <w:b/>
            <w:bCs/>
            <w:color w:val="14315C"/>
            <w:sz w:val="21"/>
            <w:szCs w:val="21"/>
          </w:rPr>
          <w:t>15. HashiCorp Vault Server Setup</w:t>
        </w:r>
        <w:r>
          <w:rPr>
            <w:b/>
            <w:bCs/>
          </w:rPr>
          <w:tab/>
        </w:r>
        <w:r>
          <w:rPr>
            <w:b/>
            <w:bCs/>
            <w:color w:val="14315C"/>
            <w:sz w:val="21"/>
            <w:szCs w:val="21"/>
          </w:rPr>
          <w:t>38</w:t>
        </w:r>
      </w:hyperlink>
    </w:p>
    <w:p w:rsidR="00411BF6" w:rsidRDefault="00B54063">
      <w:pPr>
        <w:tabs>
          <w:tab w:val="right" w:leader="dot" w:pos="9360"/>
        </w:tabs>
        <w:spacing w:after="16" w:line="264" w:lineRule="auto"/>
        <w:ind w:left="360"/>
      </w:pPr>
      <w:hyperlink w:anchor="h_15_1_installing_vault_linux" w:history="1">
        <w:r>
          <w:rPr>
            <w:sz w:val="20"/>
            <w:szCs w:val="20"/>
          </w:rPr>
          <w:t>15.1 Installing Vault (Linux)</w:t>
        </w:r>
        <w:r>
          <w:tab/>
        </w:r>
        <w:r>
          <w:rPr>
            <w:color w:val="5B6470"/>
            <w:sz w:val="20"/>
            <w:szCs w:val="20"/>
          </w:rPr>
          <w:t>39</w:t>
        </w:r>
      </w:hyperlink>
    </w:p>
    <w:p w:rsidR="00411BF6" w:rsidRDefault="00B54063">
      <w:pPr>
        <w:tabs>
          <w:tab w:val="right" w:leader="dot" w:pos="9360"/>
        </w:tabs>
        <w:spacing w:after="16" w:line="264" w:lineRule="auto"/>
        <w:ind w:left="360"/>
      </w:pPr>
      <w:hyperlink w:anchor="h_15_2_directory_structure" w:history="1">
        <w:r>
          <w:rPr>
            <w:sz w:val="20"/>
            <w:szCs w:val="20"/>
          </w:rPr>
          <w:t>15.2 Directory Structure</w:t>
        </w:r>
        <w:r>
          <w:tab/>
        </w:r>
        <w:r>
          <w:rPr>
            <w:color w:val="5B6470"/>
            <w:sz w:val="20"/>
            <w:szCs w:val="20"/>
          </w:rPr>
          <w:t>39</w:t>
        </w:r>
      </w:hyperlink>
    </w:p>
    <w:p w:rsidR="00411BF6" w:rsidRDefault="00B54063">
      <w:pPr>
        <w:tabs>
          <w:tab w:val="right" w:leader="dot" w:pos="9360"/>
        </w:tabs>
        <w:spacing w:after="16" w:line="264" w:lineRule="auto"/>
        <w:ind w:left="360"/>
      </w:pPr>
      <w:hyperlink w:anchor="h_15_3_generate_tls_certificate_optional_b" w:history="1">
        <w:r>
          <w:rPr>
            <w:sz w:val="20"/>
            <w:szCs w:val="20"/>
          </w:rPr>
          <w:t>15.3 Generate TLS Certificate (Optional but Recommended)</w:t>
        </w:r>
        <w:r>
          <w:tab/>
        </w:r>
        <w:r>
          <w:rPr>
            <w:color w:val="5B6470"/>
            <w:sz w:val="20"/>
            <w:szCs w:val="20"/>
          </w:rPr>
          <w:t>39</w:t>
        </w:r>
      </w:hyperlink>
    </w:p>
    <w:p w:rsidR="00411BF6" w:rsidRDefault="00B54063">
      <w:pPr>
        <w:tabs>
          <w:tab w:val="right" w:leader="dot" w:pos="9360"/>
        </w:tabs>
        <w:spacing w:after="16" w:line="264" w:lineRule="auto"/>
        <w:ind w:left="360"/>
      </w:pPr>
      <w:hyperlink w:anchor="h_15_4_installation_verification" w:history="1">
        <w:r>
          <w:rPr>
            <w:sz w:val="20"/>
            <w:szCs w:val="20"/>
          </w:rPr>
          <w:t>15.4 Installation Verification</w:t>
        </w:r>
        <w:r>
          <w:tab/>
        </w:r>
        <w:r>
          <w:rPr>
            <w:color w:val="5B6470"/>
            <w:sz w:val="20"/>
            <w:szCs w:val="20"/>
          </w:rPr>
          <w:t>40</w:t>
        </w:r>
      </w:hyperlink>
    </w:p>
    <w:p w:rsidR="00411BF6" w:rsidRDefault="00B54063">
      <w:pPr>
        <w:tabs>
          <w:tab w:val="right" w:leader="dot" w:pos="9360"/>
        </w:tabs>
        <w:spacing w:after="16" w:line="264" w:lineRule="auto"/>
        <w:ind w:left="360"/>
      </w:pPr>
      <w:hyperlink w:anchor="h_15_5_vault_file_structure" w:history="1">
        <w:r>
          <w:rPr>
            <w:sz w:val="20"/>
            <w:szCs w:val="20"/>
          </w:rPr>
          <w:t>15.5 Vault File Structure</w:t>
        </w:r>
        <w:r>
          <w:tab/>
        </w:r>
        <w:r>
          <w:rPr>
            <w:color w:val="5B6470"/>
            <w:sz w:val="20"/>
            <w:szCs w:val="20"/>
          </w:rPr>
          <w:t>40</w:t>
        </w:r>
      </w:hyperlink>
    </w:p>
    <w:p w:rsidR="00411BF6" w:rsidRDefault="00B54063">
      <w:pPr>
        <w:tabs>
          <w:tab w:val="right" w:leader="dot" w:pos="9360"/>
        </w:tabs>
        <w:spacing w:after="16" w:line="264" w:lineRule="auto"/>
        <w:ind w:left="360"/>
      </w:pPr>
      <w:hyperlink w:anchor="h_15_6_vault_configuration_hcl" w:history="1">
        <w:r>
          <w:rPr>
            <w:sz w:val="20"/>
            <w:szCs w:val="20"/>
          </w:rPr>
          <w:t>15.6 Vault Configuration (HCL)</w:t>
        </w:r>
        <w:r>
          <w:tab/>
        </w:r>
        <w:r>
          <w:rPr>
            <w:color w:val="5B6470"/>
            <w:sz w:val="20"/>
            <w:szCs w:val="20"/>
          </w:rPr>
          <w:t>40</w:t>
        </w:r>
      </w:hyperlink>
    </w:p>
    <w:p w:rsidR="00411BF6" w:rsidRDefault="00B54063">
      <w:pPr>
        <w:tabs>
          <w:tab w:val="right" w:leader="dot" w:pos="9360"/>
        </w:tabs>
        <w:spacing w:after="16" w:line="264" w:lineRule="auto"/>
        <w:ind w:left="360"/>
      </w:pPr>
      <w:hyperlink w:anchor="h_15_7_starting_the_vault_server" w:history="1">
        <w:r>
          <w:rPr>
            <w:sz w:val="20"/>
            <w:szCs w:val="20"/>
          </w:rPr>
          <w:t>15.7 Starting the Vault Server</w:t>
        </w:r>
        <w:r>
          <w:tab/>
        </w:r>
        <w:r>
          <w:rPr>
            <w:color w:val="5B6470"/>
            <w:sz w:val="20"/>
            <w:szCs w:val="20"/>
          </w:rPr>
          <w:t>40</w:t>
        </w:r>
      </w:hyperlink>
    </w:p>
    <w:p w:rsidR="00411BF6" w:rsidRDefault="00B54063">
      <w:pPr>
        <w:tabs>
          <w:tab w:val="right" w:leader="dot" w:pos="9360"/>
        </w:tabs>
        <w:spacing w:after="16" w:line="264" w:lineRule="auto"/>
        <w:ind w:left="360"/>
      </w:pPr>
      <w:hyperlink w:anchor="h_15_8_environment_variable_setup" w:history="1">
        <w:r>
          <w:rPr>
            <w:sz w:val="20"/>
            <w:szCs w:val="20"/>
          </w:rPr>
          <w:t>15.8 Environment Variable Setup</w:t>
        </w:r>
        <w:r>
          <w:tab/>
        </w:r>
        <w:r>
          <w:rPr>
            <w:color w:val="5B6470"/>
            <w:sz w:val="20"/>
            <w:szCs w:val="20"/>
          </w:rPr>
          <w:t>40</w:t>
        </w:r>
      </w:hyperlink>
    </w:p>
    <w:p w:rsidR="00411BF6" w:rsidRDefault="00B54063">
      <w:pPr>
        <w:tabs>
          <w:tab w:val="right" w:leader="dot" w:pos="9360"/>
        </w:tabs>
        <w:spacing w:after="16" w:line="264" w:lineRule="auto"/>
        <w:ind w:left="360"/>
      </w:pPr>
      <w:hyperlink w:anchor="h_15_9_initialize_vault" w:history="1">
        <w:r>
          <w:rPr>
            <w:sz w:val="20"/>
            <w:szCs w:val="20"/>
          </w:rPr>
          <w:t>15.9 Initialize Vault</w:t>
        </w:r>
        <w:r>
          <w:tab/>
        </w:r>
        <w:r>
          <w:rPr>
            <w:color w:val="5B6470"/>
            <w:sz w:val="20"/>
            <w:szCs w:val="20"/>
          </w:rPr>
          <w:t>41</w:t>
        </w:r>
      </w:hyperlink>
    </w:p>
    <w:p w:rsidR="00411BF6" w:rsidRDefault="00B54063">
      <w:pPr>
        <w:tabs>
          <w:tab w:val="right" w:leader="dot" w:pos="9360"/>
        </w:tabs>
        <w:spacing w:after="16" w:line="264" w:lineRule="auto"/>
        <w:ind w:left="360"/>
      </w:pPr>
      <w:hyperlink w:anchor="h_15_10_unseal_vault" w:history="1">
        <w:r>
          <w:rPr>
            <w:sz w:val="20"/>
            <w:szCs w:val="20"/>
          </w:rPr>
          <w:t>15.10 Unseal Vault</w:t>
        </w:r>
        <w:r>
          <w:tab/>
        </w:r>
        <w:r>
          <w:rPr>
            <w:color w:val="5B6470"/>
            <w:sz w:val="20"/>
            <w:szCs w:val="20"/>
          </w:rPr>
          <w:t>41</w:t>
        </w:r>
      </w:hyperlink>
    </w:p>
    <w:p w:rsidR="00411BF6" w:rsidRDefault="00B54063">
      <w:pPr>
        <w:tabs>
          <w:tab w:val="right" w:leader="dot" w:pos="9360"/>
        </w:tabs>
        <w:spacing w:after="16" w:line="264" w:lineRule="auto"/>
        <w:ind w:left="360"/>
      </w:pPr>
      <w:hyperlink w:anchor="h_15_11_login_to_vault" w:history="1">
        <w:r>
          <w:rPr>
            <w:sz w:val="20"/>
            <w:szCs w:val="20"/>
          </w:rPr>
          <w:t>15.11 Login to Vault</w:t>
        </w:r>
        <w:r>
          <w:tab/>
        </w:r>
        <w:r>
          <w:rPr>
            <w:color w:val="5B6470"/>
            <w:sz w:val="20"/>
            <w:szCs w:val="20"/>
          </w:rPr>
          <w:t>41</w:t>
        </w:r>
      </w:hyperlink>
    </w:p>
    <w:p w:rsidR="00411BF6" w:rsidRDefault="00B54063">
      <w:pPr>
        <w:tabs>
          <w:tab w:val="right" w:leader="dot" w:pos="9360"/>
        </w:tabs>
        <w:spacing w:after="16" w:line="264" w:lineRule="auto"/>
        <w:ind w:left="360"/>
      </w:pPr>
      <w:hyperlink w:anchor="h_15_12_enable_the_kv_secret_engine" w:history="1">
        <w:r>
          <w:rPr>
            <w:sz w:val="20"/>
            <w:szCs w:val="20"/>
          </w:rPr>
          <w:t>15.12 Enable the KV Secret Engine</w:t>
        </w:r>
        <w:r>
          <w:tab/>
        </w:r>
        <w:r>
          <w:rPr>
            <w:color w:val="5B6470"/>
            <w:sz w:val="20"/>
            <w:szCs w:val="20"/>
          </w:rPr>
          <w:t>41</w:t>
        </w:r>
      </w:hyperlink>
    </w:p>
    <w:p w:rsidR="00411BF6" w:rsidRDefault="00B54063">
      <w:pPr>
        <w:tabs>
          <w:tab w:val="right" w:leader="dot" w:pos="9360"/>
        </w:tabs>
        <w:spacing w:after="16" w:line="264" w:lineRule="auto"/>
        <w:ind w:left="360"/>
      </w:pPr>
      <w:hyperlink w:anchor="h_15_13_create_a_policy_example" w:history="1">
        <w:r>
          <w:rPr>
            <w:sz w:val="20"/>
            <w:szCs w:val="20"/>
          </w:rPr>
          <w:t>15.13 Create a Policy (Example)</w:t>
        </w:r>
        <w:r>
          <w:tab/>
        </w:r>
        <w:r>
          <w:rPr>
            <w:color w:val="5B6470"/>
            <w:sz w:val="20"/>
            <w:szCs w:val="20"/>
          </w:rPr>
          <w:t>42</w:t>
        </w:r>
      </w:hyperlink>
    </w:p>
    <w:p w:rsidR="00411BF6" w:rsidRDefault="00B54063">
      <w:pPr>
        <w:tabs>
          <w:tab w:val="right" w:leader="dot" w:pos="9360"/>
        </w:tabs>
        <w:spacing w:after="16" w:line="264" w:lineRule="auto"/>
        <w:ind w:left="360"/>
      </w:pPr>
      <w:hyperlink w:anchor="h_15_14_create_a_token_with_the_policy" w:history="1">
        <w:r>
          <w:rPr>
            <w:sz w:val="20"/>
            <w:szCs w:val="20"/>
          </w:rPr>
          <w:t>15.14 Create a Token with the Policy</w:t>
        </w:r>
        <w:r>
          <w:tab/>
        </w:r>
        <w:r>
          <w:rPr>
            <w:color w:val="5B6470"/>
            <w:sz w:val="20"/>
            <w:szCs w:val="20"/>
          </w:rPr>
          <w:t>42</w:t>
        </w:r>
      </w:hyperlink>
    </w:p>
    <w:p w:rsidR="00411BF6" w:rsidRDefault="00B54063">
      <w:pPr>
        <w:tabs>
          <w:tab w:val="right" w:leader="dot" w:pos="9360"/>
        </w:tabs>
        <w:spacing w:after="16" w:line="264" w:lineRule="auto"/>
        <w:ind w:left="360"/>
      </w:pPr>
      <w:hyperlink w:anchor="h_15_15_create_a_systemd_service_recommend" w:history="1">
        <w:r>
          <w:rPr>
            <w:sz w:val="20"/>
            <w:szCs w:val="20"/>
          </w:rPr>
          <w:t>15.15 Create a Systemd Service (Recommended)</w:t>
        </w:r>
        <w:r>
          <w:tab/>
        </w:r>
        <w:r>
          <w:rPr>
            <w:color w:val="5B6470"/>
            <w:sz w:val="20"/>
            <w:szCs w:val="20"/>
          </w:rPr>
          <w:t>42</w:t>
        </w:r>
      </w:hyperlink>
    </w:p>
    <w:p w:rsidR="00411BF6" w:rsidRDefault="00B54063">
      <w:pPr>
        <w:tabs>
          <w:tab w:val="right" w:leader="dot" w:pos="9360"/>
        </w:tabs>
        <w:spacing w:after="16" w:line="264" w:lineRule="auto"/>
        <w:ind w:left="360"/>
      </w:pPr>
      <w:hyperlink w:anchor="h_15_16_accessing_the_vault_ui" w:history="1">
        <w:r>
          <w:rPr>
            <w:sz w:val="20"/>
            <w:szCs w:val="20"/>
          </w:rPr>
          <w:t>15.16 Accessing the Vault UI</w:t>
        </w:r>
        <w:r>
          <w:tab/>
        </w:r>
        <w:r>
          <w:rPr>
            <w:color w:val="5B6470"/>
            <w:sz w:val="20"/>
            <w:szCs w:val="20"/>
          </w:rPr>
          <w:t>43</w:t>
        </w:r>
      </w:hyperlink>
    </w:p>
    <w:p w:rsidR="00411BF6" w:rsidRDefault="00B54063">
      <w:pPr>
        <w:tabs>
          <w:tab w:val="right" w:leader="dot" w:pos="9360"/>
        </w:tabs>
        <w:spacing w:after="16" w:line="264" w:lineRule="auto"/>
        <w:ind w:left="360"/>
      </w:pPr>
      <w:hyperlink w:anchor="h_15_17_next_steps_optional_enhancements" w:history="1">
        <w:r>
          <w:rPr>
            <w:sz w:val="20"/>
            <w:szCs w:val="20"/>
          </w:rPr>
          <w:t>15.17 Next Steps (Optional Enhancements)</w:t>
        </w:r>
        <w:r>
          <w:tab/>
        </w:r>
        <w:r>
          <w:rPr>
            <w:color w:val="5B6470"/>
            <w:sz w:val="20"/>
            <w:szCs w:val="20"/>
          </w:rPr>
          <w:t>43</w:t>
        </w:r>
      </w:hyperlink>
    </w:p>
    <w:p w:rsidR="00411BF6" w:rsidRDefault="00B54063">
      <w:pPr>
        <w:tabs>
          <w:tab w:val="right" w:leader="dot" w:pos="9360"/>
        </w:tabs>
        <w:spacing w:after="16" w:line="264" w:lineRule="auto"/>
        <w:ind w:left="360"/>
      </w:pPr>
      <w:hyperlink w:anchor="h_15_18_command_reference_step_by_step" w:history="1">
        <w:r>
          <w:rPr>
            <w:sz w:val="20"/>
            <w:szCs w:val="20"/>
          </w:rPr>
          <w:t>15.18 Command Reference (Step-by-Step)</w:t>
        </w:r>
        <w:r>
          <w:tab/>
        </w:r>
        <w:r>
          <w:rPr>
            <w:color w:val="5B6470"/>
            <w:sz w:val="20"/>
            <w:szCs w:val="20"/>
          </w:rPr>
          <w:t>43</w:t>
        </w:r>
      </w:hyperlink>
    </w:p>
    <w:p w:rsidR="00411BF6" w:rsidRDefault="00B54063">
      <w:pPr>
        <w:tabs>
          <w:tab w:val="right" w:leader="dot" w:pos="9360"/>
        </w:tabs>
        <w:spacing w:before="90" w:after="20" w:line="264" w:lineRule="auto"/>
      </w:pPr>
      <w:hyperlink w:anchor="h_16_wso2_api_manager_setup" w:history="1">
        <w:r>
          <w:rPr>
            <w:b/>
            <w:bCs/>
            <w:color w:val="14315C"/>
            <w:sz w:val="21"/>
            <w:szCs w:val="21"/>
          </w:rPr>
          <w:t>16. WSO2 API Manager Setup</w:t>
        </w:r>
        <w:r>
          <w:rPr>
            <w:b/>
            <w:bCs/>
          </w:rPr>
          <w:tab/>
        </w:r>
        <w:r>
          <w:rPr>
            <w:b/>
            <w:bCs/>
            <w:color w:val="14315C"/>
            <w:sz w:val="21"/>
            <w:szCs w:val="21"/>
          </w:rPr>
          <w:t>45</w:t>
        </w:r>
      </w:hyperlink>
    </w:p>
    <w:p w:rsidR="00411BF6" w:rsidRDefault="00B54063">
      <w:pPr>
        <w:tabs>
          <w:tab w:val="right" w:leader="dot" w:pos="9360"/>
        </w:tabs>
        <w:spacing w:after="16" w:line="264" w:lineRule="auto"/>
        <w:ind w:left="360"/>
      </w:pPr>
      <w:hyperlink w:anchor="h_16_1_overview" w:history="1">
        <w:r>
          <w:rPr>
            <w:sz w:val="20"/>
            <w:szCs w:val="20"/>
          </w:rPr>
          <w:t>16.1 Overview</w:t>
        </w:r>
        <w:r>
          <w:tab/>
        </w:r>
        <w:r>
          <w:rPr>
            <w:color w:val="5B6470"/>
            <w:sz w:val="20"/>
            <w:szCs w:val="20"/>
          </w:rPr>
          <w:t>45</w:t>
        </w:r>
      </w:hyperlink>
    </w:p>
    <w:p w:rsidR="00411BF6" w:rsidRDefault="00B54063">
      <w:pPr>
        <w:tabs>
          <w:tab w:val="right" w:leader="dot" w:pos="9360"/>
        </w:tabs>
        <w:spacing w:after="16" w:line="264" w:lineRule="auto"/>
        <w:ind w:left="360"/>
      </w:pPr>
      <w:hyperlink w:anchor="h_16_2_project_usage" w:history="1">
        <w:r>
          <w:rPr>
            <w:sz w:val="20"/>
            <w:szCs w:val="20"/>
          </w:rPr>
          <w:t>16.2 Project Usage</w:t>
        </w:r>
        <w:r>
          <w:tab/>
        </w:r>
        <w:r>
          <w:rPr>
            <w:color w:val="5B6470"/>
            <w:sz w:val="20"/>
            <w:szCs w:val="20"/>
          </w:rPr>
          <w:t>45</w:t>
        </w:r>
      </w:hyperlink>
    </w:p>
    <w:p w:rsidR="00411BF6" w:rsidRDefault="00B54063">
      <w:pPr>
        <w:tabs>
          <w:tab w:val="right" w:leader="dot" w:pos="9360"/>
        </w:tabs>
        <w:spacing w:after="16" w:line="264" w:lineRule="auto"/>
        <w:ind w:left="360"/>
      </w:pPr>
      <w:hyperlink w:anchor="h_16_3_prerequisites" w:history="1">
        <w:r>
          <w:rPr>
            <w:sz w:val="20"/>
            <w:szCs w:val="20"/>
          </w:rPr>
          <w:t>16.3 Prerequisites</w:t>
        </w:r>
        <w:r>
          <w:tab/>
        </w:r>
        <w:r>
          <w:rPr>
            <w:color w:val="5B6470"/>
            <w:sz w:val="20"/>
            <w:szCs w:val="20"/>
          </w:rPr>
          <w:t>45</w:t>
        </w:r>
      </w:hyperlink>
    </w:p>
    <w:p w:rsidR="00411BF6" w:rsidRDefault="00B54063">
      <w:pPr>
        <w:tabs>
          <w:tab w:val="right" w:leader="dot" w:pos="9360"/>
        </w:tabs>
        <w:spacing w:after="16" w:line="264" w:lineRule="auto"/>
        <w:ind w:left="360"/>
      </w:pPr>
      <w:hyperlink w:anchor="h_16_4_setup_instructions" w:history="1">
        <w:r>
          <w:rPr>
            <w:sz w:val="20"/>
            <w:szCs w:val="20"/>
          </w:rPr>
          <w:t>16.4 Setup Instructions</w:t>
        </w:r>
        <w:r>
          <w:tab/>
        </w:r>
        <w:r>
          <w:rPr>
            <w:color w:val="5B6470"/>
            <w:sz w:val="20"/>
            <w:szCs w:val="20"/>
          </w:rPr>
          <w:t>46</w:t>
        </w:r>
      </w:hyperlink>
    </w:p>
    <w:p w:rsidR="00411BF6" w:rsidRDefault="00B54063">
      <w:pPr>
        <w:tabs>
          <w:tab w:val="right" w:leader="dot" w:pos="9360"/>
        </w:tabs>
        <w:spacing w:after="16" w:line="264" w:lineRule="auto"/>
        <w:ind w:left="360"/>
      </w:pPr>
      <w:hyperlink w:anchor="h_16_5_notes_for_easier_client_usage" w:history="1">
        <w:r>
          <w:rPr>
            <w:sz w:val="20"/>
            <w:szCs w:val="20"/>
          </w:rPr>
          <w:t>16.5 Notes for Easier Client Usage</w:t>
        </w:r>
        <w:r>
          <w:tab/>
        </w:r>
        <w:r>
          <w:rPr>
            <w:color w:val="5B6470"/>
            <w:sz w:val="20"/>
            <w:szCs w:val="20"/>
          </w:rPr>
          <w:t>47</w:t>
        </w:r>
      </w:hyperlink>
    </w:p>
    <w:p w:rsidR="00411BF6" w:rsidRDefault="00B54063">
      <w:pPr>
        <w:tabs>
          <w:tab w:val="right" w:leader="dot" w:pos="9360"/>
        </w:tabs>
        <w:spacing w:after="16" w:line="264" w:lineRule="auto"/>
        <w:ind w:left="360"/>
      </w:pPr>
      <w:hyperlink w:anchor="h_16_6_integration_with_wso2_wrapper_apis" w:history="1">
        <w:r>
          <w:rPr>
            <w:sz w:val="20"/>
            <w:szCs w:val="20"/>
          </w:rPr>
          <w:t>16.6 Integration With WSO2 Wrapper APIs</w:t>
        </w:r>
        <w:r>
          <w:tab/>
        </w:r>
        <w:r>
          <w:rPr>
            <w:color w:val="5B6470"/>
            <w:sz w:val="20"/>
            <w:szCs w:val="20"/>
          </w:rPr>
          <w:t>47</w:t>
        </w:r>
      </w:hyperlink>
    </w:p>
    <w:p w:rsidR="00411BF6" w:rsidRDefault="00B54063">
      <w:pPr>
        <w:tabs>
          <w:tab w:val="right" w:leader="dot" w:pos="9360"/>
        </w:tabs>
        <w:spacing w:after="16" w:line="264" w:lineRule="auto"/>
        <w:ind w:left="360"/>
      </w:pPr>
      <w:hyperlink w:anchor="h_16_7_how_to_get_the_api_id" w:history="1">
        <w:r>
          <w:rPr>
            <w:sz w:val="20"/>
            <w:szCs w:val="20"/>
          </w:rPr>
          <w:t>16.7 How to Get the API ID</w:t>
        </w:r>
        <w:r>
          <w:tab/>
        </w:r>
        <w:r>
          <w:rPr>
            <w:color w:val="5B6470"/>
            <w:sz w:val="20"/>
            <w:szCs w:val="20"/>
          </w:rPr>
          <w:t>47</w:t>
        </w:r>
      </w:hyperlink>
    </w:p>
    <w:p w:rsidR="00411BF6" w:rsidRDefault="00B54063">
      <w:pPr>
        <w:tabs>
          <w:tab w:val="right" w:leader="dot" w:pos="9360"/>
        </w:tabs>
        <w:spacing w:after="16" w:line="264" w:lineRule="auto"/>
        <w:ind w:left="360"/>
      </w:pPr>
      <w:hyperlink w:anchor="h_16_8_wso2_credentials_for_wso2_cred_gene" w:history="1">
        <w:r>
          <w:rPr>
            <w:sz w:val="20"/>
            <w:szCs w:val="20"/>
          </w:rPr>
          <w:t>16.8 WSO2 Credentials for wso2-cred-generator-apis</w:t>
        </w:r>
        <w:r>
          <w:tab/>
        </w:r>
        <w:r>
          <w:rPr>
            <w:color w:val="5B6470"/>
            <w:sz w:val="20"/>
            <w:szCs w:val="20"/>
          </w:rPr>
          <w:t>47</w:t>
        </w:r>
      </w:hyperlink>
    </w:p>
    <w:p w:rsidR="00411BF6" w:rsidRDefault="00B54063">
      <w:pPr>
        <w:tabs>
          <w:tab w:val="right" w:leader="dot" w:pos="9360"/>
        </w:tabs>
        <w:spacing w:after="16" w:line="264" w:lineRule="auto"/>
        <w:ind w:left="360"/>
      </w:pPr>
      <w:hyperlink w:anchor="h_16_9_registering_api_ids_for_wso2_cred_g" w:history="1">
        <w:r>
          <w:rPr>
            <w:sz w:val="20"/>
            <w:szCs w:val="20"/>
          </w:rPr>
          <w:t>16.9 Registering API IDs for wso2-cred-generator-apis</w:t>
        </w:r>
        <w:r>
          <w:tab/>
        </w:r>
        <w:r>
          <w:rPr>
            <w:color w:val="5B6470"/>
            <w:sz w:val="20"/>
            <w:szCs w:val="20"/>
          </w:rPr>
          <w:t>48</w:t>
        </w:r>
      </w:hyperlink>
    </w:p>
    <w:p w:rsidR="00411BF6" w:rsidRDefault="00B54063">
      <w:pPr>
        <w:tabs>
          <w:tab w:val="right" w:leader="dot" w:pos="9360"/>
        </w:tabs>
        <w:spacing w:before="90" w:after="20" w:line="264" w:lineRule="auto"/>
      </w:pPr>
      <w:hyperlink w:anchor="h_17_wso2_api_onboarding_api_manager_4_6_0" w:history="1">
        <w:r>
          <w:rPr>
            <w:b/>
            <w:bCs/>
            <w:color w:val="14315C"/>
            <w:sz w:val="21"/>
            <w:szCs w:val="21"/>
          </w:rPr>
          <w:t>17. WSO2 API Onboarding (API Manager 4.6.0)</w:t>
        </w:r>
        <w:r>
          <w:rPr>
            <w:b/>
            <w:bCs/>
          </w:rPr>
          <w:tab/>
        </w:r>
        <w:r>
          <w:rPr>
            <w:b/>
            <w:bCs/>
            <w:color w:val="14315C"/>
            <w:sz w:val="21"/>
            <w:szCs w:val="21"/>
          </w:rPr>
          <w:t>49</w:t>
        </w:r>
      </w:hyperlink>
    </w:p>
    <w:p w:rsidR="00411BF6" w:rsidRDefault="00B54063">
      <w:pPr>
        <w:tabs>
          <w:tab w:val="right" w:leader="dot" w:pos="9360"/>
        </w:tabs>
        <w:spacing w:after="16" w:line="264" w:lineRule="auto"/>
        <w:ind w:left="360"/>
      </w:pPr>
      <w:hyperlink w:anchor="h_17_1_prerequisites" w:history="1">
        <w:r>
          <w:rPr>
            <w:sz w:val="20"/>
            <w:szCs w:val="20"/>
          </w:rPr>
          <w:t>17.1 Prerequisites</w:t>
        </w:r>
        <w:r>
          <w:tab/>
        </w:r>
        <w:r>
          <w:rPr>
            <w:color w:val="5B6470"/>
            <w:sz w:val="20"/>
            <w:szCs w:val="20"/>
          </w:rPr>
          <w:t>50</w:t>
        </w:r>
      </w:hyperlink>
    </w:p>
    <w:p w:rsidR="00411BF6" w:rsidRDefault="00B54063">
      <w:pPr>
        <w:tabs>
          <w:tab w:val="right" w:leader="dot" w:pos="9360"/>
        </w:tabs>
        <w:spacing w:after="16" w:line="264" w:lineRule="auto"/>
        <w:ind w:left="360"/>
      </w:pPr>
      <w:hyperlink w:anchor="h_17_2_logging_in_to_the_publisher_portal" w:history="1">
        <w:r>
          <w:rPr>
            <w:sz w:val="20"/>
            <w:szCs w:val="20"/>
          </w:rPr>
          <w:t>17.2 Logging In to the Publisher Portal</w:t>
        </w:r>
        <w:r>
          <w:tab/>
        </w:r>
        <w:r>
          <w:rPr>
            <w:color w:val="5B6470"/>
            <w:sz w:val="20"/>
            <w:szCs w:val="20"/>
          </w:rPr>
          <w:t>50</w:t>
        </w:r>
      </w:hyperlink>
    </w:p>
    <w:p w:rsidR="00411BF6" w:rsidRDefault="00B54063">
      <w:pPr>
        <w:tabs>
          <w:tab w:val="right" w:leader="dot" w:pos="9360"/>
        </w:tabs>
        <w:spacing w:after="16" w:line="264" w:lineRule="auto"/>
        <w:ind w:left="360"/>
      </w:pPr>
      <w:hyperlink w:anchor="h_17_3_method_1_creating_an_api_from_a_swa" w:history="1">
        <w:r>
          <w:rPr>
            <w:sz w:val="20"/>
            <w:szCs w:val="20"/>
          </w:rPr>
          <w:t>17.3 Method 1 — Creating an API from a Swagger/OpenAPI File</w:t>
        </w:r>
        <w:r>
          <w:tab/>
        </w:r>
        <w:r>
          <w:rPr>
            <w:color w:val="5B6470"/>
            <w:sz w:val="20"/>
            <w:szCs w:val="20"/>
          </w:rPr>
          <w:t>51</w:t>
        </w:r>
      </w:hyperlink>
    </w:p>
    <w:p w:rsidR="00411BF6" w:rsidRDefault="00B54063">
      <w:pPr>
        <w:tabs>
          <w:tab w:val="right" w:leader="dot" w:pos="9360"/>
        </w:tabs>
        <w:spacing w:after="16" w:line="264" w:lineRule="auto"/>
        <w:ind w:left="360"/>
      </w:pPr>
      <w:hyperlink w:anchor="h_17_4_method_2_manual_api_creation_standa" w:history="1">
        <w:r>
          <w:rPr>
            <w:sz w:val="20"/>
            <w:szCs w:val="20"/>
          </w:rPr>
          <w:t>17.4 Method 2 — Manual API Creation (Standard Onboarding)</w:t>
        </w:r>
        <w:r>
          <w:tab/>
        </w:r>
        <w:r>
          <w:rPr>
            <w:color w:val="5B6470"/>
            <w:sz w:val="20"/>
            <w:szCs w:val="20"/>
          </w:rPr>
          <w:t>53</w:t>
        </w:r>
      </w:hyperlink>
    </w:p>
    <w:p w:rsidR="00411BF6" w:rsidRDefault="00B54063">
      <w:pPr>
        <w:tabs>
          <w:tab w:val="right" w:leader="dot" w:pos="9360"/>
        </w:tabs>
        <w:spacing w:after="16" w:line="264" w:lineRule="auto"/>
        <w:ind w:left="360"/>
      </w:pPr>
      <w:hyperlink w:anchor="h_17_5_multi_tenant_considerations" w:history="1">
        <w:r>
          <w:rPr>
            <w:sz w:val="20"/>
            <w:szCs w:val="20"/>
          </w:rPr>
          <w:t>17.5 Multi-Tenant Considerations</w:t>
        </w:r>
        <w:r>
          <w:tab/>
        </w:r>
        <w:r>
          <w:rPr>
            <w:color w:val="5B6470"/>
            <w:sz w:val="20"/>
            <w:szCs w:val="20"/>
          </w:rPr>
          <w:t>55</w:t>
        </w:r>
      </w:hyperlink>
    </w:p>
    <w:p w:rsidR="00411BF6" w:rsidRDefault="00B54063">
      <w:pPr>
        <w:tabs>
          <w:tab w:val="right" w:leader="dot" w:pos="9360"/>
        </w:tabs>
        <w:spacing w:after="16" w:line="264" w:lineRule="auto"/>
        <w:ind w:left="360"/>
      </w:pPr>
      <w:hyperlink w:anchor="h_17_6_common_issues_and_troubleshooting" w:history="1">
        <w:r>
          <w:rPr>
            <w:sz w:val="20"/>
            <w:szCs w:val="20"/>
          </w:rPr>
          <w:t>17.6 Common Issues and Troubleshooting</w:t>
        </w:r>
        <w:r>
          <w:tab/>
        </w:r>
        <w:r>
          <w:rPr>
            <w:color w:val="5B6470"/>
            <w:sz w:val="20"/>
            <w:szCs w:val="20"/>
          </w:rPr>
          <w:t>55</w:t>
        </w:r>
      </w:hyperlink>
    </w:p>
    <w:p w:rsidR="00411BF6" w:rsidRDefault="00B54063">
      <w:pPr>
        <w:tabs>
          <w:tab w:val="right" w:leader="dot" w:pos="9360"/>
        </w:tabs>
        <w:spacing w:after="16" w:line="264" w:lineRule="auto"/>
        <w:ind w:left="360"/>
      </w:pPr>
      <w:hyperlink w:anchor="h_17_7_appendix" w:history="1">
        <w:r>
          <w:rPr>
            <w:sz w:val="20"/>
            <w:szCs w:val="20"/>
          </w:rPr>
          <w:t>17.7 Appendix</w:t>
        </w:r>
        <w:r>
          <w:tab/>
        </w:r>
        <w:r>
          <w:rPr>
            <w:color w:val="5B6470"/>
            <w:sz w:val="20"/>
            <w:szCs w:val="20"/>
          </w:rPr>
          <w:t>57</w:t>
        </w:r>
      </w:hyperlink>
    </w:p>
    <w:p w:rsidR="00411BF6" w:rsidRDefault="00B54063">
      <w:pPr>
        <w:tabs>
          <w:tab w:val="right" w:leader="dot" w:pos="9360"/>
        </w:tabs>
        <w:spacing w:before="90" w:after="20" w:line="264" w:lineRule="auto"/>
      </w:pPr>
      <w:hyperlink w:anchor="h_18_nginx_lua_openresty_setup" w:history="1">
        <w:r>
          <w:rPr>
            <w:b/>
            <w:bCs/>
            <w:color w:val="14315C"/>
            <w:sz w:val="21"/>
            <w:szCs w:val="21"/>
          </w:rPr>
          <w:t>18. Nginx + Lua (OpenResty) Setup</w:t>
        </w:r>
        <w:r>
          <w:rPr>
            <w:b/>
            <w:bCs/>
          </w:rPr>
          <w:tab/>
        </w:r>
        <w:r>
          <w:rPr>
            <w:b/>
            <w:bCs/>
            <w:color w:val="14315C"/>
            <w:sz w:val="21"/>
            <w:szCs w:val="21"/>
          </w:rPr>
          <w:t>58</w:t>
        </w:r>
      </w:hyperlink>
    </w:p>
    <w:p w:rsidR="00411BF6" w:rsidRDefault="00B54063">
      <w:pPr>
        <w:tabs>
          <w:tab w:val="right" w:leader="dot" w:pos="9360"/>
        </w:tabs>
        <w:spacing w:after="16" w:line="264" w:lineRule="auto"/>
        <w:ind w:left="360"/>
      </w:pPr>
      <w:hyperlink w:anchor="h_18_1_create_required_directory_structure" w:history="1">
        <w:r>
          <w:rPr>
            <w:sz w:val="20"/>
            <w:szCs w:val="20"/>
          </w:rPr>
          <w:t>18.1 Create Required Directory Structure</w:t>
        </w:r>
        <w:r>
          <w:tab/>
        </w:r>
        <w:r>
          <w:rPr>
            <w:color w:val="5B6470"/>
            <w:sz w:val="20"/>
            <w:szCs w:val="20"/>
          </w:rPr>
          <w:t>58</w:t>
        </w:r>
      </w:hyperlink>
    </w:p>
    <w:p w:rsidR="00411BF6" w:rsidRDefault="00B54063">
      <w:pPr>
        <w:tabs>
          <w:tab w:val="right" w:leader="dot" w:pos="9360"/>
        </w:tabs>
        <w:spacing w:after="16" w:line="264" w:lineRule="auto"/>
        <w:ind w:left="360"/>
      </w:pPr>
      <w:hyperlink w:anchor="h_18_2_verify_prerequisites" w:history="1">
        <w:r>
          <w:rPr>
            <w:sz w:val="20"/>
            <w:szCs w:val="20"/>
          </w:rPr>
          <w:t>18.2 Verify Prerequisites</w:t>
        </w:r>
        <w:r>
          <w:tab/>
        </w:r>
        <w:r>
          <w:rPr>
            <w:color w:val="5B6470"/>
            <w:sz w:val="20"/>
            <w:szCs w:val="20"/>
          </w:rPr>
          <w:t>58</w:t>
        </w:r>
      </w:hyperlink>
    </w:p>
    <w:p w:rsidR="00411BF6" w:rsidRDefault="00B54063">
      <w:pPr>
        <w:tabs>
          <w:tab w:val="right" w:leader="dot" w:pos="9360"/>
        </w:tabs>
        <w:spacing w:after="16" w:line="264" w:lineRule="auto"/>
        <w:ind w:left="360"/>
      </w:pPr>
      <w:hyperlink w:anchor="h_18_3_download_openresty_source" w:history="1">
        <w:r>
          <w:rPr>
            <w:sz w:val="20"/>
            <w:szCs w:val="20"/>
          </w:rPr>
          <w:t>18.3 Download OpenResty Source</w:t>
        </w:r>
        <w:r>
          <w:tab/>
        </w:r>
        <w:r>
          <w:rPr>
            <w:color w:val="5B6470"/>
            <w:sz w:val="20"/>
            <w:szCs w:val="20"/>
          </w:rPr>
          <w:t>58</w:t>
        </w:r>
      </w:hyperlink>
    </w:p>
    <w:p w:rsidR="00411BF6" w:rsidRDefault="00B54063">
      <w:pPr>
        <w:tabs>
          <w:tab w:val="right" w:leader="dot" w:pos="9360"/>
        </w:tabs>
        <w:spacing w:after="16" w:line="264" w:lineRule="auto"/>
        <w:ind w:left="360"/>
      </w:pPr>
      <w:hyperlink w:anchor="h_18_4_configure_openresty_build" w:history="1">
        <w:r>
          <w:rPr>
            <w:sz w:val="20"/>
            <w:szCs w:val="20"/>
          </w:rPr>
          <w:t>18.4 Configure OpenResty Build</w:t>
        </w:r>
        <w:r>
          <w:tab/>
        </w:r>
        <w:r>
          <w:rPr>
            <w:color w:val="5B6470"/>
            <w:sz w:val="20"/>
            <w:szCs w:val="20"/>
          </w:rPr>
          <w:t>59</w:t>
        </w:r>
      </w:hyperlink>
    </w:p>
    <w:p w:rsidR="00411BF6" w:rsidRDefault="00B54063">
      <w:pPr>
        <w:tabs>
          <w:tab w:val="right" w:leader="dot" w:pos="9360"/>
        </w:tabs>
        <w:spacing w:after="16" w:line="264" w:lineRule="auto"/>
        <w:ind w:left="360"/>
      </w:pPr>
      <w:hyperlink w:anchor="h_18_5_build_and_install_openresty" w:history="1">
        <w:r>
          <w:rPr>
            <w:sz w:val="20"/>
            <w:szCs w:val="20"/>
          </w:rPr>
          <w:t>18.5 Build and Install OpenResty</w:t>
        </w:r>
        <w:r>
          <w:tab/>
        </w:r>
        <w:r>
          <w:rPr>
            <w:color w:val="5B6470"/>
            <w:sz w:val="20"/>
            <w:szCs w:val="20"/>
          </w:rPr>
          <w:t>59</w:t>
        </w:r>
      </w:hyperlink>
    </w:p>
    <w:p w:rsidR="00411BF6" w:rsidRDefault="00B54063">
      <w:pPr>
        <w:tabs>
          <w:tab w:val="right" w:leader="dot" w:pos="9360"/>
        </w:tabs>
        <w:spacing w:after="16" w:line="264" w:lineRule="auto"/>
        <w:ind w:left="360"/>
      </w:pPr>
      <w:hyperlink w:anchor="h_18_6_download_required_lua_modules_from_" w:history="1">
        <w:r>
          <w:rPr>
            <w:sz w:val="20"/>
            <w:szCs w:val="20"/>
          </w:rPr>
          <w:t>18.6 Download Required Lua Modules from Git</w:t>
        </w:r>
        <w:r>
          <w:tab/>
        </w:r>
        <w:r>
          <w:rPr>
            <w:color w:val="5B6470"/>
            <w:sz w:val="20"/>
            <w:szCs w:val="20"/>
          </w:rPr>
          <w:t>59</w:t>
        </w:r>
      </w:hyperlink>
    </w:p>
    <w:p w:rsidR="00411BF6" w:rsidRDefault="00B54063">
      <w:pPr>
        <w:tabs>
          <w:tab w:val="right" w:leader="dot" w:pos="9360"/>
        </w:tabs>
        <w:spacing w:after="16" w:line="264" w:lineRule="auto"/>
        <w:ind w:left="360"/>
      </w:pPr>
      <w:hyperlink w:anchor="h_18_7_install_lua_modules_into_openresty" w:history="1">
        <w:r>
          <w:rPr>
            <w:sz w:val="20"/>
            <w:szCs w:val="20"/>
          </w:rPr>
          <w:t>18.7 Install Lua Modules into OpenResty</w:t>
        </w:r>
        <w:r>
          <w:tab/>
        </w:r>
        <w:r>
          <w:rPr>
            <w:color w:val="5B6470"/>
            <w:sz w:val="20"/>
            <w:szCs w:val="20"/>
          </w:rPr>
          <w:t>59</w:t>
        </w:r>
      </w:hyperlink>
    </w:p>
    <w:p w:rsidR="00411BF6" w:rsidRDefault="00B54063">
      <w:pPr>
        <w:tabs>
          <w:tab w:val="right" w:leader="dot" w:pos="9360"/>
        </w:tabs>
        <w:spacing w:after="16" w:line="264" w:lineRule="auto"/>
        <w:ind w:left="360"/>
      </w:pPr>
      <w:hyperlink w:anchor="h_18_8_verify_module_installation" w:history="1">
        <w:r>
          <w:rPr>
            <w:sz w:val="20"/>
            <w:szCs w:val="20"/>
          </w:rPr>
          <w:t>18.8 Verify Module Installation</w:t>
        </w:r>
        <w:r>
          <w:tab/>
        </w:r>
        <w:r>
          <w:rPr>
            <w:color w:val="5B6470"/>
            <w:sz w:val="20"/>
            <w:szCs w:val="20"/>
          </w:rPr>
          <w:t>59</w:t>
        </w:r>
      </w:hyperlink>
    </w:p>
    <w:p w:rsidR="00411BF6" w:rsidRDefault="00B54063">
      <w:pPr>
        <w:tabs>
          <w:tab w:val="right" w:leader="dot" w:pos="9360"/>
        </w:tabs>
        <w:spacing w:after="16" w:line="264" w:lineRule="auto"/>
        <w:ind w:left="360"/>
      </w:pPr>
      <w:hyperlink w:anchor="h_18_9_verify_openresty_configuration" w:history="1">
        <w:r>
          <w:rPr>
            <w:sz w:val="20"/>
            <w:szCs w:val="20"/>
          </w:rPr>
          <w:t>18.9 Verify OpenResty Configuration</w:t>
        </w:r>
        <w:r>
          <w:tab/>
        </w:r>
        <w:r>
          <w:rPr>
            <w:color w:val="5B6470"/>
            <w:sz w:val="20"/>
            <w:szCs w:val="20"/>
          </w:rPr>
          <w:t>60</w:t>
        </w:r>
      </w:hyperlink>
    </w:p>
    <w:p w:rsidR="00411BF6" w:rsidRDefault="00B54063">
      <w:pPr>
        <w:tabs>
          <w:tab w:val="right" w:leader="dot" w:pos="9360"/>
        </w:tabs>
        <w:spacing w:after="16" w:line="264" w:lineRule="auto"/>
        <w:ind w:left="360"/>
      </w:pPr>
      <w:hyperlink w:anchor="h_18_10_verify_lua_module_loading" w:history="1">
        <w:r>
          <w:rPr>
            <w:sz w:val="20"/>
            <w:szCs w:val="20"/>
          </w:rPr>
          <w:t>18.10 Verify Lua Module Loading</w:t>
        </w:r>
        <w:r>
          <w:tab/>
        </w:r>
        <w:r>
          <w:rPr>
            <w:color w:val="5B6470"/>
            <w:sz w:val="20"/>
            <w:szCs w:val="20"/>
          </w:rPr>
          <w:t>60</w:t>
        </w:r>
      </w:hyperlink>
    </w:p>
    <w:p w:rsidR="00411BF6" w:rsidRDefault="00B54063">
      <w:pPr>
        <w:tabs>
          <w:tab w:val="right" w:leader="dot" w:pos="9360"/>
        </w:tabs>
        <w:spacing w:after="16" w:line="264" w:lineRule="auto"/>
        <w:ind w:left="360"/>
      </w:pPr>
      <w:hyperlink w:anchor="h_18_11_verified_build_information" w:history="1">
        <w:r>
          <w:rPr>
            <w:sz w:val="20"/>
            <w:szCs w:val="20"/>
          </w:rPr>
          <w:t>18.11 Verified Build Information</w:t>
        </w:r>
        <w:r>
          <w:tab/>
        </w:r>
        <w:r>
          <w:rPr>
            <w:color w:val="5B6470"/>
            <w:sz w:val="20"/>
            <w:szCs w:val="20"/>
          </w:rPr>
          <w:t>60</w:t>
        </w:r>
      </w:hyperlink>
    </w:p>
    <w:p w:rsidR="00411BF6" w:rsidRDefault="00B54063">
      <w:pPr>
        <w:tabs>
          <w:tab w:val="right" w:leader="dot" w:pos="9360"/>
        </w:tabs>
        <w:spacing w:after="16" w:line="264" w:lineRule="auto"/>
        <w:ind w:left="360"/>
      </w:pPr>
      <w:hyperlink w:anchor="h_18_12_start_stop_package" w:history="1">
        <w:r>
          <w:rPr>
            <w:sz w:val="20"/>
            <w:szCs w:val="20"/>
          </w:rPr>
          <w:t>18.12 Start / Stop / Package</w:t>
        </w:r>
        <w:r>
          <w:tab/>
        </w:r>
        <w:r>
          <w:rPr>
            <w:color w:val="5B6470"/>
            <w:sz w:val="20"/>
            <w:szCs w:val="20"/>
          </w:rPr>
          <w:t>61</w:t>
        </w:r>
      </w:hyperlink>
    </w:p>
    <w:p w:rsidR="00411BF6" w:rsidRDefault="00B54063">
      <w:pPr>
        <w:tabs>
          <w:tab w:val="right" w:leader="dot" w:pos="9360"/>
        </w:tabs>
        <w:spacing w:after="16" w:line="264" w:lineRule="auto"/>
        <w:ind w:left="360"/>
      </w:pPr>
      <w:hyperlink w:anchor="h_18_13_configuration" w:history="1">
        <w:r>
          <w:rPr>
            <w:sz w:val="20"/>
            <w:szCs w:val="20"/>
          </w:rPr>
          <w:t>18.13 Configuration</w:t>
        </w:r>
        <w:r>
          <w:tab/>
        </w:r>
        <w:r>
          <w:rPr>
            <w:color w:val="5B6470"/>
            <w:sz w:val="20"/>
            <w:szCs w:val="20"/>
          </w:rPr>
          <w:t>61</w:t>
        </w:r>
      </w:hyperlink>
    </w:p>
    <w:p w:rsidR="00411BF6" w:rsidRDefault="00B54063">
      <w:pPr>
        <w:tabs>
          <w:tab w:val="right" w:leader="dot" w:pos="9360"/>
        </w:tabs>
        <w:spacing w:before="90" w:after="20" w:line="264" w:lineRule="auto"/>
      </w:pPr>
      <w:hyperlink w:anchor="h_19_support_and_contacts" w:history="1">
        <w:r>
          <w:rPr>
            <w:b/>
            <w:bCs/>
            <w:color w:val="14315C"/>
            <w:sz w:val="21"/>
            <w:szCs w:val="21"/>
          </w:rPr>
          <w:t>19. Support and Contacts</w:t>
        </w:r>
        <w:r>
          <w:rPr>
            <w:b/>
            <w:bCs/>
          </w:rPr>
          <w:tab/>
        </w:r>
        <w:r>
          <w:rPr>
            <w:b/>
            <w:bCs/>
            <w:color w:val="14315C"/>
            <w:sz w:val="21"/>
            <w:szCs w:val="21"/>
          </w:rPr>
          <w:t>64</w:t>
        </w:r>
      </w:hyperlink>
    </w:p>
    <w:p w:rsidR="00411BF6" w:rsidRDefault="00B54063">
      <w:r>
        <w:br w:type="page"/>
      </w:r>
    </w:p>
    <w:p w:rsidR="00411BF6" w:rsidRDefault="00B54063">
      <w:pPr>
        <w:pStyle w:val="Heading1"/>
      </w:pPr>
      <w:bookmarkStart w:id="0" w:name="h_1_introduction"/>
      <w:r>
        <w:lastRenderedPageBreak/>
        <w:t>1.  Introduction</w:t>
      </w:r>
      <w:bookmarkEnd w:id="0"/>
    </w:p>
    <w:p w:rsidR="00411BF6" w:rsidRDefault="00B54063">
      <w:pPr>
        <w:spacing w:after="120" w:line="276" w:lineRule="auto"/>
      </w:pPr>
      <w:r>
        <w:t>This guide provides step-by-step instructions for deploying the JCMS (Jio Consent Management System) backend and frontend to a Kubernetes cluster, together with the open-source infrastructure components it depends on. JCMS is a multi-tenant platform that implements the Digital Personal Data Protection (DPDP) Act 2023, providing consent lifecycle management, grievance handling, audit logging, and notification delivery for data fiduciaries.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1BF6">
        <w:tblPrEx>
          <w:tblCellMar>
            <w:top w:w="0" w:type="dxa"/>
            <w:bottom w:w="0" w:type="dxa"/>
          </w:tblCellMar>
        </w:tblPrEx>
        <w:trPr>
          <w:cantSplit/>
        </w:trPr>
        <w:tc>
          <w:tcPr>
            <w:tcW w:w="9360" w:type="dxa"/>
            <w:tcBorders>
              <w:top w:val="single" w:sz="2" w:space="0" w:color="EAF1FA"/>
              <w:left w:val="single" w:sz="28" w:space="0" w:color="2D6CB5"/>
              <w:bottom w:val="single" w:sz="2" w:space="0" w:color="EAF1FA"/>
              <w:right w:val="single" w:sz="2" w:space="0" w:color="EAF1FA"/>
            </w:tcBorders>
            <w:shd w:val="clear" w:color="auto" w:fill="EAF1FA"/>
            <w:tcMar>
              <w:top w:w="120" w:type="dxa"/>
              <w:left w:w="180" w:type="dxa"/>
              <w:bottom w:w="120" w:type="dxa"/>
              <w:right w:w="160" w:type="dxa"/>
            </w:tcMar>
          </w:tcPr>
          <w:p w:rsidR="00411BF6" w:rsidRDefault="00B54063">
            <w:pPr>
              <w:spacing w:line="264" w:lineRule="auto"/>
            </w:pPr>
            <w:r>
              <w:rPr>
                <w:b/>
                <w:bCs/>
                <w:color w:val="2D6CB5"/>
              </w:rPr>
              <w:t>Scope</w:t>
            </w:r>
          </w:p>
          <w:p w:rsidR="00411BF6" w:rsidRDefault="00B54063">
            <w:pPr>
              <w:spacing w:line="264" w:lineRule="auto"/>
            </w:pPr>
            <w:r>
              <w:t>This document covers Kubernetes-based deployment of the JCMS services and the setup of its supporting infrastructure (HashiCorp Vault, WSO2 API Manager, and an Nginx + Lua gateway). Local development setup and CI/CD pipeline configuration are covered in the individual service README files.</w:t>
            </w:r>
          </w:p>
        </w:tc>
      </w:tr>
    </w:tbl>
    <w:p w:rsidR="00411BF6" w:rsidRDefault="00B54063">
      <w:pPr>
        <w:pStyle w:val="Heading2"/>
      </w:pPr>
      <w:bookmarkStart w:id="1" w:name="h_1_1_system_architecture"/>
      <w:r>
        <w:t>1.1  System Architecture</w:t>
      </w:r>
      <w:bookmarkEnd w:id="1"/>
    </w:p>
    <w:p w:rsidR="00411BF6" w:rsidRDefault="00B54063">
      <w:pPr>
        <w:spacing w:after="120" w:line="276" w:lineRule="auto"/>
      </w:pPr>
      <w:r>
        <w:t>The JCMS backend is a microservices platform consisting of 13 Spring Boot 3.x services deployed as individual Kubernetes Deployments. Services communicate using in-cluster DNS (for example, http://audit-module-apis:9006). External traffic enters through NodePort Services fronted by the Nginx + Lua API gateway.</w:t>
      </w:r>
    </w:p>
    <w:p w:rsidR="00CC0001" w:rsidRDefault="00CC0001">
      <w:pPr>
        <w:spacing w:after="120" w:line="276" w:lineRule="auto"/>
        <w:rPr>
          <w:ins w:id="158" w:author="Claude" w:date="2026-06-16T00:00:00Z"/>
        </w:rPr>
      </w:pPr>
      <w:ins w:id="159" w:author="Claude" w:date="2026-06-16T00:00:00Z">
        <w:r>
          <w:rPr>
            <w:b/>
          </w:rPr>
          <w:t xml:space="preserve">Architecture Diagram: </w:t>
        </w:r>
        <w:r>
          <w:t xml:space="preserve">For the full, detailed system architecture diagram — including component interactions, data flows, and infrastructure topology — refer to the </w:t>
        </w:r>
        <w:r>
          <w:rPr>
            <w:i/>
          </w:rPr>
          <w:t xml:space="preserve">JCMS Deployment Architecture Diagram</w:t>
        </w:r>
        <w:r>
          <w:t xml:space="preserve"> document included in this documentation package (</w:t>
        </w:r>
        <w:r>
          <w:rPr>
            <w:rFonts w:ascii="Consolas" w:hAnsi="Consolas"/>
            <w:sz w:val="19"/>
          </w:rPr>
          <w:t xml:space="preserve">Installation and Configuration/JCMS Deployment Architecture Diagram.pdf</w:t>
        </w:r>
        <w:r>
          <w:t xml:space="preserve">). The high-level overview below shows the primary service boundaries and traffic flow.</w:t>
        </w:r>
      </w:ins>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1BF6">
        <w:tblPrEx>
          <w:tblCellMar>
            <w:top w:w="0" w:type="dxa"/>
            <w:bottom w:w="0" w:type="dxa"/>
          </w:tblCellMar>
        </w:tblPrEx>
        <w:trPr>
          <w:cantSplit/>
        </w:trPr>
        <w:tc>
          <w:tcPr>
            <w:tcW w:w="9360" w:type="dxa"/>
            <w:tcBorders>
              <w:top w:val="single" w:sz="2" w:space="0" w:color="DCE3EC"/>
              <w:left w:val="single" w:sz="18" w:space="0" w:color="5B8FCB"/>
              <w:bottom w:val="single" w:sz="2" w:space="0" w:color="DCE3EC"/>
              <w:right w:val="single" w:sz="2" w:space="0" w:color="DCE3EC"/>
            </w:tcBorders>
            <w:shd w:val="clear" w:color="auto" w:fill="F6F8FB"/>
            <w:tcMar>
              <w:top w:w="120" w:type="dxa"/>
              <w:left w:w="180" w:type="dxa"/>
              <w:bottom w:w="120" w:type="dxa"/>
              <w:right w:w="160" w:type="dxa"/>
            </w:tcMar>
          </w:tcPr>
          <w:p w:rsidR="00411BF6" w:rsidRDefault="00B54063">
            <w:pPr>
              <w:spacing w:line="252" w:lineRule="auto"/>
            </w:pPr>
            <w:r>
              <w:rPr>
                <w:rFonts w:ascii="Consolas" w:eastAsia="Consolas" w:hAnsi="Consolas" w:cs="Consolas"/>
                <w:color w:val="1B2733"/>
                <w:sz w:val="18"/>
                <w:szCs w:val="18"/>
              </w:rPr>
              <w:t>External Client / API Gateway</w:t>
            </w:r>
          </w:p>
          <w:p w:rsidR="00411BF6" w:rsidRDefault="00B54063">
            <w:pPr>
              <w:spacing w:line="252" w:lineRule="auto"/>
            </w:pPr>
            <w:r>
              <w:rPr>
                <w:rFonts w:ascii="Consolas" w:eastAsia="Consolas" w:hAnsi="Consolas" w:cs="Consolas"/>
                <w:color w:val="1B2733"/>
                <w:sz w:val="18"/>
                <w:szCs w:val="18"/>
              </w:rPr>
              <w:t xml:space="preserve">         |  NodePort 30xxx</w:t>
            </w:r>
          </w:p>
          <w:p w:rsidR="00411BF6" w:rsidRDefault="00B54063">
            <w:pPr>
              <w:spacing w:line="252" w:lineRule="auto"/>
            </w:pPr>
            <w:r>
              <w:rPr>
                <w:rFonts w:ascii="Consolas" w:eastAsia="Consolas" w:hAnsi="Consolas" w:cs="Consolas"/>
                <w:color w:val="1B2733"/>
                <w:sz w:val="18"/>
                <w:szCs w:val="18"/>
              </w:rPr>
              <w:t xml:space="preserve">    +----v------------------------------------------------------+</w:t>
            </w:r>
          </w:p>
          <w:p w:rsidR="00411BF6" w:rsidRDefault="00B54063">
            <w:pPr>
              <w:spacing w:line="252" w:lineRule="auto"/>
            </w:pPr>
            <w:r>
              <w:rPr>
                <w:rFonts w:ascii="Consolas" w:eastAsia="Consolas" w:hAnsi="Consolas" w:cs="Consolas"/>
                <w:color w:val="1B2733"/>
                <w:sz w:val="18"/>
                <w:szCs w:val="18"/>
              </w:rPr>
              <w:t xml:space="preserve">    |  Kubernetes Namespace: dpdp-consent-public                |</w:t>
            </w:r>
          </w:p>
          <w:p w:rsidR="00411BF6" w:rsidRDefault="00B54063">
            <w:pPr>
              <w:spacing w:line="252" w:lineRule="auto"/>
            </w:pPr>
            <w:r>
              <w:rPr>
                <w:rFonts w:ascii="Consolas" w:eastAsia="Consolas" w:hAnsi="Consolas" w:cs="Consolas"/>
                <w:color w:val="1B2733"/>
                <w:sz w:val="18"/>
                <w:szCs w:val="18"/>
              </w:rPr>
              <w:t xml:space="preserve">    |                                                           |</w:t>
            </w:r>
          </w:p>
          <w:p w:rsidR="00411BF6" w:rsidRDefault="00B54063">
            <w:pPr>
              <w:spacing w:line="252" w:lineRule="auto"/>
            </w:pPr>
            <w:r>
              <w:rPr>
                <w:rFonts w:ascii="Consolas" w:eastAsia="Consolas" w:hAnsi="Consolas" w:cs="Consolas"/>
                <w:color w:val="1B2733"/>
                <w:sz w:val="18"/>
                <w:szCs w:val="18"/>
              </w:rPr>
              <w:t xml:space="preserve">    |  +-------------+  +-------------+  +-----------------+    |</w:t>
            </w:r>
          </w:p>
          <w:p w:rsidR="00411BF6" w:rsidRDefault="00B54063">
            <w:pPr>
              <w:spacing w:line="252" w:lineRule="auto"/>
            </w:pPr>
            <w:r>
              <w:rPr>
                <w:rFonts w:ascii="Consolas" w:eastAsia="Consolas" w:hAnsi="Consolas" w:cs="Consolas"/>
                <w:color w:val="1B2733"/>
                <w:sz w:val="18"/>
                <w:szCs w:val="18"/>
              </w:rPr>
              <w:t xml:space="preserve">    |  | consent-core|  |  auth-apis  |  | partner-portal  |    |</w:t>
            </w:r>
          </w:p>
          <w:p w:rsidR="00411BF6" w:rsidRDefault="00B54063">
            <w:pPr>
              <w:spacing w:line="252" w:lineRule="auto"/>
            </w:pPr>
            <w:r>
              <w:rPr>
                <w:rFonts w:ascii="Consolas" w:eastAsia="Consolas" w:hAnsi="Consolas" w:cs="Consolas"/>
                <w:color w:val="1B2733"/>
                <w:sz w:val="18"/>
                <w:szCs w:val="18"/>
              </w:rPr>
              <w:t xml:space="preserve">    |  |   :9001     |  |   :9009     |  |     :9002       |    |</w:t>
            </w:r>
          </w:p>
          <w:p w:rsidR="00411BF6" w:rsidRDefault="00B54063">
            <w:pPr>
              <w:spacing w:line="252" w:lineRule="auto"/>
            </w:pPr>
            <w:r>
              <w:rPr>
                <w:rFonts w:ascii="Consolas" w:eastAsia="Consolas" w:hAnsi="Consolas" w:cs="Consolas"/>
                <w:color w:val="1B2733"/>
                <w:sz w:val="18"/>
                <w:szCs w:val="18"/>
              </w:rPr>
              <w:t xml:space="preserve">    |  +------+------+  +------+------+  +--------+--------+    |</w:t>
            </w:r>
          </w:p>
          <w:p w:rsidR="00411BF6" w:rsidRDefault="00B54063">
            <w:pPr>
              <w:spacing w:line="252" w:lineRule="auto"/>
            </w:pPr>
            <w:r>
              <w:rPr>
                <w:rFonts w:ascii="Consolas" w:eastAsia="Consolas" w:hAnsi="Consolas" w:cs="Consolas"/>
                <w:color w:val="1B2733"/>
                <w:sz w:val="18"/>
                <w:szCs w:val="18"/>
              </w:rPr>
              <w:t xml:space="preserve">    |         |  in-cluster DNS (http://&lt;service&gt;:&lt;port&gt;)      |</w:t>
            </w:r>
          </w:p>
          <w:p w:rsidR="00411BF6" w:rsidRDefault="00B54063">
            <w:pPr>
              <w:spacing w:line="252" w:lineRule="auto"/>
            </w:pPr>
            <w:r>
              <w:rPr>
                <w:rFonts w:ascii="Consolas" w:eastAsia="Consolas" w:hAnsi="Consolas" w:cs="Consolas"/>
                <w:color w:val="1B2733"/>
                <w:sz w:val="18"/>
                <w:szCs w:val="18"/>
              </w:rPr>
              <w:t xml:space="preserve">    |  +------v------+  +------v------+  +------v------+        |</w:t>
            </w:r>
          </w:p>
          <w:p w:rsidR="00411BF6" w:rsidRDefault="00B54063">
            <w:pPr>
              <w:spacing w:line="252" w:lineRule="auto"/>
            </w:pPr>
            <w:r>
              <w:rPr>
                <w:rFonts w:ascii="Consolas" w:eastAsia="Consolas" w:hAnsi="Consolas" w:cs="Consolas"/>
                <w:color w:val="1B2733"/>
                <w:sz w:val="18"/>
                <w:szCs w:val="18"/>
              </w:rPr>
              <w:t xml:space="preserve">    |  | audit-module|  |notification |  | vault-apis  |        |</w:t>
            </w:r>
          </w:p>
          <w:p w:rsidR="00411BF6" w:rsidRDefault="00B54063">
            <w:pPr>
              <w:spacing w:line="252" w:lineRule="auto"/>
            </w:pPr>
            <w:r>
              <w:rPr>
                <w:rFonts w:ascii="Consolas" w:eastAsia="Consolas" w:hAnsi="Consolas" w:cs="Consolas"/>
                <w:color w:val="1B2733"/>
                <w:sz w:val="18"/>
                <w:szCs w:val="18"/>
              </w:rPr>
              <w:t xml:space="preserve">    |  |   :9006     |  |   :9005     |  |   :9010     |        |</w:t>
            </w:r>
          </w:p>
          <w:p w:rsidR="00411BF6" w:rsidRDefault="00B54063">
            <w:pPr>
              <w:spacing w:line="252" w:lineRule="auto"/>
            </w:pPr>
            <w:r>
              <w:rPr>
                <w:rFonts w:ascii="Consolas" w:eastAsia="Consolas" w:hAnsi="Consolas" w:cs="Consolas"/>
                <w:color w:val="1B2733"/>
                <w:sz w:val="18"/>
                <w:szCs w:val="18"/>
              </w:rPr>
              <w:t xml:space="preserve">    |  +------+------+  +------+------+  +-------------+        |</w:t>
            </w:r>
          </w:p>
          <w:p w:rsidR="00411BF6" w:rsidRDefault="00B54063">
            <w:pPr>
              <w:spacing w:line="252" w:lineRule="auto"/>
            </w:pPr>
            <w:r>
              <w:rPr>
                <w:rFonts w:ascii="Consolas" w:eastAsia="Consolas" w:hAnsi="Consolas" w:cs="Consolas"/>
                <w:color w:val="1B2733"/>
                <w:sz w:val="18"/>
                <w:szCs w:val="18"/>
              </w:rPr>
              <w:t xml:space="preserve">    |         v  Kafka topics       v  DigiGov SMS/Email       |</w:t>
            </w:r>
          </w:p>
          <w:p w:rsidR="00411BF6" w:rsidRDefault="00B54063">
            <w:pPr>
              <w:spacing w:line="252" w:lineRule="auto"/>
            </w:pPr>
            <w:r>
              <w:rPr>
                <w:rFonts w:ascii="Consolas" w:eastAsia="Consolas" w:hAnsi="Consolas" w:cs="Consolas"/>
                <w:color w:val="1B2733"/>
                <w:sz w:val="18"/>
                <w:szCs w:val="18"/>
              </w:rPr>
              <w:t xml:space="preserve">    |  notification-consumer-apis:9020                          |</w:t>
            </w:r>
          </w:p>
          <w:p w:rsidR="00411BF6" w:rsidRDefault="00B54063">
            <w:pPr>
              <w:spacing w:line="252" w:lineRule="auto"/>
            </w:pPr>
            <w:r>
              <w:rPr>
                <w:rFonts w:ascii="Consolas" w:eastAsia="Consolas" w:hAnsi="Consolas" w:cs="Consolas"/>
                <w:color w:val="1B2733"/>
                <w:sz w:val="18"/>
                <w:szCs w:val="18"/>
              </w:rPr>
              <w:t xml:space="preserve">    +-----------------------------------------------------------+</w:t>
            </w:r>
          </w:p>
        </w:tc>
      </w:tr>
    </w:tbl>
    <w:p w:rsidR="00411BF6" w:rsidRDefault="00B54063">
      <w:pPr>
        <w:spacing w:after="120" w:line="276" w:lineRule="auto"/>
      </w:pPr>
      <w:r>
        <w:t>Every service reads its configuration from a service-specific ConfigMap and pulls the MongoDB URI from a Kubernetes Secret (mongodb-secret). The notification-consumer-apis additionally uses Kerberos secrets for Kafka SASL authentication.</w:t>
      </w:r>
    </w:p>
    <w:p w:rsidR="00411BF6" w:rsidRDefault="00B54063">
      <w:pPr>
        <w:pStyle w:val="Heading1"/>
      </w:pPr>
      <w:bookmarkStart w:id="2" w:name="h_2_prerequisites"/>
      <w:r>
        <w:t>2.  Prerequisites</w:t>
      </w:r>
      <w:bookmarkEnd w:id="2"/>
    </w:p>
    <w:p w:rsidR="00411BF6" w:rsidRDefault="00B54063">
      <w:pPr>
        <w:spacing w:after="120" w:line="276" w:lineRule="auto"/>
      </w:pPr>
      <w:r>
        <w:t>Before starting any deployment, ensure all of the following tools are installed and all infrastructure dependencies are accessible from the target cluster.</w:t>
      </w:r>
    </w:p>
    <w:p w:rsidR="00411BF6" w:rsidRDefault="00B54063">
      <w:pPr>
        <w:pStyle w:val="Heading2"/>
      </w:pPr>
      <w:bookmarkStart w:id="3" w:name="h_2_1_required_tools"/>
      <w:r>
        <w:lastRenderedPageBreak/>
        <w:t>2.1  Required Tools</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600"/>
        <w:gridCol w:w="5460"/>
      </w:tblGrid>
      <w:tr w:rsidR="00411BF6">
        <w:tblPrEx>
          <w:tblCellMar>
            <w:top w:w="0" w:type="dxa"/>
            <w:bottom w:w="0" w:type="dxa"/>
          </w:tblCellMar>
        </w:tblPrEx>
        <w:trPr>
          <w:cantSplit/>
          <w:tblHeader/>
        </w:trPr>
        <w:tc>
          <w:tcPr>
            <w:tcW w:w="2300" w:type="dxa"/>
            <w:tcBorders>
              <w:top w:val="single" w:sz="2" w:space="0" w:color="14315C"/>
              <w:left w:val="single" w:sz="2" w:space="0" w:color="14315C"/>
              <w:bottom w:val="single" w:sz="8" w:space="0" w:color="2D6CB5"/>
              <w:right w:val="single" w:sz="2" w:space="0" w:color="14315C"/>
            </w:tcBorders>
            <w:shd w:val="clear" w:color="auto" w:fill="14315C"/>
            <w:tcMar>
              <w:top w:w="90" w:type="dxa"/>
              <w:left w:w="130" w:type="dxa"/>
              <w:bottom w:w="90" w:type="dxa"/>
              <w:right w:w="130" w:type="dxa"/>
            </w:tcMar>
          </w:tcPr>
          <w:p w:rsidR="00411BF6" w:rsidRDefault="00B54063">
            <w:pPr>
              <w:spacing w:line="256" w:lineRule="auto"/>
            </w:pPr>
            <w:r>
              <w:rPr>
                <w:b/>
                <w:bCs/>
                <w:color w:val="FFFFFF"/>
                <w:sz w:val="19"/>
                <w:szCs w:val="19"/>
              </w:rPr>
              <w:t>Tool</w:t>
            </w:r>
          </w:p>
        </w:tc>
        <w:tc>
          <w:tcPr>
            <w:tcW w:w="1600" w:type="dxa"/>
            <w:tcBorders>
              <w:top w:val="single" w:sz="2" w:space="0" w:color="14315C"/>
              <w:left w:val="single" w:sz="2" w:space="0" w:color="14315C"/>
              <w:bottom w:val="single" w:sz="8" w:space="0" w:color="2D6CB5"/>
              <w:right w:val="single" w:sz="2" w:space="0" w:color="14315C"/>
            </w:tcBorders>
            <w:shd w:val="clear" w:color="auto" w:fill="14315C"/>
            <w:tcMar>
              <w:top w:w="90" w:type="dxa"/>
              <w:left w:w="130" w:type="dxa"/>
              <w:bottom w:w="90" w:type="dxa"/>
              <w:right w:w="130" w:type="dxa"/>
            </w:tcMar>
          </w:tcPr>
          <w:p w:rsidR="00411BF6" w:rsidRDefault="00B54063">
            <w:pPr>
              <w:spacing w:line="256" w:lineRule="auto"/>
            </w:pPr>
            <w:r>
              <w:rPr>
                <w:b/>
                <w:bCs/>
                <w:color w:val="FFFFFF"/>
                <w:sz w:val="19"/>
                <w:szCs w:val="19"/>
              </w:rPr>
              <w:t>Min. Version</w:t>
            </w:r>
          </w:p>
        </w:tc>
        <w:tc>
          <w:tcPr>
            <w:tcW w:w="5460" w:type="dxa"/>
            <w:tcBorders>
              <w:top w:val="single" w:sz="2" w:space="0" w:color="14315C"/>
              <w:left w:val="single" w:sz="2" w:space="0" w:color="14315C"/>
              <w:bottom w:val="single" w:sz="8" w:space="0" w:color="2D6CB5"/>
              <w:right w:val="single" w:sz="2" w:space="0" w:color="14315C"/>
            </w:tcBorders>
            <w:shd w:val="clear" w:color="auto" w:fill="14315C"/>
            <w:tcMar>
              <w:top w:w="90" w:type="dxa"/>
              <w:left w:w="130" w:type="dxa"/>
              <w:bottom w:w="90" w:type="dxa"/>
              <w:right w:w="130" w:type="dxa"/>
            </w:tcMar>
          </w:tcPr>
          <w:p w:rsidR="00411BF6" w:rsidRDefault="00B54063">
            <w:pPr>
              <w:spacing w:line="256" w:lineRule="auto"/>
            </w:pPr>
            <w:r>
              <w:rPr>
                <w:b/>
                <w:bCs/>
                <w:color w:val="FFFFFF"/>
                <w:sz w:val="19"/>
                <w:szCs w:val="19"/>
              </w:rPr>
              <w:t>Notes</w:t>
            </w:r>
          </w:p>
        </w:tc>
      </w:tr>
      <w:tr w:rsidR="00411BF6">
        <w:tblPrEx>
          <w:tblCellMar>
            <w:top w:w="0" w:type="dxa"/>
            <w:bottom w:w="0" w:type="dxa"/>
          </w:tblCellMar>
        </w:tblPrEx>
        <w:trPr>
          <w:cantSplit/>
        </w:trPr>
        <w:tc>
          <w:tcPr>
            <w:tcW w:w="23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Docker</w:t>
            </w:r>
          </w:p>
        </w:tc>
        <w:tc>
          <w:tcPr>
            <w:tcW w:w="16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20.10+</w:t>
            </w:r>
          </w:p>
        </w:tc>
        <w:tc>
          <w:tcPr>
            <w:tcW w:w="546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Required to build and push container images</w:t>
            </w:r>
          </w:p>
        </w:tc>
      </w:tr>
      <w:tr w:rsidR="00411BF6">
        <w:tblPrEx>
          <w:tblCellMar>
            <w:top w:w="0" w:type="dxa"/>
            <w:bottom w:w="0" w:type="dxa"/>
          </w:tblCellMar>
        </w:tblPrEx>
        <w:trPr>
          <w:cantSplit/>
        </w:trPr>
        <w:tc>
          <w:tcPr>
            <w:tcW w:w="23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kubectl</w:t>
            </w:r>
          </w:p>
        </w:tc>
        <w:tc>
          <w:tcPr>
            <w:tcW w:w="16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1.21+</w:t>
            </w:r>
          </w:p>
        </w:tc>
        <w:tc>
          <w:tcPr>
            <w:tcW w:w="546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Kubernetes CLI — context must point to the correct cluster</w:t>
            </w:r>
          </w:p>
        </w:tc>
      </w:tr>
      <w:tr w:rsidR="00411BF6">
        <w:tblPrEx>
          <w:tblCellMar>
            <w:top w:w="0" w:type="dxa"/>
            <w:bottom w:w="0" w:type="dxa"/>
          </w:tblCellMar>
        </w:tblPrEx>
        <w:trPr>
          <w:cantSplit/>
        </w:trPr>
        <w:tc>
          <w:tcPr>
            <w:tcW w:w="23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Java</w:t>
            </w:r>
          </w:p>
        </w:tc>
        <w:tc>
          <w:tcPr>
            <w:tcW w:w="16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21</w:t>
            </w:r>
          </w:p>
        </w:tc>
        <w:tc>
          <w:tcPr>
            <w:tcW w:w="546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del w:id="152" w:author="Claude" w:date="2026-06-16T00:00:00Z">
              <w:r>
                <w:rPr>
                  <w:sz w:val="19"/>
                  <w:szCs w:val="19"/>
                </w:rPr>
                <w:delText xml:space="preserve">Required for Maven builds; use Amazon Corretto or Eclipse Temurin</w:delText>
              </w:r>
            </w:del>
            <w:ins w:id="153" w:author="Claude" w:date="2026-06-16T00:00:00Z">
              <w:r>
                <w:rPr>
                  <w:sz w:val="19"/>
                  <w:szCs w:val="19"/>
                </w:rPr>
                <w:t xml:space="preserve">Required for Maven builds; use Amazon Corretto 21 or Eclipse Temurin 21. Note: cookie-consent-apis targets Java 17.</w:t>
              </w:r>
            </w:ins>
          </w:p>
        </w:tc>
      </w:tr>
      <w:tr w:rsidR="00411BF6">
        <w:tblPrEx>
          <w:tblCellMar>
            <w:top w:w="0" w:type="dxa"/>
            <w:bottom w:w="0" w:type="dxa"/>
          </w:tblCellMar>
        </w:tblPrEx>
        <w:trPr>
          <w:cantSplit/>
        </w:trPr>
        <w:tc>
          <w:tcPr>
            <w:tcW w:w="23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Maven</w:t>
            </w:r>
          </w:p>
        </w:tc>
        <w:tc>
          <w:tcPr>
            <w:tcW w:w="16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3.9+</w:t>
            </w:r>
          </w:p>
        </w:tc>
        <w:tc>
          <w:tcPr>
            <w:tcW w:w="546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Builds Spring Boot JAR artifacts</w:t>
            </w:r>
          </w:p>
        </w:tc>
      </w:tr>
      <w:tr w:rsidR="00411BF6">
        <w:tblPrEx>
          <w:tblCellMar>
            <w:top w:w="0" w:type="dxa"/>
            <w:bottom w:w="0" w:type="dxa"/>
          </w:tblCellMar>
        </w:tblPrEx>
        <w:trPr>
          <w:cantSplit/>
        </w:trPr>
        <w:tc>
          <w:tcPr>
            <w:tcW w:w="23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Git</w:t>
            </w:r>
          </w:p>
        </w:tc>
        <w:tc>
          <w:tcPr>
            <w:tcW w:w="16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2.x</w:t>
            </w:r>
          </w:p>
        </w:tc>
        <w:tc>
          <w:tcPr>
            <w:tcW w:w="546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Repository cloning and branching</w:t>
            </w:r>
          </w:p>
        </w:tc>
      </w:tr>
      <w:tr w:rsidR="00411BF6">
        <w:tblPrEx>
          <w:tblCellMar>
            <w:top w:w="0" w:type="dxa"/>
            <w:bottom w:w="0" w:type="dxa"/>
          </w:tblCellMar>
        </w:tblPrEx>
        <w:trPr>
          <w:cantSplit/>
        </w:trPr>
        <w:tc>
          <w:tcPr>
            <w:tcW w:w="23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MongoDB</w:t>
            </w:r>
          </w:p>
        </w:tc>
        <w:tc>
          <w:tcPr>
            <w:tcW w:w="16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5.0+</w:t>
            </w:r>
          </w:p>
        </w:tc>
        <w:tc>
          <w:tcPr>
            <w:tcW w:w="546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Shared cluster or Atlas — required by all 13 services</w:t>
            </w:r>
          </w:p>
        </w:tc>
      </w:tr>
      <w:tr w:rsidR="00411BF6">
        <w:tblPrEx>
          <w:tblCellMar>
            <w:top w:w="0" w:type="dxa"/>
            <w:bottom w:w="0" w:type="dxa"/>
          </w:tblCellMar>
        </w:tblPrEx>
        <w:trPr>
          <w:cantSplit/>
        </w:trPr>
        <w:tc>
          <w:tcPr>
            <w:tcW w:w="23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Apache Kafka</w:t>
            </w:r>
          </w:p>
        </w:tc>
        <w:tc>
          <w:tcPr>
            <w:tcW w:w="16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2.8+</w:t>
            </w:r>
          </w:p>
        </w:tc>
        <w:tc>
          <w:tcPr>
            <w:tcW w:w="546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Required by audit-module-apis, notification-module-apis, notification-consumer-apis</w:t>
            </w:r>
          </w:p>
        </w:tc>
      </w:tr>
    </w:tbl>
    <w:p w:rsidR="00411BF6" w:rsidRDefault="00B54063">
      <w:pPr>
        <w:pStyle w:val="Heading2"/>
      </w:pPr>
      <w:bookmarkStart w:id="4" w:name="h_2_2_pre_deployment_checklist"/>
      <w:r>
        <w:t>2.2  Pre-Deployment Checklist</w:t>
      </w:r>
      <w:bookmarkEnd w:id="4"/>
    </w:p>
    <w:p w:rsidR="00411BF6" w:rsidRDefault="00B54063">
      <w:pPr>
        <w:spacing w:after="120" w:line="276" w:lineRule="auto"/>
      </w:pPr>
      <w:r>
        <w:t>Complete every item in this checklist before running backendDeploy.sh or applying any Kubernetes manifests.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4200"/>
        <w:gridCol w:w="4600"/>
      </w:tblGrid>
      <w:tr w:rsidR="00411BF6">
        <w:tblPrEx>
          <w:tblCellMar>
            <w:top w:w="0" w:type="dxa"/>
            <w:bottom w:w="0" w:type="dxa"/>
          </w:tblCellMar>
        </w:tblPrEx>
        <w:trPr>
          <w:cantSplit/>
          <w:tblHeader/>
        </w:trPr>
        <w:tc>
          <w:tcPr>
            <w:tcW w:w="560" w:type="dxa"/>
            <w:tcBorders>
              <w:top w:val="single" w:sz="2" w:space="0" w:color="14315C"/>
              <w:left w:val="single" w:sz="2" w:space="0" w:color="14315C"/>
              <w:bottom w:val="single" w:sz="8" w:space="0" w:color="2D6CB5"/>
              <w:right w:val="single" w:sz="2" w:space="0" w:color="14315C"/>
            </w:tcBorders>
            <w:shd w:val="clear" w:color="auto" w:fill="14315C"/>
            <w:tcMar>
              <w:top w:w="90" w:type="dxa"/>
              <w:left w:w="130" w:type="dxa"/>
              <w:bottom w:w="90" w:type="dxa"/>
              <w:right w:w="130" w:type="dxa"/>
            </w:tcMar>
          </w:tcPr>
          <w:p w:rsidR="00411BF6" w:rsidRDefault="00B54063">
            <w:pPr>
              <w:spacing w:line="256" w:lineRule="auto"/>
            </w:pPr>
            <w:r>
              <w:rPr>
                <w:b/>
                <w:bCs/>
                <w:color w:val="FFFFFF"/>
                <w:sz w:val="19"/>
                <w:szCs w:val="19"/>
              </w:rPr>
              <w:t>#</w:t>
            </w:r>
          </w:p>
        </w:tc>
        <w:tc>
          <w:tcPr>
            <w:tcW w:w="4200" w:type="dxa"/>
            <w:tcBorders>
              <w:top w:val="single" w:sz="2" w:space="0" w:color="14315C"/>
              <w:left w:val="single" w:sz="2" w:space="0" w:color="14315C"/>
              <w:bottom w:val="single" w:sz="8" w:space="0" w:color="2D6CB5"/>
              <w:right w:val="single" w:sz="2" w:space="0" w:color="14315C"/>
            </w:tcBorders>
            <w:shd w:val="clear" w:color="auto" w:fill="14315C"/>
            <w:tcMar>
              <w:top w:w="90" w:type="dxa"/>
              <w:left w:w="130" w:type="dxa"/>
              <w:bottom w:w="90" w:type="dxa"/>
              <w:right w:w="130" w:type="dxa"/>
            </w:tcMar>
          </w:tcPr>
          <w:p w:rsidR="00411BF6" w:rsidRDefault="00B54063">
            <w:pPr>
              <w:spacing w:line="256" w:lineRule="auto"/>
            </w:pPr>
            <w:r>
              <w:rPr>
                <w:b/>
                <w:bCs/>
                <w:color w:val="FFFFFF"/>
                <w:sz w:val="19"/>
                <w:szCs w:val="19"/>
              </w:rPr>
              <w:t>Item</w:t>
            </w:r>
          </w:p>
        </w:tc>
        <w:tc>
          <w:tcPr>
            <w:tcW w:w="4600" w:type="dxa"/>
            <w:tcBorders>
              <w:top w:val="single" w:sz="2" w:space="0" w:color="14315C"/>
              <w:left w:val="single" w:sz="2" w:space="0" w:color="14315C"/>
              <w:bottom w:val="single" w:sz="8" w:space="0" w:color="2D6CB5"/>
              <w:right w:val="single" w:sz="2" w:space="0" w:color="14315C"/>
            </w:tcBorders>
            <w:shd w:val="clear" w:color="auto" w:fill="14315C"/>
            <w:tcMar>
              <w:top w:w="90" w:type="dxa"/>
              <w:left w:w="130" w:type="dxa"/>
              <w:bottom w:w="90" w:type="dxa"/>
              <w:right w:w="130" w:type="dxa"/>
            </w:tcMar>
          </w:tcPr>
          <w:p w:rsidR="00411BF6" w:rsidRDefault="00B54063">
            <w:pPr>
              <w:spacing w:line="256" w:lineRule="auto"/>
            </w:pPr>
            <w:r>
              <w:rPr>
                <w:b/>
                <w:bCs/>
                <w:color w:val="FFFFFF"/>
                <w:sz w:val="19"/>
                <w:szCs w:val="19"/>
              </w:rPr>
              <w:t>How to Verify</w:t>
            </w:r>
          </w:p>
        </w:tc>
      </w:tr>
      <w:tr w:rsidR="00411BF6">
        <w:tblPrEx>
          <w:tblCellMar>
            <w:top w:w="0" w:type="dxa"/>
            <w:bottom w:w="0" w:type="dxa"/>
          </w:tblCellMar>
        </w:tblPrEx>
        <w:trPr>
          <w:cantSplit/>
        </w:trPr>
        <w:tc>
          <w:tcPr>
            <w:tcW w:w="56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1</w:t>
            </w:r>
          </w:p>
        </w:tc>
        <w:tc>
          <w:tcPr>
            <w:tcW w:w="42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Docker installed (&gt;= 20.10)</w:t>
            </w:r>
          </w:p>
        </w:tc>
        <w:tc>
          <w:tcPr>
            <w:tcW w:w="46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docker --version</w:t>
            </w:r>
          </w:p>
        </w:tc>
      </w:tr>
      <w:tr w:rsidR="00411BF6">
        <w:tblPrEx>
          <w:tblCellMar>
            <w:top w:w="0" w:type="dxa"/>
            <w:bottom w:w="0" w:type="dxa"/>
          </w:tblCellMar>
        </w:tblPrEx>
        <w:trPr>
          <w:cantSplit/>
        </w:trPr>
        <w:tc>
          <w:tcPr>
            <w:tcW w:w="56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2</w:t>
            </w:r>
          </w:p>
        </w:tc>
        <w:tc>
          <w:tcPr>
            <w:tcW w:w="42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kubectl installed (&gt;= 1.21)</w:t>
            </w:r>
          </w:p>
        </w:tc>
        <w:tc>
          <w:tcPr>
            <w:tcW w:w="46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kubectl version --client</w:t>
            </w:r>
          </w:p>
        </w:tc>
      </w:tr>
      <w:tr w:rsidR="00411BF6">
        <w:tblPrEx>
          <w:tblCellMar>
            <w:top w:w="0" w:type="dxa"/>
            <w:bottom w:w="0" w:type="dxa"/>
          </w:tblCellMar>
        </w:tblPrEx>
        <w:trPr>
          <w:cantSplit/>
        </w:trPr>
        <w:tc>
          <w:tcPr>
            <w:tcW w:w="56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3</w:t>
            </w:r>
          </w:p>
        </w:tc>
        <w:tc>
          <w:tcPr>
            <w:tcW w:w="42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kubeconfig points to target cluster</w:t>
            </w:r>
          </w:p>
        </w:tc>
        <w:tc>
          <w:tcPr>
            <w:tcW w:w="46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kubectl cluster-info</w:t>
            </w:r>
          </w:p>
        </w:tc>
      </w:tr>
      <w:tr w:rsidR="00411BF6">
        <w:tblPrEx>
          <w:tblCellMar>
            <w:top w:w="0" w:type="dxa"/>
            <w:bottom w:w="0" w:type="dxa"/>
          </w:tblCellMar>
        </w:tblPrEx>
        <w:trPr>
          <w:cantSplit/>
        </w:trPr>
        <w:tc>
          <w:tcPr>
            <w:tcW w:w="56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4</w:t>
            </w:r>
          </w:p>
        </w:tc>
        <w:tc>
          <w:tcPr>
            <w:tcW w:w="42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Target namespace exists or will be created</w:t>
            </w:r>
          </w:p>
        </w:tc>
        <w:tc>
          <w:tcPr>
            <w:tcW w:w="46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kubectl get ns dpdp-consent-public</w:t>
            </w:r>
          </w:p>
        </w:tc>
      </w:tr>
      <w:tr w:rsidR="00411BF6">
        <w:tblPrEx>
          <w:tblCellMar>
            <w:top w:w="0" w:type="dxa"/>
            <w:bottom w:w="0" w:type="dxa"/>
          </w:tblCellMar>
        </w:tblPrEx>
        <w:trPr>
          <w:cantSplit/>
        </w:trPr>
        <w:tc>
          <w:tcPr>
            <w:tcW w:w="56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5</w:t>
            </w:r>
          </w:p>
        </w:tc>
        <w:tc>
          <w:tcPr>
            <w:tcW w:w="42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mongodb-secret exists in namespace</w:t>
            </w:r>
          </w:p>
        </w:tc>
        <w:tc>
          <w:tcPr>
            <w:tcW w:w="46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kubectl get secret mongodb-secret -n &lt;namespace&gt;</w:t>
            </w:r>
          </w:p>
        </w:tc>
      </w:tr>
      <w:tr w:rsidR="00411BF6">
        <w:tblPrEx>
          <w:tblCellMar>
            <w:top w:w="0" w:type="dxa"/>
            <w:bottom w:w="0" w:type="dxa"/>
          </w:tblCellMar>
        </w:tblPrEx>
        <w:trPr>
          <w:cantSplit/>
        </w:trPr>
        <w:tc>
          <w:tcPr>
            <w:tcW w:w="56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6</w:t>
            </w:r>
          </w:p>
        </w:tc>
        <w:tc>
          <w:tcPr>
            <w:tcW w:w="42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admin-mongodb-secret exists (partner-portal-apis)</w:t>
            </w:r>
          </w:p>
        </w:tc>
        <w:tc>
          <w:tcPr>
            <w:tcW w:w="46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kubectl get secret admin-mongodb-secret -n &lt;namespace&gt;</w:t>
            </w:r>
          </w:p>
        </w:tc>
      </w:tr>
      <w:tr w:rsidR="00411BF6">
        <w:tblPrEx>
          <w:tblCellMar>
            <w:top w:w="0" w:type="dxa"/>
            <w:bottom w:w="0" w:type="dxa"/>
          </w:tblCellMar>
        </w:tblPrEx>
        <w:trPr>
          <w:cantSplit/>
        </w:trPr>
        <w:tc>
          <w:tcPr>
            <w:tcW w:w="56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7</w:t>
            </w:r>
          </w:p>
        </w:tc>
        <w:tc>
          <w:tcPr>
            <w:tcW w:w="42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del w:id="120" w:author="Claude" w:date="2026-06-16T00:00:00Z">
              <w:r>
                <w:rPr>
                  <w:sz w:val="19"/>
                  <w:szCs w:val="19"/>
                </w:rPr>
                <w:delText xml:space="preserve">kafka-krb5 secret exists (notification-consumer-apis)</w:delText>
              </w:r>
            </w:del>
            <w:ins w:id="121" w:author="Claude" w:date="2026-06-16T00:00:00Z">
              <w:r>
                <w:rPr>
                  <w:sz w:val="19"/>
                  <w:szCs w:val="19"/>
                </w:rPr>
                <w:t xml:space="preserve">kafka-krb5 secret exists (audit-module-apis, notification-module-apis, notification-consumer-apis)</w:t>
              </w:r>
            </w:ins>
          </w:p>
        </w:tc>
        <w:tc>
          <w:tcPr>
            <w:tcW w:w="46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kubectl get secret kafka-krb5 -n &lt;namespace&gt;</w:t>
            </w:r>
          </w:p>
        </w:tc>
      </w:tr>
      <w:tr w:rsidR="00411BF6">
        <w:tblPrEx>
          <w:tblCellMar>
            <w:top w:w="0" w:type="dxa"/>
            <w:bottom w:w="0" w:type="dxa"/>
          </w:tblCellMar>
        </w:tblPrEx>
        <w:trPr>
          <w:cantSplit/>
        </w:trPr>
        <w:tc>
          <w:tcPr>
            <w:tcW w:w="56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8</w:t>
            </w:r>
          </w:p>
        </w:tc>
        <w:tc>
          <w:tcPr>
            <w:tcW w:w="42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del w:id="122" w:author="Claude" w:date="2026-06-16T00:00:00Z">
              <w:r>
                <w:rPr>
                  <w:sz w:val="19"/>
                  <w:szCs w:val="19"/>
                </w:rPr>
                <w:delText xml:space="preserve">kafka-keytab secret exists (notification-consumer-apis)</w:delText>
              </w:r>
            </w:del>
            <w:ins w:id="123" w:author="Claude" w:date="2026-06-16T00:00:00Z">
              <w:r>
                <w:rPr>
                  <w:sz w:val="19"/>
                  <w:szCs w:val="19"/>
                </w:rPr>
                <w:t xml:space="preserve">kafka-keytab secret exists (audit-module-apis, notification-module-apis, notification-consumer-apis)</w:t>
              </w:r>
            </w:ins>
          </w:p>
        </w:tc>
        <w:tc>
          <w:tcPr>
            <w:tcW w:w="46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kubectl get secret kafka-keytab -n &lt;namespace&gt;</w:t>
            </w:r>
          </w:p>
        </w:tc>
      </w:tr>
      <w:tr w:rsidR="00411BF6">
        <w:tblPrEx>
          <w:tblCellMar>
            <w:top w:w="0" w:type="dxa"/>
            <w:bottom w:w="0" w:type="dxa"/>
          </w:tblCellMar>
        </w:tblPrEx>
        <w:trPr>
          <w:cantSplit/>
        </w:trPr>
        <w:tc>
          <w:tcPr>
            <w:tcW w:w="56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9</w:t>
            </w:r>
          </w:p>
        </w:tc>
        <w:tc>
          <w:tcPr>
            <w:tcW w:w="42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configmap.yaml is populated (no &lt;placeholder&gt; values)</w:t>
            </w:r>
          </w:p>
        </w:tc>
        <w:tc>
          <w:tcPr>
            <w:tcW w:w="46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grep '&lt;' Backend/configmap.yaml</w:t>
            </w:r>
          </w:p>
        </w:tc>
      </w:tr>
      <w:tr w:rsidR="00411BF6">
        <w:tblPrEx>
          <w:tblCellMar>
            <w:top w:w="0" w:type="dxa"/>
            <w:bottom w:w="0" w:type="dxa"/>
          </w:tblCellMar>
        </w:tblPrEx>
        <w:trPr>
          <w:cantSplit/>
        </w:trPr>
        <w:tc>
          <w:tcPr>
            <w:tcW w:w="56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10</w:t>
            </w:r>
          </w:p>
        </w:tc>
        <w:tc>
          <w:tcPr>
            <w:tcW w:w="42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Container registry accessible (if using --registry)</w:t>
            </w:r>
          </w:p>
        </w:tc>
        <w:tc>
          <w:tcPr>
            <w:tcW w:w="46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docker login &lt;registry&gt;</w:t>
            </w:r>
          </w:p>
        </w:tc>
      </w:tr>
      <w:tr w:rsidR="00411BF6">
        <w:tblPrEx>
          <w:tblCellMar>
            <w:top w:w="0" w:type="dxa"/>
            <w:bottom w:w="0" w:type="dxa"/>
          </w:tblCellMar>
        </w:tblPrEx>
        <w:trPr>
          <w:cantSplit/>
        </w:trPr>
        <w:tc>
          <w:tcPr>
            <w:tcW w:w="56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11</w:t>
            </w:r>
          </w:p>
        </w:tc>
        <w:tc>
          <w:tcPr>
            <w:tcW w:w="42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Kafka broker reachable from cluster</w:t>
            </w:r>
          </w:p>
        </w:tc>
        <w:tc>
          <w:tcPr>
            <w:tcW w:w="46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telnet &lt;kafka-host&gt; 9092</w:t>
            </w:r>
          </w:p>
        </w:tc>
      </w:tr>
      <w:tr w:rsidR="00411BF6">
        <w:tblPrEx>
          <w:tblCellMar>
            <w:top w:w="0" w:type="dxa"/>
            <w:bottom w:w="0" w:type="dxa"/>
          </w:tblCellMar>
        </w:tblPrEx>
        <w:trPr>
          <w:cantSplit/>
        </w:trPr>
        <w:tc>
          <w:tcPr>
            <w:tcW w:w="56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12</w:t>
            </w:r>
          </w:p>
        </w:tc>
        <w:tc>
          <w:tcPr>
            <w:tcW w:w="42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MongoDB reachable from cluster</w:t>
            </w:r>
          </w:p>
        </w:tc>
        <w:tc>
          <w:tcPr>
            <w:tcW w:w="46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kubectl run mongo-test --image=mongo:7 --rm -it --restart=Never -- mongosh &lt;uri&gt;</w:t>
            </w:r>
          </w:p>
        </w:tc>
      </w:tr>
    </w:tbl>
    <w:p w:rsidR="00411BF6" w:rsidRDefault="00411BF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1BF6">
        <w:tblPrEx>
          <w:tblCellMar>
            <w:top w:w="0" w:type="dxa"/>
            <w:bottom w:w="0" w:type="dxa"/>
          </w:tblCellMar>
        </w:tblPrEx>
        <w:trPr>
          <w:cantSplit/>
        </w:trPr>
        <w:tc>
          <w:tcPr>
            <w:tcW w:w="9360" w:type="dxa"/>
            <w:tcBorders>
              <w:top w:val="single" w:sz="2" w:space="0" w:color="FFF6E8"/>
              <w:left w:val="single" w:sz="28" w:space="0" w:color="D9870B"/>
              <w:bottom w:val="single" w:sz="2" w:space="0" w:color="FFF6E8"/>
              <w:right w:val="single" w:sz="2" w:space="0" w:color="FFF6E8"/>
            </w:tcBorders>
            <w:shd w:val="clear" w:color="auto" w:fill="FFF6E8"/>
            <w:tcMar>
              <w:top w:w="120" w:type="dxa"/>
              <w:left w:w="180" w:type="dxa"/>
              <w:bottom w:w="120" w:type="dxa"/>
              <w:right w:w="160" w:type="dxa"/>
            </w:tcMar>
          </w:tcPr>
          <w:p w:rsidR="00411BF6" w:rsidRDefault="00B54063">
            <w:pPr>
              <w:spacing w:line="264" w:lineRule="auto"/>
            </w:pPr>
            <w:r>
              <w:rPr>
                <w:b/>
                <w:bCs/>
                <w:color w:val="D9870B"/>
              </w:rPr>
              <w:lastRenderedPageBreak/>
              <w:t>Warning</w:t>
            </w:r>
          </w:p>
          <w:p w:rsidR="00411BF6" w:rsidRDefault="00B54063">
            <w:pPr>
              <w:spacing w:line="264" w:lineRule="auto"/>
            </w:pPr>
            <w:r>
              <w:t>Deploying services before Secrets exist will cause CrashLoopBackOff. Always create Secrets and apply configmap.yaml before deploying services.</w:t>
            </w:r>
          </w:p>
        </w:tc>
      </w:tr>
    </w:tbl>
    <w:p w:rsidR="00411BF6" w:rsidRDefault="00B54063">
      <w:pPr>
        <w:pStyle w:val="Heading2"/>
      </w:pPr>
      <w:bookmarkStart w:id="5" w:name="h_2_3_air_gapped_offline_installation"/>
      <w:r>
        <w:t>2.3  Air-Gapped / Offline Installation</w:t>
      </w:r>
      <w:bookmarkEnd w:id="5"/>
    </w:p>
    <w:p w:rsidR="00411BF6" w:rsidRDefault="00B54063">
      <w:pPr>
        <w:spacing w:after="120" w:line="276" w:lineRule="auto"/>
      </w:pPr>
      <w:r>
        <w:t>Most install commands in this guide assume internet access (downloading binaries, container base images, Maven/npm dependencies, Lua modules, and Git clones). In a non-internet (air-gapped) environment, pre-stage every artifact on an internet-connected machine, transfer it to the target host, and install from the local copy. The table below maps each online step to its offline equivalent.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
        <w:gridCol w:w="2160"/>
        <w:gridCol w:w="2992"/>
        <w:gridCol w:w="4144"/>
        <w:gridCol w:w="32"/>
      </w:tblGrid>
      <w:tr w:rsidR="00411BF6">
        <w:tblPrEx>
          <w:tblCellMar>
            <w:top w:w="0" w:type="dxa"/>
            <w:bottom w:w="0" w:type="dxa"/>
          </w:tblCellMar>
        </w:tblPrEx>
        <w:trPr>
          <w:gridAfter w:val="1"/>
          <w:wAfter w:w="32" w:type="dxa"/>
          <w:cantSplit/>
          <w:tblHeader/>
        </w:trPr>
        <w:tc>
          <w:tcPr>
            <w:tcW w:w="2200" w:type="dxa"/>
            <w:gridSpan w:val="2"/>
            <w:tcBorders>
              <w:top w:val="single" w:sz="2" w:space="0" w:color="14315C"/>
              <w:left w:val="single" w:sz="2" w:space="0" w:color="14315C"/>
              <w:bottom w:val="single" w:sz="8" w:space="0" w:color="2D6CB5"/>
              <w:right w:val="single" w:sz="2" w:space="0" w:color="14315C"/>
            </w:tcBorders>
            <w:shd w:val="clear" w:color="auto" w:fill="14315C"/>
            <w:tcMar>
              <w:top w:w="90" w:type="dxa"/>
              <w:left w:w="130" w:type="dxa"/>
              <w:bottom w:w="90" w:type="dxa"/>
              <w:right w:w="130" w:type="dxa"/>
            </w:tcMar>
          </w:tcPr>
          <w:p w:rsidR="00411BF6" w:rsidRDefault="00B54063">
            <w:pPr>
              <w:spacing w:line="256" w:lineRule="auto"/>
            </w:pPr>
            <w:r>
              <w:rPr>
                <w:b/>
                <w:bCs/>
                <w:color w:val="FFFFFF"/>
                <w:sz w:val="19"/>
                <w:szCs w:val="19"/>
              </w:rPr>
              <w:t>Artifact</w:t>
            </w:r>
          </w:p>
        </w:tc>
        <w:tc>
          <w:tcPr>
            <w:tcW w:w="3000" w:type="dxa"/>
            <w:tcBorders>
              <w:top w:val="single" w:sz="2" w:space="0" w:color="14315C"/>
              <w:left w:val="single" w:sz="2" w:space="0" w:color="14315C"/>
              <w:bottom w:val="single" w:sz="8" w:space="0" w:color="2D6CB5"/>
              <w:right w:val="single" w:sz="2" w:space="0" w:color="14315C"/>
            </w:tcBorders>
            <w:shd w:val="clear" w:color="auto" w:fill="14315C"/>
            <w:tcMar>
              <w:top w:w="90" w:type="dxa"/>
              <w:left w:w="130" w:type="dxa"/>
              <w:bottom w:w="90" w:type="dxa"/>
              <w:right w:w="130" w:type="dxa"/>
            </w:tcMar>
          </w:tcPr>
          <w:p w:rsidR="00411BF6" w:rsidRDefault="00B54063">
            <w:pPr>
              <w:spacing w:line="256" w:lineRule="auto"/>
            </w:pPr>
            <w:r>
              <w:rPr>
                <w:b/>
                <w:bCs/>
                <w:color w:val="FFFFFF"/>
                <w:sz w:val="19"/>
                <w:szCs w:val="19"/>
              </w:rPr>
              <w:t>Online step</w:t>
            </w:r>
          </w:p>
        </w:tc>
        <w:tc>
          <w:tcPr>
            <w:tcW w:w="4160" w:type="dxa"/>
            <w:tcBorders>
              <w:top w:val="single" w:sz="2" w:space="0" w:color="14315C"/>
              <w:left w:val="single" w:sz="2" w:space="0" w:color="14315C"/>
              <w:bottom w:val="single" w:sz="8" w:space="0" w:color="2D6CB5"/>
              <w:right w:val="single" w:sz="2" w:space="0" w:color="14315C"/>
            </w:tcBorders>
            <w:shd w:val="clear" w:color="auto" w:fill="14315C"/>
            <w:tcMar>
              <w:top w:w="90" w:type="dxa"/>
              <w:left w:w="130" w:type="dxa"/>
              <w:bottom w:w="90" w:type="dxa"/>
              <w:right w:w="130" w:type="dxa"/>
            </w:tcMar>
          </w:tcPr>
          <w:p w:rsidR="00411BF6" w:rsidRDefault="00B54063">
            <w:pPr>
              <w:spacing w:line="256" w:lineRule="auto"/>
            </w:pPr>
            <w:r>
              <w:rPr>
                <w:b/>
                <w:bCs/>
                <w:color w:val="FFFFFF"/>
                <w:sz w:val="19"/>
                <w:szCs w:val="19"/>
              </w:rPr>
              <w:t>Offline (air-gapped) approach</w:t>
            </w:r>
          </w:p>
        </w:tc>
      </w:tr>
      <w:tr w:rsidR="00411BF6">
        <w:tblPrEx>
          <w:tblCellMar>
            <w:top w:w="0" w:type="dxa"/>
            <w:bottom w:w="0" w:type="dxa"/>
          </w:tblCellMar>
        </w:tblPrEx>
        <w:trPr>
          <w:gridAfter w:val="1"/>
          <w:wAfter w:w="32" w:type="dxa"/>
          <w:cantSplit/>
        </w:trPr>
        <w:tc>
          <w:tcPr>
            <w:tcW w:w="2200" w:type="dxa"/>
            <w:gridSpan w:val="2"/>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Container images</w:t>
            </w:r>
          </w:p>
        </w:tc>
        <w:tc>
          <w:tcPr>
            <w:tcW w:w="30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docker pull / build pulls base images</w:t>
            </w:r>
          </w:p>
        </w:tc>
        <w:tc>
          <w:tcPr>
            <w:tcW w:w="416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On a connected host: docker pull, then docker save -o img.tar &lt;image&gt;; transfer and docker load -i img.tar; push to an internal registry and set --registry</w:t>
            </w:r>
          </w:p>
        </w:tc>
      </w:tr>
      <w:tr w:rsidR="00411BF6">
        <w:tblPrEx>
          <w:tblCellMar>
            <w:top w:w="0" w:type="dxa"/>
            <w:bottom w:w="0" w:type="dxa"/>
          </w:tblCellMar>
        </w:tblPrEx>
        <w:trPr>
          <w:gridAfter w:val="1"/>
          <w:wAfter w:w="32" w:type="dxa"/>
          <w:cantSplit/>
        </w:trPr>
        <w:tc>
          <w:tcPr>
            <w:tcW w:w="2200" w:type="dxa"/>
            <w:gridSpan w:val="2"/>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Maven dependencies</w:t>
            </w:r>
          </w:p>
        </w:tc>
        <w:tc>
          <w:tcPr>
            <w:tcW w:w="30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mvn package downloads from Maven Central</w:t>
            </w:r>
          </w:p>
        </w:tc>
        <w:tc>
          <w:tcPr>
            <w:tcW w:w="416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Pre-populate a local repo: mvn -o (offline) with a warmed ~/.m2, or run an internal Nexus/Artifactory mirror; build with mvn -o package</w:t>
            </w:r>
          </w:p>
        </w:tc>
      </w:tr>
      <w:tr w:rsidR="00411BF6">
        <w:tblPrEx>
          <w:tblCellMar>
            <w:top w:w="0" w:type="dxa"/>
            <w:bottom w:w="0" w:type="dxa"/>
          </w:tblCellMar>
        </w:tblPrEx>
        <w:trPr>
          <w:gridAfter w:val="1"/>
          <w:wAfter w:w="32" w:type="dxa"/>
          <w:cantSplit/>
        </w:trPr>
        <w:tc>
          <w:tcPr>
            <w:tcW w:w="2200" w:type="dxa"/>
            <w:gridSpan w:val="2"/>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npm dependencies (frontend)</w:t>
            </w:r>
          </w:p>
        </w:tc>
        <w:tc>
          <w:tcPr>
            <w:tcW w:w="30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npm install from the npm registry</w:t>
            </w:r>
          </w:p>
        </w:tc>
        <w:tc>
          <w:tcPr>
            <w:tcW w:w="416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Commit/transfer node_modules or a local cache and run npm ci --offline; or host a Verdaccio/Nexus npm mirror</w:t>
            </w:r>
          </w:p>
        </w:tc>
      </w:tr>
      <w:tr w:rsidR="00411BF6">
        <w:tblPrEx>
          <w:tblCellMar>
            <w:top w:w="0" w:type="dxa"/>
            <w:bottom w:w="0" w:type="dxa"/>
          </w:tblCellMar>
        </w:tblPrEx>
        <w:trPr>
          <w:gridAfter w:val="1"/>
          <w:wAfter w:w="32" w:type="dxa"/>
          <w:cantSplit/>
        </w:trPr>
        <w:tc>
          <w:tcPr>
            <w:tcW w:w="2200" w:type="dxa"/>
            <w:gridSpan w:val="2"/>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HashiCorp Vault binary</w:t>
            </w:r>
          </w:p>
        </w:tc>
        <w:tc>
          <w:tcPr>
            <w:tcW w:w="30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Download the zip from releases.hashicorp.com</w:t>
            </w:r>
          </w:p>
        </w:tc>
        <w:tc>
          <w:tcPr>
            <w:tcW w:w="416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Download the vault_&lt;ver&gt;_linux_amd64.zip on a connected host, transfer it, then unzip locally (Section 15.1.1)</w:t>
            </w:r>
          </w:p>
        </w:tc>
      </w:tr>
      <w:tr w:rsidR="00411BF6">
        <w:tblPrEx>
          <w:tblCellMar>
            <w:top w:w="0" w:type="dxa"/>
            <w:bottom w:w="0" w:type="dxa"/>
          </w:tblCellMar>
        </w:tblPrEx>
        <w:trPr>
          <w:gridAfter w:val="1"/>
          <w:wAfter w:w="32" w:type="dxa"/>
          <w:cantSplit/>
        </w:trPr>
        <w:tc>
          <w:tcPr>
            <w:tcW w:w="2200" w:type="dxa"/>
            <w:gridSpan w:val="2"/>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OpenResty source</w:t>
            </w:r>
          </w:p>
        </w:tc>
        <w:tc>
          <w:tcPr>
            <w:tcW w:w="30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wget the OpenResty tarball</w:t>
            </w:r>
          </w:p>
        </w:tc>
        <w:tc>
          <w:tcPr>
            <w:tcW w:w="416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Transfer openresty-&lt;ver&gt;.tar.gz and build from the local file (Section 18.3)</w:t>
            </w:r>
          </w:p>
        </w:tc>
      </w:tr>
      <w:tr w:rsidR="00411BF6">
        <w:tblPrEx>
          <w:tblCellMar>
            <w:top w:w="0" w:type="dxa"/>
            <w:bottom w:w="0" w:type="dxa"/>
          </w:tblCellMar>
        </w:tblPrEx>
        <w:trPr>
          <w:gridAfter w:val="1"/>
          <w:wAfter w:w="32" w:type="dxa"/>
          <w:cantSplit/>
        </w:trPr>
        <w:tc>
          <w:tcPr>
            <w:tcW w:w="2200" w:type="dxa"/>
            <w:gridSpan w:val="2"/>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Lua modules</w:t>
            </w:r>
          </w:p>
        </w:tc>
        <w:tc>
          <w:tcPr>
            <w:tcW w:w="30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git clone / opm get from the internet</w:t>
            </w:r>
          </w:p>
        </w:tc>
        <w:tc>
          <w:tcPr>
            <w:tcW w:w="416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Transfer the module repos/tarballs and copy them into the resty path manually (Section 18.6)</w:t>
            </w:r>
          </w:p>
        </w:tc>
      </w:tr>
      <w:tr w:rsidR="00411BF6">
        <w:tblPrEx>
          <w:tblCellMar>
            <w:top w:w="0" w:type="dxa"/>
            <w:bottom w:w="0" w:type="dxa"/>
          </w:tblCellMar>
        </w:tblPrEx>
        <w:trPr>
          <w:gridAfter w:val="1"/>
          <w:wAfter w:w="32" w:type="dxa"/>
          <w:cantSplit/>
        </w:trPr>
        <w:tc>
          <w:tcPr>
            <w:tcW w:w="2200" w:type="dxa"/>
            <w:gridSpan w:val="2"/>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WSO2 API Manager</w:t>
            </w:r>
          </w:p>
        </w:tc>
        <w:tc>
          <w:tcPr>
            <w:tcW w:w="30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Download the zip from wso2.com</w:t>
            </w:r>
          </w:p>
        </w:tc>
        <w:tc>
          <w:tcPr>
            <w:tcW w:w="416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Transfer wso2am-&lt;ver&gt;.zip and extract locally (Section 16.4)</w:t>
            </w:r>
          </w:p>
        </w:tc>
      </w:tr>
      <w:tr w:rsidR="00411BF6">
        <w:tblPrEx>
          <w:tblCellMar>
            <w:top w:w="0" w:type="dxa"/>
            <w:bottom w:w="0" w:type="dxa"/>
          </w:tblCellMar>
        </w:tblPrEx>
        <w:trPr>
          <w:gridAfter w:val="1"/>
          <w:wAfter w:w="32" w:type="dxa"/>
          <w:cantSplit/>
        </w:trPr>
        <w:tc>
          <w:tcPr>
            <w:tcW w:w="2200" w:type="dxa"/>
            <w:gridSpan w:val="2"/>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OS packages</w:t>
            </w:r>
          </w:p>
        </w:tc>
        <w:tc>
          <w:tcPr>
            <w:tcW w:w="30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apt-get / dnf install from internet repos</w:t>
            </w:r>
          </w:p>
        </w:tc>
        <w:tc>
          <w:tcPr>
            <w:tcW w:w="416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Pre-download .deb/.rpm packages (apt-get download / dnf download) or point to an internal mirror</w:t>
            </w:r>
          </w:p>
        </w:tc>
      </w:tr>
      <w:tr w:rsidR="00411BF6">
        <w:tblPrEx>
          <w:tblCellMar>
            <w:top w:w="0" w:type="dxa"/>
            <w:bottom w:w="0" w:type="dxa"/>
          </w:tblCellMar>
        </w:tblPrEx>
        <w:trPr>
          <w:gridBefore w:val="1"/>
          <w:wBefore w:w="32" w:type="dxa"/>
          <w:cantSplit/>
        </w:trPr>
        <w:tc>
          <w:tcPr>
            <w:tcW w:w="9360" w:type="dxa"/>
            <w:gridSpan w:val="4"/>
            <w:tcBorders>
              <w:top w:val="single" w:sz="2" w:space="0" w:color="EAF1FA"/>
              <w:left w:val="single" w:sz="28" w:space="0" w:color="2D6CB5"/>
              <w:bottom w:val="single" w:sz="2" w:space="0" w:color="EAF1FA"/>
              <w:right w:val="single" w:sz="2" w:space="0" w:color="EAF1FA"/>
            </w:tcBorders>
            <w:shd w:val="clear" w:color="auto" w:fill="EAF1FA"/>
            <w:tcMar>
              <w:top w:w="120" w:type="dxa"/>
              <w:left w:w="180" w:type="dxa"/>
              <w:bottom w:w="120" w:type="dxa"/>
              <w:right w:w="160" w:type="dxa"/>
            </w:tcMar>
          </w:tcPr>
          <w:p w:rsidR="00411BF6" w:rsidRDefault="00B54063">
            <w:pPr>
              <w:spacing w:line="264" w:lineRule="auto"/>
            </w:pPr>
            <w:r>
              <w:rPr>
                <w:b/>
                <w:bCs/>
                <w:color w:val="2D6CB5"/>
              </w:rPr>
              <w:t>Internal registry / mirror</w:t>
            </w:r>
          </w:p>
          <w:p w:rsidR="00411BF6" w:rsidRDefault="00B54063">
            <w:pPr>
              <w:spacing w:line="264" w:lineRule="auto"/>
            </w:pPr>
            <w:r>
              <w:t>For repeatable air-gapped deployments, stand up an internal container registr</w:t>
            </w:r>
            <w:bookmarkStart w:id="6" w:name="_GoBack"/>
            <w:bookmarkEnd w:id="6"/>
            <w:r>
              <w:t>y plus Maven and npm mirrors. Every command in this guide then works unchanged except that hostnames point at the internal mirror instead of the public internet.</w:t>
            </w:r>
          </w:p>
        </w:tc>
      </w:tr>
    </w:tbl>
    <w:p w:rsidR="00411BF6" w:rsidRDefault="00B54063">
      <w:pPr>
        <w:pStyle w:val="Heading1"/>
      </w:pPr>
      <w:bookmarkStart w:id="7" w:name="h_3_repository_structure"/>
      <w:r>
        <w:lastRenderedPageBreak/>
        <w:t>3.  Repository Structure</w:t>
      </w:r>
      <w:bookmarkEnd w:id="7"/>
    </w:p>
    <w:p w:rsidR="00411BF6" w:rsidRDefault="00B54063">
      <w:pPr>
        <w:spacing w:after="120" w:line="276" w:lineRule="auto"/>
      </w:pPr>
      <w:r>
        <w:t>The backend is organised as a monorepo. Each top-level directory is an independently deployable Spring Boot service with its own build, deployment manifests, and documentation.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
        <w:gridCol w:w="9336"/>
        <w:gridCol w:w="12"/>
      </w:tblGrid>
      <w:tr w:rsidR="00411BF6">
        <w:tblPrEx>
          <w:tblCellMar>
            <w:top w:w="0" w:type="dxa"/>
            <w:bottom w:w="0" w:type="dxa"/>
          </w:tblCellMar>
        </w:tblPrEx>
        <w:trPr>
          <w:gridAfter w:val="1"/>
          <w:wAfter w:w="12" w:type="dxa"/>
          <w:cantSplit/>
        </w:trPr>
        <w:tc>
          <w:tcPr>
            <w:tcW w:w="9360" w:type="dxa"/>
            <w:gridSpan w:val="2"/>
            <w:tcBorders>
              <w:top w:val="single" w:sz="2" w:space="0" w:color="DCE3EC"/>
              <w:left w:val="single" w:sz="18" w:space="0" w:color="5B8FCB"/>
              <w:bottom w:val="single" w:sz="2" w:space="0" w:color="DCE3EC"/>
              <w:right w:val="single" w:sz="2" w:space="0" w:color="DCE3EC"/>
            </w:tcBorders>
            <w:shd w:val="clear" w:color="auto" w:fill="F6F8FB"/>
            <w:tcMar>
              <w:top w:w="120" w:type="dxa"/>
              <w:left w:w="180" w:type="dxa"/>
              <w:bottom w:w="120" w:type="dxa"/>
              <w:right w:w="160" w:type="dxa"/>
            </w:tcMar>
          </w:tcPr>
          <w:p w:rsidR="00411BF6" w:rsidRDefault="00B54063">
            <w:pPr>
              <w:spacing w:line="252" w:lineRule="auto"/>
            </w:pPr>
            <w:r>
              <w:rPr>
                <w:rFonts w:ascii="Consolas" w:eastAsia="Consolas" w:hAnsi="Consolas" w:cs="Consolas"/>
                <w:color w:val="1B2733"/>
                <w:sz w:val="18"/>
                <w:szCs w:val="18"/>
              </w:rPr>
              <w:t>Backend/</w:t>
            </w:r>
          </w:p>
          <w:p w:rsidR="00411BF6" w:rsidRDefault="00B54063">
            <w:pPr>
              <w:spacing w:line="252" w:lineRule="auto"/>
            </w:pPr>
            <w:r>
              <w:rPr>
                <w:rFonts w:ascii="Consolas" w:eastAsia="Consolas" w:hAnsi="Consolas" w:cs="Consolas"/>
                <w:color w:val="1B2733"/>
                <w:sz w:val="18"/>
                <w:szCs w:val="18"/>
              </w:rPr>
              <w:t>|-- configmap.yaml                 # Single-file ConfigMap for all 13 services</w:t>
            </w:r>
          </w:p>
          <w:p w:rsidR="00411BF6" w:rsidRDefault="00B54063">
            <w:pPr>
              <w:spacing w:line="252" w:lineRule="auto"/>
            </w:pPr>
            <w:r>
              <w:rPr>
                <w:rFonts w:ascii="Consolas" w:eastAsia="Consolas" w:hAnsi="Consolas" w:cs="Consolas"/>
                <w:color w:val="1B2733"/>
                <w:sz w:val="18"/>
                <w:szCs w:val="18"/>
              </w:rPr>
              <w:t>|-- backendDeploy.sh               # Automated build &amp; deploy script</w:t>
            </w:r>
          </w:p>
          <w:p w:rsidR="00411BF6" w:rsidRDefault="00B54063">
            <w:pPr>
              <w:spacing w:line="252" w:lineRule="auto"/>
            </w:pPr>
            <w:r>
              <w:rPr>
                <w:rFonts w:ascii="Consolas" w:eastAsia="Consolas" w:hAnsi="Consolas" w:cs="Consolas"/>
                <w:color w:val="1B2733"/>
                <w:sz w:val="18"/>
                <w:szCs w:val="18"/>
              </w:rPr>
              <w:t>|-- README.md                      # Service catalogue, port reference</w:t>
            </w:r>
          </w:p>
          <w:p w:rsidR="00411BF6" w:rsidRDefault="00B54063">
            <w:pPr>
              <w:spacing w:line="252" w:lineRule="auto"/>
            </w:pPr>
            <w:r>
              <w:rPr>
                <w:rFonts w:ascii="Consolas" w:eastAsia="Consolas" w:hAnsi="Consolas" w:cs="Consolas"/>
                <w:color w:val="1B2733"/>
                <w:sz w:val="18"/>
                <w:szCs w:val="18"/>
              </w:rPr>
              <w:t>|-- &lt;service&gt;/</w:t>
            </w:r>
          </w:p>
          <w:p w:rsidR="00411BF6" w:rsidRDefault="00B54063">
            <w:pPr>
              <w:spacing w:line="252" w:lineRule="auto"/>
            </w:pPr>
            <w:r>
              <w:rPr>
                <w:rFonts w:ascii="Consolas" w:eastAsia="Consolas" w:hAnsi="Consolas" w:cs="Consolas"/>
                <w:color w:val="1B2733"/>
                <w:sz w:val="18"/>
                <w:szCs w:val="18"/>
              </w:rPr>
              <w:t>|   |-- pom.xml                    # Maven project descriptor</w:t>
            </w:r>
          </w:p>
          <w:p w:rsidR="00411BF6" w:rsidRDefault="00B54063">
            <w:pPr>
              <w:spacing w:line="252" w:lineRule="auto"/>
            </w:pPr>
            <w:r>
              <w:rPr>
                <w:rFonts w:ascii="Consolas" w:eastAsia="Consolas" w:hAnsi="Consolas" w:cs="Consolas"/>
                <w:color w:val="1B2733"/>
                <w:sz w:val="18"/>
                <w:szCs w:val="18"/>
              </w:rPr>
              <w:t>|   |-- src/                       # Java source (controllers, services, repos, config)</w:t>
            </w:r>
          </w:p>
          <w:p w:rsidR="00411BF6" w:rsidRDefault="00B54063">
            <w:pPr>
              <w:spacing w:line="252" w:lineRule="auto"/>
            </w:pPr>
            <w:r>
              <w:rPr>
                <w:rFonts w:ascii="Consolas" w:eastAsia="Consolas" w:hAnsi="Consolas" w:cs="Consolas"/>
                <w:color w:val="1B2733"/>
                <w:sz w:val="18"/>
                <w:szCs w:val="18"/>
              </w:rPr>
              <w:t>|   |-- deployment/</w:t>
            </w:r>
          </w:p>
          <w:p w:rsidR="00411BF6" w:rsidRDefault="00B54063">
            <w:pPr>
              <w:spacing w:line="252" w:lineRule="auto"/>
            </w:pPr>
            <w:r>
              <w:rPr>
                <w:rFonts w:ascii="Consolas" w:eastAsia="Consolas" w:hAnsi="Consolas" w:cs="Consolas"/>
                <w:color w:val="1B2733"/>
                <w:sz w:val="18"/>
                <w:szCs w:val="18"/>
              </w:rPr>
              <w:t>|   |   |-- PublicDockerfile       # Multi-stage container build</w:t>
            </w:r>
          </w:p>
          <w:p w:rsidR="00411BF6" w:rsidRDefault="00B54063">
            <w:pPr>
              <w:spacing w:line="252" w:lineRule="auto"/>
            </w:pPr>
            <w:r>
              <w:rPr>
                <w:rFonts w:ascii="Consolas" w:eastAsia="Consolas" w:hAnsi="Consolas" w:cs="Consolas"/>
                <w:color w:val="1B2733"/>
                <w:sz w:val="18"/>
                <w:szCs w:val="18"/>
              </w:rPr>
              <w:t>|   |   |-- deployment.yaml        # Kubernetes Deployment + Service</w:t>
            </w:r>
          </w:p>
          <w:p w:rsidR="00411BF6" w:rsidRDefault="00B54063">
            <w:pPr>
              <w:spacing w:line="252" w:lineRule="auto"/>
            </w:pPr>
            <w:r>
              <w:rPr>
                <w:rFonts w:ascii="Consolas" w:eastAsia="Consolas" w:hAnsi="Consolas" w:cs="Consolas"/>
                <w:color w:val="1B2733"/>
                <w:sz w:val="18"/>
                <w:szCs w:val="18"/>
              </w:rPr>
              <w:t>|   |-- azure-pipelines.yml        # CI pipeline (Maven build + SAST/SCA scans)</w:t>
            </w:r>
          </w:p>
          <w:p w:rsidR="00411BF6" w:rsidRDefault="00B54063">
            <w:pPr>
              <w:spacing w:line="252" w:lineRule="auto"/>
            </w:pPr>
            <w:r>
              <w:rPr>
                <w:rFonts w:ascii="Consolas" w:eastAsia="Consolas" w:hAnsi="Consolas" w:cs="Consolas"/>
                <w:color w:val="1B2733"/>
                <w:sz w:val="18"/>
                <w:szCs w:val="18"/>
              </w:rPr>
              <w:t>|   |-- README.md                  # Service-level documentation</w:t>
            </w:r>
          </w:p>
        </w:tc>
      </w:tr>
      <w:tr w:rsidR="00411BF6">
        <w:tblPrEx>
          <w:tblCellMar>
            <w:top w:w="0" w:type="dxa"/>
            <w:bottom w:w="0" w:type="dxa"/>
          </w:tblCellMar>
        </w:tblPrEx>
        <w:trPr>
          <w:gridBefore w:val="1"/>
          <w:wBefore w:w="12" w:type="dxa"/>
          <w:cantSplit/>
        </w:trPr>
        <w:tc>
          <w:tcPr>
            <w:tcW w:w="9360" w:type="dxa"/>
            <w:gridSpan w:val="2"/>
            <w:tcBorders>
              <w:top w:val="single" w:sz="2" w:space="0" w:color="EAF6EF"/>
              <w:left w:val="single" w:sz="28" w:space="0" w:color="2E9E54"/>
              <w:bottom w:val="single" w:sz="2" w:space="0" w:color="EAF6EF"/>
              <w:right w:val="single" w:sz="2" w:space="0" w:color="EAF6EF"/>
            </w:tcBorders>
            <w:shd w:val="clear" w:color="auto" w:fill="EAF6EF"/>
            <w:tcMar>
              <w:top w:w="120" w:type="dxa"/>
              <w:left w:w="180" w:type="dxa"/>
              <w:bottom w:w="120" w:type="dxa"/>
              <w:right w:w="160" w:type="dxa"/>
            </w:tcMar>
          </w:tcPr>
          <w:p w:rsidR="00411BF6" w:rsidRDefault="00B54063">
            <w:pPr>
              <w:spacing w:line="264" w:lineRule="auto"/>
            </w:pPr>
            <w:r>
              <w:rPr>
                <w:b/>
                <w:bCs/>
                <w:color w:val="2E9E54"/>
              </w:rPr>
              <w:t>Tip</w:t>
            </w:r>
          </w:p>
          <w:p w:rsidR="00411BF6" w:rsidRDefault="00B54063">
            <w:pPr>
              <w:spacing w:line="264" w:lineRule="auto"/>
            </w:pPr>
            <w:r>
              <w:t>Each service's deployment.yaml defines both a Kubernetes Deployment and a NodePort Service in a single file, separated by ---. The image reference is patched at deploy time by backendDeploy.sh.</w:t>
            </w:r>
          </w:p>
        </w:tc>
      </w:tr>
    </w:tbl>
    <w:p w:rsidR="00411BF6" w:rsidRDefault="00B54063">
      <w:pPr>
        <w:pStyle w:val="Heading1"/>
      </w:pPr>
      <w:bookmarkStart w:id="8" w:name="h_4_infrastructure_prerequisites"/>
      <w:r>
        <w:t>4.  Infrastructure Prerequisites</w:t>
      </w:r>
      <w:bookmarkEnd w:id="8"/>
    </w:p>
    <w:p w:rsidR="00411BF6" w:rsidRDefault="00B54063">
      <w:pPr>
        <w:spacing w:after="120" w:line="276" w:lineRule="auto"/>
      </w:pPr>
      <w:r>
        <w:t>Before deploying JCMS services to Kubernetes, the underlying infrastructure components must be running and pre-configured. This section covers one-time setup steps that must be completed in the correct order. Detailed installation procedures for Vault, WSO2 API Manager, and the Nginx + Lua gateway are included later in this document (Sections 15–18).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1BF6">
        <w:tblPrEx>
          <w:tblCellMar>
            <w:top w:w="0" w:type="dxa"/>
            <w:bottom w:w="0" w:type="dxa"/>
          </w:tblCellMar>
        </w:tblPrEx>
        <w:trPr>
          <w:cantSplit/>
        </w:trPr>
        <w:tc>
          <w:tcPr>
            <w:tcW w:w="9360" w:type="dxa"/>
            <w:tcBorders>
              <w:top w:val="single" w:sz="2" w:space="0" w:color="FFF6E8"/>
              <w:left w:val="single" w:sz="28" w:space="0" w:color="D9870B"/>
              <w:bottom w:val="single" w:sz="2" w:space="0" w:color="FFF6E8"/>
              <w:right w:val="single" w:sz="2" w:space="0" w:color="FFF6E8"/>
            </w:tcBorders>
            <w:shd w:val="clear" w:color="auto" w:fill="FFF6E8"/>
            <w:tcMar>
              <w:top w:w="120" w:type="dxa"/>
              <w:left w:w="180" w:type="dxa"/>
              <w:bottom w:w="120" w:type="dxa"/>
              <w:right w:w="160" w:type="dxa"/>
            </w:tcMar>
          </w:tcPr>
          <w:p w:rsidR="00411BF6" w:rsidRDefault="00B54063">
            <w:pPr>
              <w:spacing w:line="264" w:lineRule="auto"/>
            </w:pPr>
            <w:r>
              <w:rPr>
                <w:b/>
                <w:bCs/>
                <w:color w:val="D9870B"/>
              </w:rPr>
              <w:t>Critical</w:t>
            </w:r>
          </w:p>
          <w:p w:rsidR="00411BF6" w:rsidRDefault="00B54063">
            <w:pPr>
              <w:spacing w:line="264" w:lineRule="auto"/>
            </w:pPr>
            <w:r>
              <w:t>Missing infrastructure setup is the most common cause of services failing to start. Complete every step in this section before running backendDeploy.sh or applying any Kubernetes manifests.</w:t>
            </w:r>
          </w:p>
        </w:tc>
      </w:tr>
    </w:tbl>
    <w:p w:rsidR="00411BF6" w:rsidRDefault="00B54063">
      <w:pPr>
        <w:pStyle w:val="Heading2"/>
      </w:pPr>
      <w:bookmarkStart w:id="9" w:name="h_4_1_environment_naming_conventions"/>
      <w:r>
        <w:t>4.1  Environment Naming Conventions</w:t>
      </w:r>
      <w:bookmarkEnd w:id="9"/>
    </w:p>
    <w:p w:rsidR="00411BF6" w:rsidRDefault="00B54063">
      <w:pPr>
        <w:spacing w:after="120" w:line="276" w:lineRule="auto"/>
      </w:pPr>
      <w:r>
        <w:t>JCMS uses a dedicated Kubernetes namespace per environment. Use the correct namespace with the -n flag in all kubectl and backendDeploy.sh commands.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700"/>
        <w:gridCol w:w="4360"/>
        <w:gridCol w:w="1600"/>
      </w:tblGrid>
      <w:tr w:rsidR="00411BF6">
        <w:tblPrEx>
          <w:tblCellMar>
            <w:top w:w="0" w:type="dxa"/>
            <w:bottom w:w="0" w:type="dxa"/>
          </w:tblCellMar>
        </w:tblPrEx>
        <w:trPr>
          <w:cantSplit/>
          <w:tblHeader/>
        </w:trPr>
        <w:tc>
          <w:tcPr>
            <w:tcW w:w="1700" w:type="dxa"/>
            <w:tcBorders>
              <w:top w:val="single" w:sz="2" w:space="0" w:color="14315C"/>
              <w:left w:val="single" w:sz="2" w:space="0" w:color="14315C"/>
              <w:bottom w:val="single" w:sz="8" w:space="0" w:color="2D6CB5"/>
              <w:right w:val="single" w:sz="2" w:space="0" w:color="14315C"/>
            </w:tcBorders>
            <w:shd w:val="clear" w:color="auto" w:fill="14315C"/>
            <w:tcMar>
              <w:top w:w="90" w:type="dxa"/>
              <w:left w:w="130" w:type="dxa"/>
              <w:bottom w:w="90" w:type="dxa"/>
              <w:right w:w="130" w:type="dxa"/>
            </w:tcMar>
          </w:tcPr>
          <w:p w:rsidR="00411BF6" w:rsidRDefault="00B54063">
            <w:pPr>
              <w:spacing w:line="256" w:lineRule="auto"/>
            </w:pPr>
            <w:r>
              <w:rPr>
                <w:b/>
                <w:bCs/>
                <w:color w:val="FFFFFF"/>
                <w:sz w:val="19"/>
                <w:szCs w:val="19"/>
              </w:rPr>
              <w:t>Environment</w:t>
            </w:r>
          </w:p>
        </w:tc>
        <w:tc>
          <w:tcPr>
            <w:tcW w:w="1700" w:type="dxa"/>
            <w:tcBorders>
              <w:top w:val="single" w:sz="2" w:space="0" w:color="14315C"/>
              <w:left w:val="single" w:sz="2" w:space="0" w:color="14315C"/>
              <w:bottom w:val="single" w:sz="8" w:space="0" w:color="2D6CB5"/>
              <w:right w:val="single" w:sz="2" w:space="0" w:color="14315C"/>
            </w:tcBorders>
            <w:shd w:val="clear" w:color="auto" w:fill="14315C"/>
            <w:tcMar>
              <w:top w:w="90" w:type="dxa"/>
              <w:left w:w="130" w:type="dxa"/>
              <w:bottom w:w="90" w:type="dxa"/>
              <w:right w:w="130" w:type="dxa"/>
            </w:tcMar>
          </w:tcPr>
          <w:p w:rsidR="00411BF6" w:rsidRDefault="00B54063">
            <w:pPr>
              <w:spacing w:line="256" w:lineRule="auto"/>
            </w:pPr>
            <w:r>
              <w:rPr>
                <w:b/>
                <w:bCs/>
                <w:color w:val="FFFFFF"/>
                <w:sz w:val="19"/>
                <w:szCs w:val="19"/>
              </w:rPr>
              <w:t>Namespace</w:t>
            </w:r>
          </w:p>
        </w:tc>
        <w:tc>
          <w:tcPr>
            <w:tcW w:w="4360" w:type="dxa"/>
            <w:tcBorders>
              <w:top w:val="single" w:sz="2" w:space="0" w:color="14315C"/>
              <w:left w:val="single" w:sz="2" w:space="0" w:color="14315C"/>
              <w:bottom w:val="single" w:sz="8" w:space="0" w:color="2D6CB5"/>
              <w:right w:val="single" w:sz="2" w:space="0" w:color="14315C"/>
            </w:tcBorders>
            <w:shd w:val="clear" w:color="auto" w:fill="14315C"/>
            <w:tcMar>
              <w:top w:w="90" w:type="dxa"/>
              <w:left w:w="130" w:type="dxa"/>
              <w:bottom w:w="90" w:type="dxa"/>
              <w:right w:w="130" w:type="dxa"/>
            </w:tcMar>
          </w:tcPr>
          <w:p w:rsidR="00411BF6" w:rsidRDefault="00B54063">
            <w:pPr>
              <w:spacing w:line="256" w:lineRule="auto"/>
            </w:pPr>
            <w:r>
              <w:rPr>
                <w:b/>
                <w:bCs/>
                <w:color w:val="FFFFFF"/>
                <w:sz w:val="19"/>
                <w:szCs w:val="19"/>
              </w:rPr>
              <w:t>Description</w:t>
            </w:r>
          </w:p>
        </w:tc>
        <w:tc>
          <w:tcPr>
            <w:tcW w:w="1600" w:type="dxa"/>
            <w:tcBorders>
              <w:top w:val="single" w:sz="2" w:space="0" w:color="14315C"/>
              <w:left w:val="single" w:sz="2" w:space="0" w:color="14315C"/>
              <w:bottom w:val="single" w:sz="8" w:space="0" w:color="2D6CB5"/>
              <w:right w:val="single" w:sz="2" w:space="0" w:color="14315C"/>
            </w:tcBorders>
            <w:shd w:val="clear" w:color="auto" w:fill="14315C"/>
            <w:tcMar>
              <w:top w:w="90" w:type="dxa"/>
              <w:left w:w="130" w:type="dxa"/>
              <w:bottom w:w="90" w:type="dxa"/>
              <w:right w:w="130" w:type="dxa"/>
            </w:tcMar>
          </w:tcPr>
          <w:p w:rsidR="00411BF6" w:rsidRDefault="00B54063">
            <w:pPr>
              <w:spacing w:line="256" w:lineRule="auto"/>
            </w:pPr>
            <w:r>
              <w:rPr>
                <w:b/>
                <w:bCs/>
                <w:color w:val="FFFFFF"/>
                <w:sz w:val="19"/>
                <w:szCs w:val="19"/>
              </w:rPr>
              <w:t>Spring Profile</w:t>
            </w:r>
          </w:p>
        </w:tc>
      </w:tr>
      <w:tr w:rsidR="00411BF6">
        <w:tblPrEx>
          <w:tblCellMar>
            <w:top w:w="0" w:type="dxa"/>
            <w:bottom w:w="0" w:type="dxa"/>
          </w:tblCellMar>
        </w:tblPrEx>
        <w:trPr>
          <w:cantSplit/>
        </w:trPr>
        <w:tc>
          <w:tcPr>
            <w:tcW w:w="17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Development</w:t>
            </w:r>
          </w:p>
        </w:tc>
        <w:tc>
          <w:tcPr>
            <w:tcW w:w="17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dpdp-cms-dev</w:t>
            </w:r>
          </w:p>
        </w:tc>
        <w:tc>
          <w:tcPr>
            <w:tcW w:w="436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Local development — minimal resources, debug logging</w:t>
            </w:r>
          </w:p>
        </w:tc>
        <w:tc>
          <w:tcPr>
            <w:tcW w:w="16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dev</w:t>
            </w:r>
          </w:p>
        </w:tc>
      </w:tr>
      <w:tr w:rsidR="00411BF6">
        <w:tblPrEx>
          <w:tblCellMar>
            <w:top w:w="0" w:type="dxa"/>
            <w:bottom w:w="0" w:type="dxa"/>
          </w:tblCellMar>
        </w:tblPrEx>
        <w:trPr>
          <w:cantSplit/>
        </w:trPr>
        <w:tc>
          <w:tcPr>
            <w:tcW w:w="17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SIT</w:t>
            </w:r>
          </w:p>
        </w:tc>
        <w:tc>
          <w:tcPr>
            <w:tcW w:w="17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dpdp-cms-sit</w:t>
            </w:r>
          </w:p>
        </w:tc>
        <w:tc>
          <w:tcPr>
            <w:tcW w:w="436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System Integration Testing — shared team integration environment</w:t>
            </w:r>
          </w:p>
        </w:tc>
        <w:tc>
          <w:tcPr>
            <w:tcW w:w="16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st / sit</w:t>
            </w:r>
          </w:p>
        </w:tc>
      </w:tr>
      <w:tr w:rsidR="00411BF6">
        <w:tblPrEx>
          <w:tblCellMar>
            <w:top w:w="0" w:type="dxa"/>
            <w:bottom w:w="0" w:type="dxa"/>
          </w:tblCellMar>
        </w:tblPrEx>
        <w:trPr>
          <w:cantSplit/>
        </w:trPr>
        <w:tc>
          <w:tcPr>
            <w:tcW w:w="17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lastRenderedPageBreak/>
              <w:t>UAT</w:t>
            </w:r>
          </w:p>
        </w:tc>
        <w:tc>
          <w:tcPr>
            <w:tcW w:w="17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dpdp-cms-uat</w:t>
            </w:r>
          </w:p>
        </w:tc>
        <w:tc>
          <w:tcPr>
            <w:tcW w:w="436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User Acceptance Testing — pre-production sign-off</w:t>
            </w:r>
          </w:p>
        </w:tc>
        <w:tc>
          <w:tcPr>
            <w:tcW w:w="16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nonprod</w:t>
            </w:r>
          </w:p>
        </w:tc>
      </w:tr>
      <w:tr w:rsidR="00411BF6">
        <w:tblPrEx>
          <w:tblCellMar>
            <w:top w:w="0" w:type="dxa"/>
            <w:bottom w:w="0" w:type="dxa"/>
          </w:tblCellMar>
        </w:tblPrEx>
        <w:trPr>
          <w:cantSplit/>
        </w:trPr>
        <w:tc>
          <w:tcPr>
            <w:tcW w:w="17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Production</w:t>
            </w:r>
          </w:p>
        </w:tc>
        <w:tc>
          <w:tcPr>
            <w:tcW w:w="17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dpdp-cms</w:t>
            </w:r>
          </w:p>
        </w:tc>
        <w:tc>
          <w:tcPr>
            <w:tcW w:w="436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Production — full resources, all monitoring active</w:t>
            </w:r>
          </w:p>
        </w:tc>
        <w:tc>
          <w:tcPr>
            <w:tcW w:w="16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public / prod</w:t>
            </w:r>
          </w:p>
        </w:tc>
      </w:tr>
    </w:tbl>
    <w:p w:rsidR="00411BF6" w:rsidRDefault="00B54063">
      <w:pPr>
        <w:pStyle w:val="Heading2"/>
      </w:pPr>
      <w:bookmarkStart w:id="10" w:name="h_4_2_mongodb_initialization"/>
      <w:r>
        <w:t>4.2  MongoDB Initialization</w:t>
      </w:r>
      <w:bookmarkEnd w:id="10"/>
    </w:p>
    <w:p w:rsidR="00411BF6" w:rsidRDefault="00B54063">
      <w:pPr>
        <w:spacing w:after="120" w:line="276" w:lineRule="auto"/>
      </w:pPr>
      <w:r>
        <w:t>MongoDB must be running and reachable before any service starts. Two services also require seed data in MongoDB before they can function correctly.</w:t>
      </w:r>
    </w:p>
    <w:p w:rsidR="00411BF6" w:rsidRDefault="00B54063">
      <w:pPr>
        <w:pStyle w:val="Heading3"/>
      </w:pPr>
      <w:r>
        <w:t>4.2.1  Database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411BF6">
        <w:tblPrEx>
          <w:tblCellMar>
            <w:top w:w="0" w:type="dxa"/>
            <w:bottom w:w="0" w:type="dxa"/>
          </w:tblCellMar>
        </w:tblPrEx>
        <w:trPr>
          <w:cantSplit/>
          <w:tblHeader/>
        </w:trPr>
        <w:tc>
          <w:tcPr>
            <w:tcW w:w="2600" w:type="dxa"/>
            <w:tcBorders>
              <w:top w:val="single" w:sz="2" w:space="0" w:color="14315C"/>
              <w:left w:val="single" w:sz="2" w:space="0" w:color="14315C"/>
              <w:bottom w:val="single" w:sz="8" w:space="0" w:color="2D6CB5"/>
              <w:right w:val="single" w:sz="2" w:space="0" w:color="14315C"/>
            </w:tcBorders>
            <w:shd w:val="clear" w:color="auto" w:fill="14315C"/>
            <w:tcMar>
              <w:top w:w="90" w:type="dxa"/>
              <w:left w:w="130" w:type="dxa"/>
              <w:bottom w:w="90" w:type="dxa"/>
              <w:right w:w="130" w:type="dxa"/>
            </w:tcMar>
          </w:tcPr>
          <w:p w:rsidR="00411BF6" w:rsidRDefault="00B54063">
            <w:pPr>
              <w:spacing w:line="256" w:lineRule="auto"/>
            </w:pPr>
            <w:r>
              <w:rPr>
                <w:b/>
                <w:bCs/>
                <w:color w:val="FFFFFF"/>
                <w:sz w:val="19"/>
                <w:szCs w:val="19"/>
              </w:rPr>
              <w:t>Database</w:t>
            </w:r>
          </w:p>
        </w:tc>
        <w:tc>
          <w:tcPr>
            <w:tcW w:w="6760" w:type="dxa"/>
            <w:tcBorders>
              <w:top w:val="single" w:sz="2" w:space="0" w:color="14315C"/>
              <w:left w:val="single" w:sz="2" w:space="0" w:color="14315C"/>
              <w:bottom w:val="single" w:sz="8" w:space="0" w:color="2D6CB5"/>
              <w:right w:val="single" w:sz="2" w:space="0" w:color="14315C"/>
            </w:tcBorders>
            <w:shd w:val="clear" w:color="auto" w:fill="14315C"/>
            <w:tcMar>
              <w:top w:w="90" w:type="dxa"/>
              <w:left w:w="130" w:type="dxa"/>
              <w:bottom w:w="90" w:type="dxa"/>
              <w:right w:w="130" w:type="dxa"/>
            </w:tcMar>
          </w:tcPr>
          <w:p w:rsidR="00411BF6" w:rsidRDefault="00B54063">
            <w:pPr>
              <w:spacing w:line="256" w:lineRule="auto"/>
            </w:pPr>
            <w:r>
              <w:rPr>
                <w:b/>
                <w:bCs/>
                <w:color w:val="FFFFFF"/>
                <w:sz w:val="19"/>
                <w:szCs w:val="19"/>
              </w:rPr>
              <w:t>Purpose</w:t>
            </w:r>
          </w:p>
        </w:tc>
      </w:tr>
      <w:tr w:rsidR="00411BF6">
        <w:tblPrEx>
          <w:tblCellMar>
            <w:top w:w="0" w:type="dxa"/>
            <w:bottom w:w="0" w:type="dxa"/>
          </w:tblCellMar>
        </w:tblPrEx>
        <w:trPr>
          <w:cantSplit/>
        </w:trPr>
        <w:tc>
          <w:tcPr>
            <w:tcW w:w="26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cms_db_admin</w:t>
            </w:r>
          </w:p>
        </w:tc>
        <w:tc>
          <w:tcPr>
            <w:tcW w:w="676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Shared system database — auth keys, WSO2 API IDs, partner config, and system-level data across all tenants</w:t>
            </w:r>
          </w:p>
        </w:tc>
      </w:tr>
      <w:tr w:rsidR="00411BF6">
        <w:tblPrEx>
          <w:tblCellMar>
            <w:top w:w="0" w:type="dxa"/>
            <w:bottom w:w="0" w:type="dxa"/>
          </w:tblCellMar>
        </w:tblPrEx>
        <w:trPr>
          <w:cantSplit/>
        </w:trPr>
        <w:tc>
          <w:tcPr>
            <w:tcW w:w="26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tenant_db_{tenantId}</w:t>
            </w:r>
          </w:p>
        </w:tc>
        <w:tc>
          <w:tcPr>
            <w:tcW w:w="676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Per-tenant database — created automatically on first tenant registration. Stores consents, grievances, notifications, audit data</w:t>
            </w:r>
          </w:p>
        </w:tc>
      </w:tr>
      <w:tr w:rsidR="00411BF6">
        <w:tblPrEx>
          <w:tblCellMar>
            <w:top w:w="0" w:type="dxa"/>
            <w:bottom w:w="0" w:type="dxa"/>
          </w:tblCellMar>
        </w:tblPrEx>
        <w:trPr>
          <w:cantSplit/>
        </w:trPr>
        <w:tc>
          <w:tcPr>
            <w:tcW w:w="26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jiovault</w:t>
            </w:r>
          </w:p>
        </w:tc>
        <w:tc>
          <w:tcPr>
            <w:tcW w:w="676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vault-apis dedicated database — isolated encrypted key material</w:t>
            </w:r>
          </w:p>
        </w:tc>
      </w:tr>
      <w:tr w:rsidR="00411BF6">
        <w:tblPrEx>
          <w:tblCellMar>
            <w:top w:w="0" w:type="dxa"/>
            <w:bottom w:w="0" w:type="dxa"/>
          </w:tblCellMar>
        </w:tblPrEx>
        <w:trPr>
          <w:cantSplit/>
        </w:trPr>
        <w:tc>
          <w:tcPr>
            <w:tcW w:w="26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audit_db</w:t>
            </w:r>
          </w:p>
        </w:tc>
        <w:tc>
          <w:tcPr>
            <w:tcW w:w="676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audit-module-apis dedicated database — immutable audit event records</w:t>
            </w:r>
          </w:p>
        </w:tc>
      </w:tr>
    </w:tbl>
    <w:p w:rsidR="00411BF6" w:rsidRDefault="00B54063">
      <w:pPr>
        <w:pStyle w:val="Heading3"/>
      </w:pPr>
      <w:r>
        <w:t>4.2.2  MongoDB User Setup</w:t>
      </w:r>
    </w:p>
    <w:p w:rsidR="00411BF6" w:rsidRDefault="00B54063">
      <w:pPr>
        <w:spacing w:after="120" w:line="276" w:lineRule="auto"/>
      </w:pPr>
      <w:r>
        <w:t>MongoDB must be started with access control enabled (--auth). Create a least-privilege application user for the JCMS databases and a separate admin user for partner-portal-apis. Run these in the mongosh shell connected to the MongoDB primary.</w:t>
      </w:r>
    </w:p>
    <w:p w:rsidR="00411BF6" w:rsidRDefault="00B54063">
      <w:pPr>
        <w:spacing w:after="120" w:line="276" w:lineRule="auto"/>
      </w:pPr>
      <w:r>
        <w:rPr>
          <w:b/>
          <w:bCs/>
        </w:rPr>
        <w:t>Step 1 — Create the root/admin user (first-time cluster setup only):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1BF6">
        <w:tblPrEx>
          <w:tblCellMar>
            <w:top w:w="0" w:type="dxa"/>
            <w:bottom w:w="0" w:type="dxa"/>
          </w:tblCellMar>
        </w:tblPrEx>
        <w:trPr>
          <w:cantSplit/>
        </w:trPr>
        <w:tc>
          <w:tcPr>
            <w:tcW w:w="9360" w:type="dxa"/>
            <w:tcBorders>
              <w:top w:val="single" w:sz="2" w:space="0" w:color="DCE3EC"/>
              <w:left w:val="single" w:sz="18" w:space="0" w:color="5B8FCB"/>
              <w:bottom w:val="single" w:sz="2" w:space="0" w:color="DCE3EC"/>
              <w:right w:val="single" w:sz="2" w:space="0" w:color="DCE3EC"/>
            </w:tcBorders>
            <w:shd w:val="clear" w:color="auto" w:fill="F6F8FB"/>
            <w:tcMar>
              <w:top w:w="120" w:type="dxa"/>
              <w:left w:w="180" w:type="dxa"/>
              <w:bottom w:w="120" w:type="dxa"/>
              <w:right w:w="160" w:type="dxa"/>
            </w:tcMar>
          </w:tcPr>
          <w:p w:rsidR="00411BF6" w:rsidRDefault="00B54063">
            <w:pPr>
              <w:spacing w:line="252" w:lineRule="auto"/>
            </w:pPr>
            <w:r>
              <w:rPr>
                <w:rFonts w:ascii="Consolas" w:eastAsia="Consolas" w:hAnsi="Consolas" w:cs="Consolas"/>
                <w:color w:val="1B2733"/>
                <w:sz w:val="18"/>
                <w:szCs w:val="18"/>
              </w:rPr>
              <w:t>use admin</w:t>
            </w:r>
          </w:p>
          <w:p w:rsidR="00411BF6" w:rsidRDefault="00B54063">
            <w:pPr>
              <w:spacing w:line="252" w:lineRule="auto"/>
            </w:pPr>
            <w:r>
              <w:rPr>
                <w:rFonts w:ascii="Consolas" w:eastAsia="Consolas" w:hAnsi="Consolas" w:cs="Consolas"/>
                <w:color w:val="1B2733"/>
                <w:sz w:val="18"/>
                <w:szCs w:val="18"/>
              </w:rPr>
              <w:t>db.createUser({</w:t>
            </w:r>
          </w:p>
          <w:p w:rsidR="00411BF6" w:rsidRDefault="00B54063">
            <w:pPr>
              <w:spacing w:line="252" w:lineRule="auto"/>
            </w:pPr>
            <w:r>
              <w:rPr>
                <w:rFonts w:ascii="Consolas" w:eastAsia="Consolas" w:hAnsi="Consolas" w:cs="Consolas"/>
                <w:color w:val="1B2733"/>
                <w:sz w:val="18"/>
                <w:szCs w:val="18"/>
              </w:rPr>
              <w:t xml:space="preserve">  user: "jcmsAdmin",</w:t>
            </w:r>
          </w:p>
          <w:p w:rsidR="00411BF6" w:rsidRDefault="00B54063">
            <w:pPr>
              <w:spacing w:line="252" w:lineRule="auto"/>
            </w:pPr>
            <w:r>
              <w:rPr>
                <w:rFonts w:ascii="Consolas" w:eastAsia="Consolas" w:hAnsi="Consolas" w:cs="Consolas"/>
                <w:color w:val="1B2733"/>
                <w:sz w:val="18"/>
                <w:szCs w:val="18"/>
              </w:rPr>
              <w:t xml:space="preserve">  pwd: "&lt;strong-admin-password&gt;",</w:t>
            </w:r>
          </w:p>
          <w:p w:rsidR="00411BF6" w:rsidRDefault="00B54063">
            <w:pPr>
              <w:spacing w:line="252" w:lineRule="auto"/>
            </w:pPr>
            <w:r>
              <w:rPr>
                <w:rFonts w:ascii="Consolas" w:eastAsia="Consolas" w:hAnsi="Consolas" w:cs="Consolas"/>
                <w:color w:val="1B2733"/>
                <w:sz w:val="18"/>
                <w:szCs w:val="18"/>
              </w:rPr>
              <w:t xml:space="preserve">  roles: [ { role: "root", db: "admin" } ]</w:t>
            </w:r>
          </w:p>
          <w:p w:rsidR="00411BF6" w:rsidRDefault="00B54063">
            <w:pPr>
              <w:spacing w:line="252" w:lineRule="auto"/>
            </w:pPr>
            <w:r>
              <w:rPr>
                <w:rFonts w:ascii="Consolas" w:eastAsia="Consolas" w:hAnsi="Consolas" w:cs="Consolas"/>
                <w:color w:val="1B2733"/>
                <w:sz w:val="18"/>
                <w:szCs w:val="18"/>
              </w:rPr>
              <w:t>})</w:t>
            </w:r>
          </w:p>
        </w:tc>
      </w:tr>
    </w:tbl>
    <w:p w:rsidR="00411BF6" w:rsidRDefault="00B54063">
      <w:pPr>
        <w:spacing w:after="120" w:line="276" w:lineRule="auto"/>
      </w:pPr>
      <w:r>
        <w:rPr>
          <w:b/>
          <w:bCs/>
        </w:rPr>
        <w:t>Step 2 — Create the application user for the shared and tenant databases: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1BF6">
        <w:tblPrEx>
          <w:tblCellMar>
            <w:top w:w="0" w:type="dxa"/>
            <w:bottom w:w="0" w:type="dxa"/>
          </w:tblCellMar>
        </w:tblPrEx>
        <w:trPr>
          <w:cantSplit/>
        </w:trPr>
        <w:tc>
          <w:tcPr>
            <w:tcW w:w="9360" w:type="dxa"/>
            <w:tcBorders>
              <w:top w:val="single" w:sz="2" w:space="0" w:color="DCE3EC"/>
              <w:left w:val="single" w:sz="18" w:space="0" w:color="5B8FCB"/>
              <w:bottom w:val="single" w:sz="2" w:space="0" w:color="DCE3EC"/>
              <w:right w:val="single" w:sz="2" w:space="0" w:color="DCE3EC"/>
            </w:tcBorders>
            <w:shd w:val="clear" w:color="auto" w:fill="F6F8FB"/>
            <w:tcMar>
              <w:top w:w="120" w:type="dxa"/>
              <w:left w:w="180" w:type="dxa"/>
              <w:bottom w:w="120" w:type="dxa"/>
              <w:right w:w="160" w:type="dxa"/>
            </w:tcMar>
          </w:tcPr>
          <w:p w:rsidR="00411BF6" w:rsidRDefault="00B54063">
            <w:pPr>
              <w:spacing w:line="252" w:lineRule="auto"/>
            </w:pPr>
            <w:r>
              <w:rPr>
                <w:rFonts w:ascii="Consolas" w:eastAsia="Consolas" w:hAnsi="Consolas" w:cs="Consolas"/>
                <w:color w:val="1B2733"/>
                <w:sz w:val="18"/>
                <w:szCs w:val="18"/>
              </w:rPr>
              <w:t>use cms_db_admin</w:t>
            </w:r>
          </w:p>
          <w:p w:rsidR="00411BF6" w:rsidRDefault="00B54063">
            <w:pPr>
              <w:spacing w:line="252" w:lineRule="auto"/>
            </w:pPr>
            <w:r>
              <w:rPr>
                <w:rFonts w:ascii="Consolas" w:eastAsia="Consolas" w:hAnsi="Consolas" w:cs="Consolas"/>
                <w:color w:val="1B2733"/>
                <w:sz w:val="18"/>
                <w:szCs w:val="18"/>
              </w:rPr>
              <w:t>db.createUser({</w:t>
            </w:r>
          </w:p>
          <w:p w:rsidR="00411BF6" w:rsidRDefault="00B54063">
            <w:pPr>
              <w:spacing w:line="252" w:lineRule="auto"/>
            </w:pPr>
            <w:r>
              <w:rPr>
                <w:rFonts w:ascii="Consolas" w:eastAsia="Consolas" w:hAnsi="Consolas" w:cs="Consolas"/>
                <w:color w:val="1B2733"/>
                <w:sz w:val="18"/>
                <w:szCs w:val="18"/>
              </w:rPr>
              <w:t xml:space="preserve">  user: "jcmsApp",</w:t>
            </w:r>
          </w:p>
          <w:p w:rsidR="00411BF6" w:rsidRDefault="00B54063">
            <w:pPr>
              <w:spacing w:line="252" w:lineRule="auto"/>
            </w:pPr>
            <w:r>
              <w:rPr>
                <w:rFonts w:ascii="Consolas" w:eastAsia="Consolas" w:hAnsi="Consolas" w:cs="Consolas"/>
                <w:color w:val="1B2733"/>
                <w:sz w:val="18"/>
                <w:szCs w:val="18"/>
              </w:rPr>
              <w:t xml:space="preserve">  pwd: "&lt;strong-app-password&gt;",</w:t>
            </w:r>
          </w:p>
          <w:p w:rsidR="00411BF6" w:rsidRDefault="00B54063">
            <w:pPr>
              <w:spacing w:line="252" w:lineRule="auto"/>
            </w:pPr>
            <w:r>
              <w:rPr>
                <w:rFonts w:ascii="Consolas" w:eastAsia="Consolas" w:hAnsi="Consolas" w:cs="Consolas"/>
                <w:color w:val="1B2733"/>
                <w:sz w:val="18"/>
                <w:szCs w:val="18"/>
              </w:rPr>
              <w:t xml:space="preserve">  roles: [</w:t>
            </w:r>
          </w:p>
          <w:p w:rsidR="00411BF6" w:rsidRDefault="00B54063">
            <w:pPr>
              <w:spacing w:line="252" w:lineRule="auto"/>
            </w:pPr>
            <w:r>
              <w:rPr>
                <w:rFonts w:ascii="Consolas" w:eastAsia="Consolas" w:hAnsi="Consolas" w:cs="Consolas"/>
                <w:color w:val="1B2733"/>
                <w:sz w:val="18"/>
                <w:szCs w:val="18"/>
              </w:rPr>
              <w:t xml:space="preserve">    { role: "readWrite", db: "cms_db_admin" },</w:t>
            </w:r>
          </w:p>
          <w:p w:rsidR="00411BF6" w:rsidRDefault="00B54063">
            <w:pPr>
              <w:spacing w:line="252" w:lineRule="auto"/>
            </w:pPr>
            <w:r>
              <w:rPr>
                <w:rFonts w:ascii="Consolas" w:eastAsia="Consolas" w:hAnsi="Consolas" w:cs="Consolas"/>
                <w:color w:val="1B2733"/>
                <w:sz w:val="18"/>
                <w:szCs w:val="18"/>
              </w:rPr>
              <w:t xml:space="preserve">    { role: "readWrite", db: "jiovault" },</w:t>
            </w:r>
          </w:p>
          <w:p w:rsidR="00411BF6" w:rsidRDefault="00B54063">
            <w:pPr>
              <w:spacing w:line="252" w:lineRule="auto"/>
            </w:pPr>
            <w:r>
              <w:rPr>
                <w:rFonts w:ascii="Consolas" w:eastAsia="Consolas" w:hAnsi="Consolas" w:cs="Consolas"/>
                <w:color w:val="1B2733"/>
                <w:sz w:val="18"/>
                <w:szCs w:val="18"/>
              </w:rPr>
              <w:t xml:space="preserve">    { role: "readWrite", db: "audit_db" },</w:t>
            </w:r>
          </w:p>
          <w:p w:rsidR="00411BF6" w:rsidRDefault="00B54063">
            <w:pPr>
              <w:spacing w:line="252" w:lineRule="auto"/>
            </w:pPr>
            <w:r>
              <w:rPr>
                <w:rFonts w:ascii="Consolas" w:eastAsia="Consolas" w:hAnsi="Consolas" w:cs="Consolas"/>
                <w:color w:val="1B2733"/>
                <w:sz w:val="18"/>
                <w:szCs w:val="18"/>
              </w:rPr>
              <w:t xml:space="preserve">    // tenant_db_{tenantId} databases are created at runtime;</w:t>
            </w:r>
          </w:p>
          <w:p w:rsidR="00411BF6" w:rsidRDefault="00B54063">
            <w:pPr>
              <w:spacing w:line="252" w:lineRule="auto"/>
            </w:pPr>
            <w:r>
              <w:rPr>
                <w:rFonts w:ascii="Consolas" w:eastAsia="Consolas" w:hAnsi="Consolas" w:cs="Consolas"/>
                <w:color w:val="1B2733"/>
                <w:sz w:val="18"/>
                <w:szCs w:val="18"/>
              </w:rPr>
              <w:t xml:space="preserve">    // grant readWriteAnyDatabase if tenants are provisioned dynamically</w:t>
            </w:r>
          </w:p>
          <w:p w:rsidR="00411BF6" w:rsidRDefault="00B54063">
            <w:pPr>
              <w:spacing w:line="252" w:lineRule="auto"/>
            </w:pPr>
            <w:r>
              <w:rPr>
                <w:rFonts w:ascii="Consolas" w:eastAsia="Consolas" w:hAnsi="Consolas" w:cs="Consolas"/>
                <w:color w:val="1B2733"/>
                <w:sz w:val="18"/>
                <w:szCs w:val="18"/>
              </w:rPr>
              <w:t xml:space="preserve">    { role: "readWriteAnyDatabase", db: "admin" }</w:t>
            </w:r>
          </w:p>
          <w:p w:rsidR="00411BF6" w:rsidRDefault="00B54063">
            <w:pPr>
              <w:spacing w:line="252" w:lineRule="auto"/>
            </w:pPr>
            <w:r>
              <w:rPr>
                <w:rFonts w:ascii="Consolas" w:eastAsia="Consolas" w:hAnsi="Consolas" w:cs="Consolas"/>
                <w:color w:val="1B2733"/>
                <w:sz w:val="18"/>
                <w:szCs w:val="18"/>
              </w:rPr>
              <w:t xml:space="preserve">  ]</w:t>
            </w:r>
          </w:p>
          <w:p w:rsidR="00411BF6" w:rsidRDefault="00B54063">
            <w:pPr>
              <w:spacing w:line="252" w:lineRule="auto"/>
            </w:pPr>
            <w:r>
              <w:rPr>
                <w:rFonts w:ascii="Consolas" w:eastAsia="Consolas" w:hAnsi="Consolas" w:cs="Consolas"/>
                <w:color w:val="1B2733"/>
                <w:sz w:val="18"/>
                <w:szCs w:val="18"/>
              </w:rPr>
              <w:t>})</w:t>
            </w:r>
          </w:p>
        </w:tc>
      </w:tr>
    </w:tbl>
    <w:p w:rsidR="00411BF6" w:rsidRDefault="00B54063">
      <w:pPr>
        <w:spacing w:after="120" w:line="276" w:lineRule="auto"/>
      </w:pPr>
      <w:r>
        <w:rPr>
          <w:b/>
          <w:bCs/>
        </w:rPr>
        <w:lastRenderedPageBreak/>
        <w:t>Step 3 — Create the dedicated admin user used by partner-portal-apis: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1BF6">
        <w:tblPrEx>
          <w:tblCellMar>
            <w:top w:w="0" w:type="dxa"/>
            <w:bottom w:w="0" w:type="dxa"/>
          </w:tblCellMar>
        </w:tblPrEx>
        <w:trPr>
          <w:cantSplit/>
        </w:trPr>
        <w:tc>
          <w:tcPr>
            <w:tcW w:w="9360" w:type="dxa"/>
            <w:tcBorders>
              <w:top w:val="single" w:sz="2" w:space="0" w:color="DCE3EC"/>
              <w:left w:val="single" w:sz="18" w:space="0" w:color="5B8FCB"/>
              <w:bottom w:val="single" w:sz="2" w:space="0" w:color="DCE3EC"/>
              <w:right w:val="single" w:sz="2" w:space="0" w:color="DCE3EC"/>
            </w:tcBorders>
            <w:shd w:val="clear" w:color="auto" w:fill="F6F8FB"/>
            <w:tcMar>
              <w:top w:w="120" w:type="dxa"/>
              <w:left w:w="180" w:type="dxa"/>
              <w:bottom w:w="120" w:type="dxa"/>
              <w:right w:w="160" w:type="dxa"/>
            </w:tcMar>
          </w:tcPr>
          <w:p w:rsidR="00411BF6" w:rsidRDefault="00B54063">
            <w:pPr>
              <w:spacing w:line="252" w:lineRule="auto"/>
            </w:pPr>
            <w:r>
              <w:rPr>
                <w:rFonts w:ascii="Consolas" w:eastAsia="Consolas" w:hAnsi="Consolas" w:cs="Consolas"/>
                <w:color w:val="1B2733"/>
                <w:sz w:val="18"/>
                <w:szCs w:val="18"/>
              </w:rPr>
              <w:t>use cms_db_admin</w:t>
            </w:r>
          </w:p>
          <w:p w:rsidR="00411BF6" w:rsidRDefault="00B54063">
            <w:pPr>
              <w:spacing w:line="252" w:lineRule="auto"/>
            </w:pPr>
            <w:r>
              <w:rPr>
                <w:rFonts w:ascii="Consolas" w:eastAsia="Consolas" w:hAnsi="Consolas" w:cs="Consolas"/>
                <w:color w:val="1B2733"/>
                <w:sz w:val="18"/>
                <w:szCs w:val="18"/>
              </w:rPr>
              <w:t>db.createUser({</w:t>
            </w:r>
          </w:p>
          <w:p w:rsidR="00411BF6" w:rsidRDefault="00B54063">
            <w:pPr>
              <w:spacing w:line="252" w:lineRule="auto"/>
            </w:pPr>
            <w:r>
              <w:rPr>
                <w:rFonts w:ascii="Consolas" w:eastAsia="Consolas" w:hAnsi="Consolas" w:cs="Consolas"/>
                <w:color w:val="1B2733"/>
                <w:sz w:val="18"/>
                <w:szCs w:val="18"/>
              </w:rPr>
              <w:t xml:space="preserve">  user: "jcmsPartnerAdmin",</w:t>
            </w:r>
          </w:p>
          <w:p w:rsidR="00411BF6" w:rsidRDefault="00B54063">
            <w:pPr>
              <w:spacing w:line="252" w:lineRule="auto"/>
            </w:pPr>
            <w:r>
              <w:rPr>
                <w:rFonts w:ascii="Consolas" w:eastAsia="Consolas" w:hAnsi="Consolas" w:cs="Consolas"/>
                <w:color w:val="1B2733"/>
                <w:sz w:val="18"/>
                <w:szCs w:val="18"/>
              </w:rPr>
              <w:t xml:space="preserve">  pwd: "&lt;strong-partner-admin-password&gt;",</w:t>
            </w:r>
          </w:p>
          <w:p w:rsidR="00411BF6" w:rsidRDefault="00B54063">
            <w:pPr>
              <w:spacing w:line="252" w:lineRule="auto"/>
            </w:pPr>
            <w:r>
              <w:rPr>
                <w:rFonts w:ascii="Consolas" w:eastAsia="Consolas" w:hAnsi="Consolas" w:cs="Consolas"/>
                <w:color w:val="1B2733"/>
                <w:sz w:val="18"/>
                <w:szCs w:val="18"/>
              </w:rPr>
              <w:t xml:space="preserve">  roles: [ { role: "dbOwner", db: "cms_db_admin" } ]</w:t>
            </w:r>
          </w:p>
          <w:p w:rsidR="00411BF6" w:rsidRDefault="00B54063">
            <w:pPr>
              <w:spacing w:line="252" w:lineRule="auto"/>
            </w:pPr>
            <w:r>
              <w:rPr>
                <w:rFonts w:ascii="Consolas" w:eastAsia="Consolas" w:hAnsi="Consolas" w:cs="Consolas"/>
                <w:color w:val="1B2733"/>
                <w:sz w:val="18"/>
                <w:szCs w:val="18"/>
              </w:rPr>
              <w:t>})</w:t>
            </w:r>
          </w:p>
        </w:tc>
      </w:tr>
    </w:tbl>
    <w:p w:rsidR="00411BF6" w:rsidRDefault="00B54063">
      <w:pPr>
        <w:spacing w:after="120" w:line="276" w:lineRule="auto"/>
      </w:pPr>
      <w:r>
        <w:t>The resulting connection strings are stored in Kubernetes Secrets (Section 5.2): jcmsApp credentials go into mongodb-secret, and jcmsPartnerAdmin credentials go into admin-mongodb-secret.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1BF6">
        <w:tblPrEx>
          <w:tblCellMar>
            <w:top w:w="0" w:type="dxa"/>
            <w:bottom w:w="0" w:type="dxa"/>
          </w:tblCellMar>
        </w:tblPrEx>
        <w:trPr>
          <w:cantSplit/>
        </w:trPr>
        <w:tc>
          <w:tcPr>
            <w:tcW w:w="9360" w:type="dxa"/>
            <w:tcBorders>
              <w:top w:val="single" w:sz="2" w:space="0" w:color="EAF1FA"/>
              <w:left w:val="single" w:sz="28" w:space="0" w:color="2D6CB5"/>
              <w:bottom w:val="single" w:sz="2" w:space="0" w:color="EAF1FA"/>
              <w:right w:val="single" w:sz="2" w:space="0" w:color="EAF1FA"/>
            </w:tcBorders>
            <w:shd w:val="clear" w:color="auto" w:fill="EAF1FA"/>
            <w:tcMar>
              <w:top w:w="120" w:type="dxa"/>
              <w:left w:w="180" w:type="dxa"/>
              <w:bottom w:w="120" w:type="dxa"/>
              <w:right w:w="160" w:type="dxa"/>
            </w:tcMar>
          </w:tcPr>
          <w:p w:rsidR="00411BF6" w:rsidRDefault="00B54063">
            <w:pPr>
              <w:spacing w:line="264" w:lineRule="auto"/>
            </w:pPr>
            <w:r>
              <w:rPr>
                <w:b/>
                <w:bCs/>
                <w:color w:val="2D6CB5"/>
              </w:rPr>
              <w:t>Connection string format</w:t>
            </w:r>
          </w:p>
          <w:p w:rsidR="00411BF6" w:rsidRDefault="00B54063">
            <w:pPr>
              <w:spacing w:line="264" w:lineRule="auto"/>
            </w:pPr>
            <w:r>
              <w:t>mongodb://&lt;user&gt;:&lt;password&gt;@&lt;host&gt;:27017/&lt;defaultDb&gt;?authSource=cms_db_admin — set authSource to the database where the user was created.</w:t>
            </w:r>
          </w:p>
        </w:tc>
      </w:tr>
    </w:tbl>
    <w:p w:rsidR="00411BF6" w:rsidRDefault="00B54063">
      <w:pPr>
        <w:pStyle w:val="Heading3"/>
      </w:pPr>
      <w:r>
        <w:t>4.2.3  Seed RSA Signing Key for auth-apis (Auth Handler)</w:t>
      </w:r>
    </w:p>
    <w:p w:rsidR="00411BF6" w:rsidRDefault="00B54063">
      <w:pPr>
        <w:spacing w:after="120" w:line="276" w:lineRule="auto"/>
      </w:pPr>
      <w:r>
        <w:t>The auth-apis service — also referred to as the Auth Handler microservice — requires an RSA private key in JWK format pre-loaded in cms_db_admin.auth_key before it can issue JWTs. Without this, all authentication will fail and the service will not start correctly.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1BF6">
        <w:tblPrEx>
          <w:tblCellMar>
            <w:top w:w="0" w:type="dxa"/>
            <w:bottom w:w="0" w:type="dxa"/>
          </w:tblCellMar>
        </w:tblPrEx>
        <w:trPr>
          <w:cantSplit/>
        </w:trPr>
        <w:tc>
          <w:tcPr>
            <w:tcW w:w="9360" w:type="dxa"/>
            <w:tcBorders>
              <w:top w:val="single" w:sz="2" w:space="0" w:color="FFF6E8"/>
              <w:left w:val="single" w:sz="28" w:space="0" w:color="D9870B"/>
              <w:bottom w:val="single" w:sz="2" w:space="0" w:color="FFF6E8"/>
              <w:right w:val="single" w:sz="2" w:space="0" w:color="FFF6E8"/>
            </w:tcBorders>
            <w:shd w:val="clear" w:color="auto" w:fill="FFF6E8"/>
            <w:tcMar>
              <w:top w:w="120" w:type="dxa"/>
              <w:left w:w="180" w:type="dxa"/>
              <w:bottom w:w="120" w:type="dxa"/>
              <w:right w:w="160" w:type="dxa"/>
            </w:tcMar>
          </w:tcPr>
          <w:p w:rsidR="00411BF6" w:rsidRDefault="00B54063">
            <w:pPr>
              <w:spacing w:line="264" w:lineRule="auto"/>
            </w:pPr>
            <w:r>
              <w:rPr>
                <w:b/>
                <w:bCs/>
                <w:color w:val="D9870B"/>
              </w:rPr>
              <w:t>Auth Handler prerequisite</w:t>
            </w:r>
          </w:p>
          <w:p w:rsidR="00411BF6" w:rsidRDefault="00B54063">
            <w:pPr>
              <w:spacing w:line="264" w:lineRule="auto"/>
            </w:pPr>
            <w:r>
              <w:t>The Auth Handler assumes the database already contains the signing key (JWK) in the cms_db_admin database, auth_key collection, before the service boots. Complete the key generation and insertion steps below as part of one-time infrastructure setup — do not start auth-apis until the key exists.</w:t>
            </w:r>
          </w:p>
        </w:tc>
      </w:tr>
    </w:tbl>
    <w:p w:rsidR="00411BF6" w:rsidRDefault="00B54063">
      <w:pPr>
        <w:spacing w:after="120" w:line="276" w:lineRule="auto"/>
      </w:pPr>
      <w:r>
        <w:rPr>
          <w:b/>
          <w:bCs/>
        </w:rPr>
        <w:t>Step 1 — Generate an RSA 2048-bit key pair in JWK format: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1BF6">
        <w:tblPrEx>
          <w:tblCellMar>
            <w:top w:w="0" w:type="dxa"/>
            <w:bottom w:w="0" w:type="dxa"/>
          </w:tblCellMar>
        </w:tblPrEx>
        <w:trPr>
          <w:cantSplit/>
        </w:trPr>
        <w:tc>
          <w:tcPr>
            <w:tcW w:w="9360" w:type="dxa"/>
            <w:tcBorders>
              <w:top w:val="single" w:sz="2" w:space="0" w:color="DCE3EC"/>
              <w:left w:val="single" w:sz="18" w:space="0" w:color="5B8FCB"/>
              <w:bottom w:val="single" w:sz="2" w:space="0" w:color="DCE3EC"/>
              <w:right w:val="single" w:sz="2" w:space="0" w:color="DCE3EC"/>
            </w:tcBorders>
            <w:shd w:val="clear" w:color="auto" w:fill="F6F8FB"/>
            <w:tcMar>
              <w:top w:w="120" w:type="dxa"/>
              <w:left w:w="180" w:type="dxa"/>
              <w:bottom w:w="120" w:type="dxa"/>
              <w:right w:w="160" w:type="dxa"/>
            </w:tcMar>
          </w:tcPr>
          <w:p w:rsidR="00411BF6" w:rsidRDefault="00B54063">
            <w:pPr>
              <w:spacing w:line="252" w:lineRule="auto"/>
            </w:pPr>
            <w:r>
              <w:rPr>
                <w:rFonts w:ascii="Consolas" w:eastAsia="Consolas" w:hAnsi="Consolas" w:cs="Consolas"/>
                <w:color w:val="1B2733"/>
                <w:sz w:val="18"/>
                <w:szCs w:val="18"/>
              </w:rPr>
              <w:t>node -e "const {generateKeyPairSync} = require('crypto');</w:t>
            </w:r>
          </w:p>
          <w:p w:rsidR="00411BF6" w:rsidRDefault="00B54063">
            <w:pPr>
              <w:spacing w:line="252" w:lineRule="auto"/>
            </w:pPr>
            <w:r>
              <w:rPr>
                <w:rFonts w:ascii="Consolas" w:eastAsia="Consolas" w:hAnsi="Consolas" w:cs="Consolas"/>
                <w:color w:val="1B2733"/>
                <w:sz w:val="18"/>
                <w:szCs w:val="18"/>
              </w:rPr>
              <w:t>const {privateKey} = generateKeyPairSync('rsa', {modulusLength: 2048});</w:t>
            </w:r>
          </w:p>
          <w:p w:rsidR="00411BF6" w:rsidRDefault="00B54063">
            <w:pPr>
              <w:spacing w:line="252" w:lineRule="auto"/>
            </w:pPr>
            <w:r>
              <w:rPr>
                <w:rFonts w:ascii="Consolas" w:eastAsia="Consolas" w:hAnsi="Consolas" w:cs="Consolas"/>
                <w:color w:val="1B2733"/>
                <w:sz w:val="18"/>
                <w:szCs w:val="18"/>
              </w:rPr>
              <w:t>console.log(JSON.stringify(privateKey.export({format:'jwk'}), null, 2));"</w:t>
            </w:r>
          </w:p>
        </w:tc>
      </w:tr>
    </w:tbl>
    <w:p w:rsidR="00411BF6" w:rsidRDefault="00B54063">
      <w:pPr>
        <w:spacing w:after="120" w:line="276" w:lineRule="auto"/>
      </w:pPr>
      <w:r>
        <w:rPr>
          <w:b/>
          <w:bCs/>
        </w:rPr>
        <w:t>Step 2 — Insert the JWK into MongoDB: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
        <w:gridCol w:w="9336"/>
        <w:gridCol w:w="12"/>
      </w:tblGrid>
      <w:tr w:rsidR="00411BF6">
        <w:tblPrEx>
          <w:tblCellMar>
            <w:top w:w="0" w:type="dxa"/>
            <w:bottom w:w="0" w:type="dxa"/>
          </w:tblCellMar>
        </w:tblPrEx>
        <w:trPr>
          <w:gridAfter w:val="1"/>
          <w:wAfter w:w="12" w:type="dxa"/>
          <w:cantSplit/>
        </w:trPr>
        <w:tc>
          <w:tcPr>
            <w:tcW w:w="9360" w:type="dxa"/>
            <w:gridSpan w:val="2"/>
            <w:tcBorders>
              <w:top w:val="single" w:sz="2" w:space="0" w:color="DCE3EC"/>
              <w:left w:val="single" w:sz="18" w:space="0" w:color="5B8FCB"/>
              <w:bottom w:val="single" w:sz="2" w:space="0" w:color="DCE3EC"/>
              <w:right w:val="single" w:sz="2" w:space="0" w:color="DCE3EC"/>
            </w:tcBorders>
            <w:shd w:val="clear" w:color="auto" w:fill="F6F8FB"/>
            <w:tcMar>
              <w:top w:w="120" w:type="dxa"/>
              <w:left w:w="180" w:type="dxa"/>
              <w:bottom w:w="120" w:type="dxa"/>
              <w:right w:w="160" w:type="dxa"/>
            </w:tcMar>
          </w:tcPr>
          <w:p w:rsidR="00411BF6" w:rsidRDefault="00B54063">
            <w:pPr>
              <w:spacing w:line="252" w:lineRule="auto"/>
            </w:pPr>
            <w:r>
              <w:rPr>
                <w:rFonts w:ascii="Consolas" w:eastAsia="Consolas" w:hAnsi="Consolas" w:cs="Consolas"/>
                <w:color w:val="1B2733"/>
                <w:sz w:val="18"/>
                <w:szCs w:val="18"/>
              </w:rPr>
              <w:t>use cms_db_admin</w:t>
            </w:r>
          </w:p>
          <w:p w:rsidR="00411BF6" w:rsidRDefault="00B54063">
            <w:pPr>
              <w:spacing w:line="252" w:lineRule="auto"/>
            </w:pPr>
            <w:r>
              <w:rPr>
                <w:rFonts w:ascii="Consolas" w:eastAsia="Consolas" w:hAnsi="Consolas" w:cs="Consolas"/>
                <w:color w:val="1B2733"/>
                <w:sz w:val="18"/>
                <w:szCs w:val="18"/>
              </w:rPr>
              <w:t>db.auth_key.insertOne({</w:t>
            </w:r>
          </w:p>
          <w:p w:rsidR="00411BF6" w:rsidRDefault="00B54063">
            <w:pPr>
              <w:spacing w:line="252" w:lineRule="auto"/>
            </w:pPr>
            <w:r>
              <w:rPr>
                <w:rFonts w:ascii="Consolas" w:eastAsia="Consolas" w:hAnsi="Consolas" w:cs="Consolas"/>
                <w:color w:val="1B2733"/>
                <w:sz w:val="18"/>
                <w:szCs w:val="18"/>
              </w:rPr>
              <w:t xml:space="preserve">  "kty": "RSA", "alg": "RS256", "use": "sig",</w:t>
            </w:r>
          </w:p>
          <w:p w:rsidR="00411BF6" w:rsidRDefault="00B54063">
            <w:pPr>
              <w:spacing w:line="252" w:lineRule="auto"/>
            </w:pPr>
            <w:r>
              <w:rPr>
                <w:rFonts w:ascii="Consolas" w:eastAsia="Consolas" w:hAnsi="Consolas" w:cs="Consolas"/>
                <w:color w:val="1B2733"/>
                <w:sz w:val="18"/>
                <w:szCs w:val="18"/>
              </w:rPr>
              <w:t xml:space="preserve">  "n": "&lt;modulus&gt;", "e": "AQAB", "d": "&lt;privateExponent&gt;",</w:t>
            </w:r>
          </w:p>
          <w:p w:rsidR="00411BF6" w:rsidRDefault="00B54063">
            <w:pPr>
              <w:spacing w:line="252" w:lineRule="auto"/>
            </w:pPr>
            <w:r>
              <w:rPr>
                <w:rFonts w:ascii="Consolas" w:eastAsia="Consolas" w:hAnsi="Consolas" w:cs="Consolas"/>
                <w:color w:val="1B2733"/>
                <w:sz w:val="18"/>
                <w:szCs w:val="18"/>
              </w:rPr>
              <w:t xml:space="preserve">  "p": "&lt;prime1&gt;", "q": "&lt;prime2&gt;",</w:t>
            </w:r>
          </w:p>
          <w:p w:rsidR="00411BF6" w:rsidRDefault="00B54063">
            <w:pPr>
              <w:spacing w:line="252" w:lineRule="auto"/>
            </w:pPr>
            <w:r>
              <w:rPr>
                <w:rFonts w:ascii="Consolas" w:eastAsia="Consolas" w:hAnsi="Consolas" w:cs="Consolas"/>
                <w:color w:val="1B2733"/>
                <w:sz w:val="18"/>
                <w:szCs w:val="18"/>
              </w:rPr>
              <w:t xml:space="preserve">  "dp": "&lt;exponent1&gt;", "dq": "&lt;exponent2&gt;", "qi": "&lt;coefficient&gt;"</w:t>
            </w:r>
          </w:p>
          <w:p w:rsidR="00411BF6" w:rsidRDefault="00B54063">
            <w:pPr>
              <w:spacing w:line="252" w:lineRule="auto"/>
            </w:pPr>
            <w:r>
              <w:rPr>
                <w:rFonts w:ascii="Consolas" w:eastAsia="Consolas" w:hAnsi="Consolas" w:cs="Consolas"/>
                <w:color w:val="1B2733"/>
                <w:sz w:val="18"/>
                <w:szCs w:val="18"/>
              </w:rPr>
              <w:t>})</w:t>
            </w:r>
          </w:p>
        </w:tc>
      </w:tr>
      <w:tr w:rsidR="00411BF6">
        <w:tblPrEx>
          <w:tblCellMar>
            <w:top w:w="0" w:type="dxa"/>
            <w:bottom w:w="0" w:type="dxa"/>
          </w:tblCellMar>
        </w:tblPrEx>
        <w:trPr>
          <w:gridBefore w:val="1"/>
          <w:wBefore w:w="12" w:type="dxa"/>
          <w:cantSplit/>
        </w:trPr>
        <w:tc>
          <w:tcPr>
            <w:tcW w:w="9360" w:type="dxa"/>
            <w:gridSpan w:val="2"/>
            <w:tcBorders>
              <w:top w:val="single" w:sz="2" w:space="0" w:color="FCEEEE"/>
              <w:left w:val="single" w:sz="28" w:space="0" w:color="C0392B"/>
              <w:bottom w:val="single" w:sz="2" w:space="0" w:color="FCEEEE"/>
              <w:right w:val="single" w:sz="2" w:space="0" w:color="FCEEEE"/>
            </w:tcBorders>
            <w:shd w:val="clear" w:color="auto" w:fill="FCEEEE"/>
            <w:tcMar>
              <w:top w:w="120" w:type="dxa"/>
              <w:left w:w="180" w:type="dxa"/>
              <w:bottom w:w="120" w:type="dxa"/>
              <w:right w:w="160" w:type="dxa"/>
            </w:tcMar>
          </w:tcPr>
          <w:p w:rsidR="00411BF6" w:rsidRDefault="00B54063">
            <w:pPr>
              <w:spacing w:line="264" w:lineRule="auto"/>
            </w:pPr>
            <w:r>
              <w:rPr>
                <w:b/>
                <w:bCs/>
                <w:color w:val="C0392B"/>
              </w:rPr>
              <w:t>Security</w:t>
            </w:r>
          </w:p>
          <w:p w:rsidR="00411BF6" w:rsidRDefault="00B54063">
            <w:pPr>
              <w:spacing w:line="264" w:lineRule="auto"/>
            </w:pPr>
            <w:r>
              <w:t>The auth_key document contains the private signing key. Restrict MongoDB access so that only auth-apis can read this collection. Never log or expose the private key values.</w:t>
            </w:r>
          </w:p>
        </w:tc>
      </w:tr>
    </w:tbl>
    <w:p w:rsidR="00411BF6" w:rsidRDefault="00B54063">
      <w:pPr>
        <w:pStyle w:val="Heading3"/>
      </w:pPr>
      <w:r>
        <w:t>4.2.4  Seed WSO2 API IDs for wso2-cred-generator-apis</w:t>
      </w:r>
    </w:p>
    <w:p w:rsidR="00411BF6" w:rsidRDefault="00B54063">
      <w:pPr>
        <w:spacing w:after="120" w:line="276" w:lineRule="auto"/>
      </w:pPr>
      <w:r>
        <w:t xml:space="preserve">wso2-cred-generator-apis subscribes newly onboarded businesses to a list of pre-approved WSO2 APIs. The API IDs must be seeded in the wso2_available_apis collection before any </w:t>
        <w:lastRenderedPageBreak/>
        <w:t>partner onboarding is attempted. (See Section 16 for the WSO2 installation and how to obtain an API ID, and Section 17 for publishing APIs.)</w:t>
      </w:r>
    </w:p>
    <w:p w:rsidR="00411BF6" w:rsidRDefault="00B54063">
      <w:pPr>
        <w:spacing w:after="120" w:line="276" w:lineRule="auto"/>
      </w:pPr>
      <w:r>
        <w:rPr>
          <w:b/>
          <w:bCs/>
        </w:rPr>
        <w:t>Step 1 — Get API IDs from the WSO2 Publisher Portal:</w:t>
      </w:r>
    </w:p>
    <w:p w:rsidR="00411BF6" w:rsidRDefault="00B54063">
      <w:pPr>
        <w:pStyle w:val="ListParagraph"/>
        <w:numPr>
          <w:ilvl w:val="0"/>
          <w:numId w:val="2"/>
        </w:numPr>
        <w:spacing w:after="60" w:line="276" w:lineRule="auto"/>
      </w:pPr>
      <w:r>
        <w:t>Log in to the WSO2 Publisher: https://&lt;wso2-host&gt;/publisher</w:t>
      </w:r>
    </w:p>
    <w:p w:rsidR="00411BF6" w:rsidRDefault="00B54063">
      <w:pPr>
        <w:pStyle w:val="ListParagraph"/>
        <w:numPr>
          <w:ilvl w:val="0"/>
          <w:numId w:val="2"/>
        </w:numPr>
        <w:spacing w:after="60" w:line="276" w:lineRule="auto"/>
      </w:pPr>
      <w:r>
        <w:t>Click each API you want to expose</w:t>
      </w:r>
    </w:p>
    <w:p w:rsidR="00411BF6" w:rsidRDefault="00B54063">
      <w:pPr>
        <w:pStyle w:val="ListParagraph"/>
        <w:numPr>
          <w:ilvl w:val="0"/>
          <w:numId w:val="2"/>
        </w:numPr>
        <w:spacing w:after="60" w:line="276" w:lineRule="auto"/>
      </w:pPr>
      <w:r>
        <w:t>Copy the API_ID from the URL: .../publisher/apis/&lt;API_ID&gt;/overview</w:t>
      </w:r>
    </w:p>
    <w:p w:rsidR="00411BF6" w:rsidRDefault="00B54063">
      <w:pPr>
        <w:spacing w:after="120" w:line="276" w:lineRule="auto"/>
      </w:pPr>
      <w:r>
        <w:rPr>
          <w:b/>
          <w:bCs/>
        </w:rPr>
        <w:t>Step 2 — Insert into MongoDB: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1BF6">
        <w:tblPrEx>
          <w:tblCellMar>
            <w:top w:w="0" w:type="dxa"/>
            <w:bottom w:w="0" w:type="dxa"/>
          </w:tblCellMar>
        </w:tblPrEx>
        <w:trPr>
          <w:cantSplit/>
        </w:trPr>
        <w:tc>
          <w:tcPr>
            <w:tcW w:w="9360" w:type="dxa"/>
            <w:tcBorders>
              <w:top w:val="single" w:sz="2" w:space="0" w:color="DCE3EC"/>
              <w:left w:val="single" w:sz="18" w:space="0" w:color="5B8FCB"/>
              <w:bottom w:val="single" w:sz="2" w:space="0" w:color="DCE3EC"/>
              <w:right w:val="single" w:sz="2" w:space="0" w:color="DCE3EC"/>
            </w:tcBorders>
            <w:shd w:val="clear" w:color="auto" w:fill="F6F8FB"/>
            <w:tcMar>
              <w:top w:w="120" w:type="dxa"/>
              <w:left w:w="180" w:type="dxa"/>
              <w:bottom w:w="120" w:type="dxa"/>
              <w:right w:w="160" w:type="dxa"/>
            </w:tcMar>
          </w:tcPr>
          <w:p w:rsidR="00411BF6" w:rsidRDefault="00B54063">
            <w:pPr>
              <w:spacing w:line="252" w:lineRule="auto"/>
            </w:pPr>
            <w:r>
              <w:rPr>
                <w:rFonts w:ascii="Consolas" w:eastAsia="Consolas" w:hAnsi="Consolas" w:cs="Consolas"/>
                <w:color w:val="1B2733"/>
                <w:sz w:val="18"/>
                <w:szCs w:val="18"/>
              </w:rPr>
              <w:t>use cms_db_admin</w:t>
            </w:r>
          </w:p>
          <w:p w:rsidR="00411BF6" w:rsidRDefault="00B54063">
            <w:pPr>
              <w:spacing w:line="252" w:lineRule="auto"/>
            </w:pPr>
            <w:r>
              <w:rPr>
                <w:rFonts w:ascii="Consolas" w:eastAsia="Consolas" w:hAnsi="Consolas" w:cs="Consolas"/>
                <w:color w:val="1B2733"/>
                <w:sz w:val="18"/>
                <w:szCs w:val="18"/>
              </w:rPr>
              <w:t>db.wso2_available_apis.insertMany([</w:t>
            </w:r>
          </w:p>
          <w:p w:rsidR="00411BF6" w:rsidRDefault="00B54063">
            <w:pPr>
              <w:spacing w:line="252" w:lineRule="auto"/>
            </w:pPr>
            <w:r>
              <w:rPr>
                <w:rFonts w:ascii="Consolas" w:eastAsia="Consolas" w:hAnsi="Consolas" w:cs="Consolas"/>
                <w:color w:val="1B2733"/>
                <w:sz w:val="18"/>
                <w:szCs w:val="18"/>
              </w:rPr>
              <w:t xml:space="preserve">  { "apiId": "&lt;uuid-of-api-1&gt;" },</w:t>
            </w:r>
          </w:p>
          <w:p w:rsidR="00411BF6" w:rsidRDefault="00B54063">
            <w:pPr>
              <w:spacing w:line="252" w:lineRule="auto"/>
            </w:pPr>
            <w:r>
              <w:rPr>
                <w:rFonts w:ascii="Consolas" w:eastAsia="Consolas" w:hAnsi="Consolas" w:cs="Consolas"/>
                <w:color w:val="1B2733"/>
                <w:sz w:val="18"/>
                <w:szCs w:val="18"/>
              </w:rPr>
              <w:t xml:space="preserve">  { "apiId": "&lt;uuid-of-api-2&gt;" }</w:t>
            </w:r>
          </w:p>
          <w:p w:rsidR="00411BF6" w:rsidRDefault="00B54063">
            <w:pPr>
              <w:spacing w:line="252" w:lineRule="auto"/>
            </w:pPr>
            <w:r>
              <w:rPr>
                <w:rFonts w:ascii="Consolas" w:eastAsia="Consolas" w:hAnsi="Consolas" w:cs="Consolas"/>
                <w:color w:val="1B2733"/>
                <w:sz w:val="18"/>
                <w:szCs w:val="18"/>
              </w:rPr>
              <w:t>])</w:t>
            </w:r>
          </w:p>
        </w:tc>
      </w:tr>
    </w:tbl>
    <w:p w:rsidR="00411BF6" w:rsidRDefault="00B54063">
      <w:pPr>
        <w:pStyle w:val="Heading3"/>
      </w:pPr>
      <w:r>
        <w:t>4.2.5  OTP Encryption Key Generation (consent-core)</w:t>
      </w:r>
    </w:p>
    <w:p w:rsidR="00411BF6" w:rsidRDefault="00B54063">
      <w:pPr>
        <w:spacing w:after="120" w:line="276" w:lineRule="auto"/>
      </w:pPr>
      <w:r>
        <w:t>OTP values are encrypted at rest in the database using an RSA public/private key pair. The keys must be Base64-encoded — the private key in PKCS#8 (DER) and the public key in X.509 (DER) format — and supplied to the service before any OTP flow is used.</w:t>
      </w:r>
    </w:p>
    <w:p w:rsidR="00411BF6" w:rsidRDefault="00B54063">
      <w:pPr>
        <w:spacing w:after="120" w:line="276" w:lineRule="auto"/>
      </w:pPr>
      <w:r>
        <w:rPr>
          <w:b/>
          <w:bCs/>
        </w:rPr>
        <w:t>Step 1 — Generate the RSA key pair: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1BF6">
        <w:tblPrEx>
          <w:tblCellMar>
            <w:top w:w="0" w:type="dxa"/>
            <w:bottom w:w="0" w:type="dxa"/>
          </w:tblCellMar>
        </w:tblPrEx>
        <w:trPr>
          <w:cantSplit/>
        </w:trPr>
        <w:tc>
          <w:tcPr>
            <w:tcW w:w="9360" w:type="dxa"/>
            <w:tcBorders>
              <w:top w:val="single" w:sz="2" w:space="0" w:color="DCE3EC"/>
              <w:left w:val="single" w:sz="18" w:space="0" w:color="5B8FCB"/>
              <w:bottom w:val="single" w:sz="2" w:space="0" w:color="DCE3EC"/>
              <w:right w:val="single" w:sz="2" w:space="0" w:color="DCE3EC"/>
            </w:tcBorders>
            <w:shd w:val="clear" w:color="auto" w:fill="F6F8FB"/>
            <w:tcMar>
              <w:top w:w="120" w:type="dxa"/>
              <w:left w:w="180" w:type="dxa"/>
              <w:bottom w:w="120" w:type="dxa"/>
              <w:right w:w="160" w:type="dxa"/>
            </w:tcMar>
          </w:tcPr>
          <w:p w:rsidR="00411BF6" w:rsidRDefault="00B54063">
            <w:pPr>
              <w:spacing w:line="252" w:lineRule="auto"/>
            </w:pPr>
            <w:r>
              <w:rPr>
                <w:rFonts w:ascii="Consolas" w:eastAsia="Consolas" w:hAnsi="Consolas" w:cs="Consolas"/>
                <w:color w:val="1B2733"/>
                <w:sz w:val="18"/>
                <w:szCs w:val="18"/>
              </w:rPr>
              <w:t># RSA public/private key encryption for OTP values stored in the database</w:t>
            </w:r>
          </w:p>
          <w:p w:rsidR="00411BF6" w:rsidRDefault="00B54063">
            <w:pPr>
              <w:spacing w:line="252" w:lineRule="auto"/>
            </w:pPr>
            <w:r>
              <w:rPr>
                <w:rFonts w:ascii="Consolas" w:eastAsia="Consolas" w:hAnsi="Consolas" w:cs="Consolas"/>
                <w:color w:val="1B2733"/>
                <w:sz w:val="18"/>
                <w:szCs w:val="18"/>
              </w:rPr>
              <w:t>openssl genrsa -out private_key.pem 2048</w:t>
            </w:r>
          </w:p>
          <w:p w:rsidR="00411BF6" w:rsidRDefault="00B54063">
            <w:pPr>
              <w:spacing w:line="252" w:lineRule="auto"/>
            </w:pPr>
            <w:r>
              <w:rPr>
                <w:rFonts w:ascii="Consolas" w:eastAsia="Consolas" w:hAnsi="Consolas" w:cs="Consolas"/>
                <w:color w:val="1B2733"/>
                <w:sz w:val="18"/>
                <w:szCs w:val="18"/>
              </w:rPr>
              <w:t>openssl rsa -in private_key.pem -pubout -out public_key.pem</w:t>
            </w:r>
          </w:p>
        </w:tc>
      </w:tr>
    </w:tbl>
    <w:p w:rsidR="00411BF6" w:rsidRDefault="00B54063">
      <w:pPr>
        <w:spacing w:after="120" w:line="276" w:lineRule="auto"/>
      </w:pPr>
      <w:r>
        <w:rPr>
          <w:b/>
          <w:bCs/>
        </w:rPr>
        <w:t>Step 2 — Convert to DER and Base64-encode: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1BF6">
        <w:tblPrEx>
          <w:tblCellMar>
            <w:top w:w="0" w:type="dxa"/>
            <w:bottom w:w="0" w:type="dxa"/>
          </w:tblCellMar>
        </w:tblPrEx>
        <w:trPr>
          <w:cantSplit/>
        </w:trPr>
        <w:tc>
          <w:tcPr>
            <w:tcW w:w="9360" w:type="dxa"/>
            <w:tcBorders>
              <w:top w:val="single" w:sz="2" w:space="0" w:color="DCE3EC"/>
              <w:left w:val="single" w:sz="18" w:space="0" w:color="5B8FCB"/>
              <w:bottom w:val="single" w:sz="2" w:space="0" w:color="DCE3EC"/>
              <w:right w:val="single" w:sz="2" w:space="0" w:color="DCE3EC"/>
            </w:tcBorders>
            <w:shd w:val="clear" w:color="auto" w:fill="F6F8FB"/>
            <w:tcMar>
              <w:top w:w="120" w:type="dxa"/>
              <w:left w:w="180" w:type="dxa"/>
              <w:bottom w:w="120" w:type="dxa"/>
              <w:right w:w="160" w:type="dxa"/>
            </w:tcMar>
          </w:tcPr>
          <w:p w:rsidR="00411BF6" w:rsidRDefault="00B54063">
            <w:pPr>
              <w:spacing w:line="252" w:lineRule="auto"/>
            </w:pPr>
            <w:r>
              <w:rPr>
                <w:rFonts w:ascii="Consolas" w:eastAsia="Consolas" w:hAnsi="Consolas" w:cs="Consolas"/>
                <w:color w:val="1B2733"/>
                <w:sz w:val="18"/>
                <w:szCs w:val="18"/>
              </w:rPr>
              <w:t># Private key -&gt; PKCS#8 DER</w:t>
            </w:r>
          </w:p>
          <w:p w:rsidR="00411BF6" w:rsidRDefault="00B54063">
            <w:pPr>
              <w:spacing w:line="252" w:lineRule="auto"/>
            </w:pPr>
            <w:r>
              <w:rPr>
                <w:rFonts w:ascii="Consolas" w:eastAsia="Consolas" w:hAnsi="Consolas" w:cs="Consolas"/>
                <w:color w:val="1B2733"/>
                <w:sz w:val="18"/>
                <w:szCs w:val="18"/>
              </w:rPr>
              <w:t>openssl pkcs8 -topk8 -inform PEM -outform DER \</w:t>
            </w:r>
          </w:p>
          <w:p w:rsidR="00411BF6" w:rsidRDefault="00B54063">
            <w:pPr>
              <w:spacing w:line="252" w:lineRule="auto"/>
            </w:pPr>
            <w:r>
              <w:rPr>
                <w:rFonts w:ascii="Consolas" w:eastAsia="Consolas" w:hAnsi="Consolas" w:cs="Consolas"/>
                <w:color w:val="1B2733"/>
                <w:sz w:val="18"/>
                <w:szCs w:val="18"/>
              </w:rPr>
              <w:t xml:space="preserve">  -in private_key.pem -out private_key.der -nocrypt</w:t>
            </w:r>
          </w:p>
          <w:p w:rsidR="00411BF6" w:rsidRDefault="00B54063">
            <w:pPr>
              <w:spacing w:line="252" w:lineRule="auto"/>
            </w:pPr>
            <w:r>
              <w:rPr>
                <w:rFonts w:ascii="Consolas" w:eastAsia="Consolas" w:hAnsi="Consolas" w:cs="Consolas"/>
                <w:color w:val="1B2733"/>
                <w:sz w:val="18"/>
                <w:szCs w:val="18"/>
              </w:rPr>
              <w:t># Public key -&gt; X.509 DER</w:t>
            </w:r>
          </w:p>
          <w:p w:rsidR="00411BF6" w:rsidRDefault="00B54063">
            <w:pPr>
              <w:spacing w:line="252" w:lineRule="auto"/>
            </w:pPr>
            <w:r>
              <w:rPr>
                <w:rFonts w:ascii="Consolas" w:eastAsia="Consolas" w:hAnsi="Consolas" w:cs="Consolas"/>
                <w:color w:val="1B2733"/>
                <w:sz w:val="18"/>
                <w:szCs w:val="18"/>
              </w:rPr>
              <w:t>openssl rsa -in private_key.pem -pubout -outform DER -out public_key.der</w:t>
            </w:r>
          </w:p>
          <w:p w:rsidR="00411BF6" w:rsidRDefault="00B54063">
            <w:pPr>
              <w:spacing w:line="252" w:lineRule="auto"/>
            </w:pPr>
            <w:r>
              <w:rPr>
                <w:rFonts w:ascii="Consolas" w:eastAsia="Consolas" w:hAnsi="Consolas" w:cs="Consolas"/>
                <w:color w:val="1B2733"/>
                <w:sz w:val="18"/>
                <w:szCs w:val="18"/>
              </w:rPr>
              <w:t># Base64-encode both DER files</w:t>
            </w:r>
          </w:p>
          <w:p w:rsidR="00411BF6" w:rsidRDefault="00B54063">
            <w:pPr>
              <w:spacing w:line="252" w:lineRule="auto"/>
            </w:pPr>
            <w:r>
              <w:rPr>
                <w:rFonts w:ascii="Consolas" w:eastAsia="Consolas" w:hAnsi="Consolas" w:cs="Consolas"/>
                <w:color w:val="1B2733"/>
                <w:sz w:val="18"/>
                <w:szCs w:val="18"/>
              </w:rPr>
              <w:t>base64 -i public_key.der  -o public_key_base64.txt</w:t>
            </w:r>
          </w:p>
          <w:p w:rsidR="00411BF6" w:rsidRDefault="00B54063">
            <w:pPr>
              <w:spacing w:line="252" w:lineRule="auto"/>
            </w:pPr>
            <w:r>
              <w:rPr>
                <w:rFonts w:ascii="Consolas" w:eastAsia="Consolas" w:hAnsi="Consolas" w:cs="Consolas"/>
                <w:color w:val="1B2733"/>
                <w:sz w:val="18"/>
                <w:szCs w:val="18"/>
              </w:rPr>
              <w:t>base64 -i private_key.der -o private_key_base64.txt</w:t>
            </w:r>
          </w:p>
        </w:tc>
      </w:tr>
    </w:tbl>
    <w:p w:rsidR="00411BF6" w:rsidRDefault="00B54063">
      <w:pPr>
        <w:spacing w:after="120" w:line="276" w:lineRule="auto"/>
      </w:pPr>
      <w:r>
        <w:t>Supply the Base64 strings to consent-core via the OTP_ENCRYPTION_PUBLIC_KEY and OTP_ENCRYPTION_PRIVATE_KEY variables (set as a Kubernetes Secret in production — see Section 5.2).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1BF6">
        <w:tblPrEx>
          <w:tblCellMar>
            <w:top w:w="0" w:type="dxa"/>
            <w:bottom w:w="0" w:type="dxa"/>
          </w:tblCellMar>
        </w:tblPrEx>
        <w:trPr>
          <w:cantSplit/>
        </w:trPr>
        <w:tc>
          <w:tcPr>
            <w:tcW w:w="9360" w:type="dxa"/>
            <w:tcBorders>
              <w:top w:val="single" w:sz="2" w:space="0" w:color="FCEEEE"/>
              <w:left w:val="single" w:sz="28" w:space="0" w:color="C0392B"/>
              <w:bottom w:val="single" w:sz="2" w:space="0" w:color="FCEEEE"/>
              <w:right w:val="single" w:sz="2" w:space="0" w:color="FCEEEE"/>
            </w:tcBorders>
            <w:shd w:val="clear" w:color="auto" w:fill="FCEEEE"/>
            <w:tcMar>
              <w:top w:w="120" w:type="dxa"/>
              <w:left w:w="180" w:type="dxa"/>
              <w:bottom w:w="120" w:type="dxa"/>
              <w:right w:w="160" w:type="dxa"/>
            </w:tcMar>
          </w:tcPr>
          <w:p w:rsidR="00411BF6" w:rsidRDefault="00B54063">
            <w:pPr>
              <w:spacing w:line="264" w:lineRule="auto"/>
            </w:pPr>
            <w:r>
              <w:rPr>
                <w:b/>
                <w:bCs/>
                <w:color w:val="C0392B"/>
              </w:rPr>
              <w:t>Security</w:t>
            </w:r>
          </w:p>
          <w:p w:rsidR="00411BF6" w:rsidRDefault="00B54063">
            <w:pPr>
              <w:spacing w:line="264" w:lineRule="auto"/>
            </w:pPr>
            <w:r>
              <w:t>The OTP private key decrypts stored OTP values. Store it only as a Kubernetes Secret, never in configmap.yaml or version control, and restrict access to the consent-core service account.</w:t>
            </w:r>
          </w:p>
        </w:tc>
      </w:tr>
    </w:tbl>
    <w:p w:rsidR="00411BF6" w:rsidRDefault="00B54063">
      <w:pPr>
        <w:pStyle w:val="Heading2"/>
      </w:pPr>
      <w:bookmarkStart w:id="11" w:name="h_4_3_kafka_topic_creation"/>
      <w:r>
        <w:t>4.3  Kafka Topic Creation</w:t>
      </w:r>
      <w:bookmarkEnd w:id="11"/>
    </w:p>
    <w:p w:rsidR="00411BF6" w:rsidRDefault="00B54063">
      <w:pPr>
        <w:spacing w:after="120" w:line="276" w:lineRule="auto"/>
      </w:pPr>
      <w:r>
        <w:t>The following four topics must be created in Kafka before any notification or audit service starts. Services will error or silently drop messages if topics are missing.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3"/>
        <w:gridCol w:w="1137"/>
        <w:gridCol w:w="1199"/>
        <w:gridCol w:w="3631"/>
      </w:tblGrid>
      <w:tr w:rsidR="00411BF6">
        <w:tblPrEx>
          <w:tblCellMar>
            <w:top w:w="0" w:type="dxa"/>
            <w:bottom w:w="0" w:type="dxa"/>
          </w:tblCellMar>
        </w:tblPrEx>
        <w:trPr>
          <w:cantSplit/>
          <w:tblHeader/>
        </w:trPr>
        <w:tc>
          <w:tcPr>
            <w:tcW w:w="3400" w:type="dxa"/>
            <w:tcBorders>
              <w:top w:val="single" w:sz="2" w:space="0" w:color="14315C"/>
              <w:left w:val="single" w:sz="2" w:space="0" w:color="14315C"/>
              <w:bottom w:val="single" w:sz="8" w:space="0" w:color="2D6CB5"/>
              <w:right w:val="single" w:sz="2" w:space="0" w:color="14315C"/>
            </w:tcBorders>
            <w:shd w:val="clear" w:color="auto" w:fill="14315C"/>
            <w:tcMar>
              <w:top w:w="90" w:type="dxa"/>
              <w:left w:w="130" w:type="dxa"/>
              <w:bottom w:w="90" w:type="dxa"/>
              <w:right w:w="130" w:type="dxa"/>
            </w:tcMar>
          </w:tcPr>
          <w:p w:rsidR="00411BF6" w:rsidRDefault="00B54063">
            <w:pPr>
              <w:spacing w:line="256" w:lineRule="auto"/>
            </w:pPr>
            <w:r>
              <w:rPr>
                <w:b/>
                <w:bCs/>
                <w:color w:val="FFFFFF"/>
                <w:sz w:val="19"/>
                <w:szCs w:val="19"/>
              </w:rPr>
              <w:lastRenderedPageBreak/>
              <w:t>Topic</w:t>
            </w:r>
          </w:p>
        </w:tc>
        <w:tc>
          <w:tcPr>
            <w:tcW w:w="1100" w:type="dxa"/>
            <w:tcBorders>
              <w:top w:val="single" w:sz="2" w:space="0" w:color="14315C"/>
              <w:left w:val="single" w:sz="2" w:space="0" w:color="14315C"/>
              <w:bottom w:val="single" w:sz="8" w:space="0" w:color="2D6CB5"/>
              <w:right w:val="single" w:sz="2" w:space="0" w:color="14315C"/>
            </w:tcBorders>
            <w:shd w:val="clear" w:color="auto" w:fill="14315C"/>
            <w:tcMar>
              <w:top w:w="90" w:type="dxa"/>
              <w:left w:w="130" w:type="dxa"/>
              <w:bottom w:w="90" w:type="dxa"/>
              <w:right w:w="130" w:type="dxa"/>
            </w:tcMar>
          </w:tcPr>
          <w:p w:rsidR="00411BF6" w:rsidRDefault="00B54063">
            <w:pPr>
              <w:spacing w:line="256" w:lineRule="auto"/>
            </w:pPr>
            <w:r>
              <w:rPr>
                <w:b/>
                <w:bCs/>
                <w:color w:val="FFFFFF"/>
                <w:sz w:val="19"/>
                <w:szCs w:val="19"/>
              </w:rPr>
              <w:t>Partitions</w:t>
            </w:r>
          </w:p>
        </w:tc>
        <w:tc>
          <w:tcPr>
            <w:tcW w:w="1200" w:type="dxa"/>
            <w:tcBorders>
              <w:top w:val="single" w:sz="2" w:space="0" w:color="14315C"/>
              <w:left w:val="single" w:sz="2" w:space="0" w:color="14315C"/>
              <w:bottom w:val="single" w:sz="8" w:space="0" w:color="2D6CB5"/>
              <w:right w:val="single" w:sz="2" w:space="0" w:color="14315C"/>
            </w:tcBorders>
            <w:shd w:val="clear" w:color="auto" w:fill="14315C"/>
            <w:tcMar>
              <w:top w:w="90" w:type="dxa"/>
              <w:left w:w="130" w:type="dxa"/>
              <w:bottom w:w="90" w:type="dxa"/>
              <w:right w:w="130" w:type="dxa"/>
            </w:tcMar>
          </w:tcPr>
          <w:p w:rsidR="00411BF6" w:rsidRDefault="00B54063">
            <w:pPr>
              <w:spacing w:line="256" w:lineRule="auto"/>
            </w:pPr>
            <w:r>
              <w:rPr>
                <w:b/>
                <w:bCs/>
                <w:color w:val="FFFFFF"/>
                <w:sz w:val="19"/>
                <w:szCs w:val="19"/>
              </w:rPr>
              <w:t>Retention</w:t>
            </w:r>
          </w:p>
        </w:tc>
        <w:tc>
          <w:tcPr>
            <w:tcW w:w="3660" w:type="dxa"/>
            <w:tcBorders>
              <w:top w:val="single" w:sz="2" w:space="0" w:color="14315C"/>
              <w:left w:val="single" w:sz="2" w:space="0" w:color="14315C"/>
              <w:bottom w:val="single" w:sz="8" w:space="0" w:color="2D6CB5"/>
              <w:right w:val="single" w:sz="2" w:space="0" w:color="14315C"/>
            </w:tcBorders>
            <w:shd w:val="clear" w:color="auto" w:fill="14315C"/>
            <w:tcMar>
              <w:top w:w="90" w:type="dxa"/>
              <w:left w:w="130" w:type="dxa"/>
              <w:bottom w:w="90" w:type="dxa"/>
              <w:right w:w="130" w:type="dxa"/>
            </w:tcMar>
          </w:tcPr>
          <w:p w:rsidR="00411BF6" w:rsidRDefault="00B54063">
            <w:pPr>
              <w:spacing w:line="256" w:lineRule="auto"/>
            </w:pPr>
            <w:r>
              <w:rPr>
                <w:b/>
                <w:bCs/>
                <w:color w:val="FFFFFF"/>
                <w:sz w:val="19"/>
                <w:szCs w:val="19"/>
              </w:rPr>
              <w:t>Consumer Service</w:t>
            </w:r>
          </w:p>
        </w:tc>
      </w:tr>
      <w:tr w:rsidR="00411BF6">
        <w:tblPrEx>
          <w:tblCellMar>
            <w:top w:w="0" w:type="dxa"/>
            <w:bottom w:w="0" w:type="dxa"/>
          </w:tblCellMar>
        </w:tblPrEx>
        <w:trPr>
          <w:cantSplit/>
        </w:trPr>
        <w:tc>
          <w:tcPr>
            <w:tcW w:w="34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DEV_CMS_NOTIFICATION_SMS</w:t>
            </w:r>
          </w:p>
        </w:tc>
        <w:tc>
          <w:tcPr>
            <w:tcW w:w="11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1</w:t>
            </w:r>
          </w:p>
        </w:tc>
        <w:tc>
          <w:tcPr>
            <w:tcW w:w="12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7 days</w:t>
            </w:r>
          </w:p>
        </w:tc>
        <w:tc>
          <w:tcPr>
            <w:tcW w:w="366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notification-consumer-apis — SMS delivery via DigiGov</w:t>
            </w:r>
          </w:p>
        </w:tc>
      </w:tr>
      <w:tr w:rsidR="00411BF6">
        <w:tblPrEx>
          <w:tblCellMar>
            <w:top w:w="0" w:type="dxa"/>
            <w:bottom w:w="0" w:type="dxa"/>
          </w:tblCellMar>
        </w:tblPrEx>
        <w:trPr>
          <w:cantSplit/>
        </w:trPr>
        <w:tc>
          <w:tcPr>
            <w:tcW w:w="34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DEV_CMS_NOTIFICATION_EMAIL</w:t>
            </w:r>
          </w:p>
        </w:tc>
        <w:tc>
          <w:tcPr>
            <w:tcW w:w="11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1</w:t>
            </w:r>
          </w:p>
        </w:tc>
        <w:tc>
          <w:tcPr>
            <w:tcW w:w="12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7 days</w:t>
            </w:r>
          </w:p>
        </w:tc>
        <w:tc>
          <w:tcPr>
            <w:tcW w:w="366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notification-consumer-apis — Email delivery via DigiGov or SMTP</w:t>
            </w:r>
          </w:p>
        </w:tc>
      </w:tr>
      <w:tr w:rsidR="00411BF6">
        <w:tblPrEx>
          <w:tblCellMar>
            <w:top w:w="0" w:type="dxa"/>
            <w:bottom w:w="0" w:type="dxa"/>
          </w:tblCellMar>
        </w:tblPrEx>
        <w:trPr>
          <w:cantSplit/>
        </w:trPr>
        <w:tc>
          <w:tcPr>
            <w:tcW w:w="34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DEV_CMS_NOTIFICATION_CALLBACK</w:t>
            </w:r>
          </w:p>
        </w:tc>
        <w:tc>
          <w:tcPr>
            <w:tcW w:w="11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1</w:t>
            </w:r>
          </w:p>
        </w:tc>
        <w:tc>
          <w:tcPr>
            <w:tcW w:w="12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7 days</w:t>
            </w:r>
          </w:p>
        </w:tc>
        <w:tc>
          <w:tcPr>
            <w:tcW w:w="366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notification-consumer-apis — Webhook/callback POST delivery</w:t>
            </w:r>
          </w:p>
        </w:tc>
      </w:tr>
      <w:tr w:rsidR="00411BF6">
        <w:tblPrEx>
          <w:tblCellMar>
            <w:top w:w="0" w:type="dxa"/>
            <w:bottom w:w="0" w:type="dxa"/>
          </w:tblCellMar>
        </w:tblPrEx>
        <w:trPr>
          <w:cantSplit/>
        </w:trPr>
        <w:tc>
          <w:tcPr>
            <w:tcW w:w="34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DEV_CMS_NOTIFICATION_AUDIT</w:t>
            </w:r>
          </w:p>
        </w:tc>
        <w:tc>
          <w:tcPr>
            <w:tcW w:w="11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1</w:t>
            </w:r>
          </w:p>
        </w:tc>
        <w:tc>
          <w:tcPr>
            <w:tcW w:w="12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30 days</w:t>
            </w:r>
          </w:p>
        </w:tc>
        <w:tc>
          <w:tcPr>
            <w:tcW w:w="366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audit-module-apis — immutable audit records</w:t>
            </w:r>
          </w:p>
        </w:tc>
      </w:tr>
    </w:tbl>
    <w:p w:rsidR="00411BF6" w:rsidRDefault="00411BF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
        <w:gridCol w:w="9336"/>
        <w:gridCol w:w="12"/>
      </w:tblGrid>
      <w:tr w:rsidR="00411BF6">
        <w:tblPrEx>
          <w:tblCellMar>
            <w:top w:w="0" w:type="dxa"/>
            <w:bottom w:w="0" w:type="dxa"/>
          </w:tblCellMar>
        </w:tblPrEx>
        <w:trPr>
          <w:gridAfter w:val="1"/>
          <w:wAfter w:w="12" w:type="dxa"/>
          <w:cantSplit/>
        </w:trPr>
        <w:tc>
          <w:tcPr>
            <w:tcW w:w="9360" w:type="dxa"/>
            <w:gridSpan w:val="2"/>
            <w:tcBorders>
              <w:top w:val="single" w:sz="2" w:space="0" w:color="DCE3EC"/>
              <w:left w:val="single" w:sz="18" w:space="0" w:color="5B8FCB"/>
              <w:bottom w:val="single" w:sz="2" w:space="0" w:color="DCE3EC"/>
              <w:right w:val="single" w:sz="2" w:space="0" w:color="DCE3EC"/>
            </w:tcBorders>
            <w:shd w:val="clear" w:color="auto" w:fill="F6F8FB"/>
            <w:tcMar>
              <w:top w:w="120" w:type="dxa"/>
              <w:left w:w="180" w:type="dxa"/>
              <w:bottom w:w="120" w:type="dxa"/>
              <w:right w:w="160" w:type="dxa"/>
            </w:tcMar>
          </w:tcPr>
          <w:p w:rsidR="00411BF6" w:rsidRDefault="00B54063">
            <w:pPr>
              <w:spacing w:line="252" w:lineRule="auto"/>
            </w:pPr>
            <w:r>
              <w:rPr>
                <w:rFonts w:ascii="Consolas" w:eastAsia="Consolas" w:hAnsi="Consolas" w:cs="Consolas"/>
                <w:color w:val="1B2733"/>
                <w:sz w:val="18"/>
                <w:szCs w:val="18"/>
              </w:rPr>
              <w:t>for TOPIC in DEV_CMS_NOTIFICATION_SMS DEV_CMS_NOTIFICATION_EMAIL \</w:t>
            </w:r>
          </w:p>
          <w:p w:rsidR="00411BF6" w:rsidRDefault="00B54063">
            <w:pPr>
              <w:spacing w:line="252" w:lineRule="auto"/>
            </w:pPr>
            <w:r>
              <w:rPr>
                <w:rFonts w:ascii="Consolas" w:eastAsia="Consolas" w:hAnsi="Consolas" w:cs="Consolas"/>
                <w:color w:val="1B2733"/>
                <w:sz w:val="18"/>
                <w:szCs w:val="18"/>
              </w:rPr>
              <w:t xml:space="preserve">  DEV_CMS_NOTIFICATION_CALLBACK DEV_CMS_NOTIFICATION_AUDIT; do</w:t>
            </w:r>
          </w:p>
          <w:p w:rsidR="00411BF6" w:rsidRDefault="00B54063">
            <w:pPr>
              <w:spacing w:line="252" w:lineRule="auto"/>
            </w:pPr>
            <w:r>
              <w:rPr>
                <w:rFonts w:ascii="Consolas" w:eastAsia="Consolas" w:hAnsi="Consolas" w:cs="Consolas"/>
                <w:color w:val="1B2733"/>
                <w:sz w:val="18"/>
                <w:szCs w:val="18"/>
              </w:rPr>
              <w:t xml:space="preserve">  kafka-topics.sh --bootstrap-server &lt;kafka-host&gt;:9092 \</w:t>
            </w:r>
          </w:p>
          <w:p w:rsidR="00411BF6" w:rsidRDefault="00B54063">
            <w:pPr>
              <w:spacing w:line="252" w:lineRule="auto"/>
            </w:pPr>
            <w:r>
              <w:rPr>
                <w:rFonts w:ascii="Consolas" w:eastAsia="Consolas" w:hAnsi="Consolas" w:cs="Consolas"/>
                <w:color w:val="1B2733"/>
                <w:sz w:val="18"/>
                <w:szCs w:val="18"/>
              </w:rPr>
              <w:t xml:space="preserve">    --create --topic $TOPIC --partitions 1 --replication-factor 1</w:t>
            </w:r>
          </w:p>
          <w:p w:rsidR="00411BF6" w:rsidRDefault="00B54063">
            <w:pPr>
              <w:spacing w:line="252" w:lineRule="auto"/>
            </w:pPr>
            <w:r>
              <w:rPr>
                <w:rFonts w:ascii="Consolas" w:eastAsia="Consolas" w:hAnsi="Consolas" w:cs="Consolas"/>
                <w:color w:val="1B2733"/>
                <w:sz w:val="18"/>
                <w:szCs w:val="18"/>
              </w:rPr>
              <w:t>done</w:t>
            </w:r>
          </w:p>
          <w:p w:rsidR="00411BF6" w:rsidRDefault="00B54063">
            <w:pPr>
              <w:spacing w:line="252" w:lineRule="auto"/>
            </w:pPr>
            <w:r>
              <w:rPr>
                <w:rFonts w:ascii="Consolas" w:eastAsia="Consolas" w:hAnsi="Consolas" w:cs="Consolas"/>
                <w:color w:val="1B2733"/>
                <w:sz w:val="18"/>
                <w:szCs w:val="18"/>
              </w:rPr>
              <w:t xml:space="preserve"> </w:t>
            </w:r>
          </w:p>
          <w:p w:rsidR="00411BF6" w:rsidRDefault="00B54063">
            <w:pPr>
              <w:spacing w:line="252" w:lineRule="auto"/>
            </w:pPr>
            <w:r>
              <w:rPr>
                <w:rFonts w:ascii="Consolas" w:eastAsia="Consolas" w:hAnsi="Consolas" w:cs="Consolas"/>
                <w:color w:val="1B2733"/>
                <w:sz w:val="18"/>
                <w:szCs w:val="18"/>
              </w:rPr>
              <w:t># Verify all four topics exist:</w:t>
            </w:r>
          </w:p>
          <w:p w:rsidR="00411BF6" w:rsidRDefault="00B54063">
            <w:pPr>
              <w:spacing w:line="252" w:lineRule="auto"/>
            </w:pPr>
            <w:r>
              <w:rPr>
                <w:rFonts w:ascii="Consolas" w:eastAsia="Consolas" w:hAnsi="Consolas" w:cs="Consolas"/>
                <w:color w:val="1B2733"/>
                <w:sz w:val="18"/>
                <w:szCs w:val="18"/>
              </w:rPr>
              <w:t>kafka-topics.sh --bootstrap-server &lt;kafka-host&gt;:9092 --list | grep DEV_CMS</w:t>
            </w:r>
          </w:p>
        </w:tc>
      </w:tr>
      <w:tr w:rsidR="00411BF6">
        <w:tblPrEx>
          <w:tblCellMar>
            <w:top w:w="0" w:type="dxa"/>
            <w:bottom w:w="0" w:type="dxa"/>
          </w:tblCellMar>
        </w:tblPrEx>
        <w:trPr>
          <w:gridBefore w:val="1"/>
          <w:wBefore w:w="12" w:type="dxa"/>
          <w:cantSplit/>
        </w:trPr>
        <w:tc>
          <w:tcPr>
            <w:tcW w:w="9360" w:type="dxa"/>
            <w:gridSpan w:val="2"/>
            <w:tcBorders>
              <w:top w:val="single" w:sz="2" w:space="0" w:color="EAF1FA"/>
              <w:left w:val="single" w:sz="28" w:space="0" w:color="2D6CB5"/>
              <w:bottom w:val="single" w:sz="2" w:space="0" w:color="EAF1FA"/>
              <w:right w:val="single" w:sz="2" w:space="0" w:color="EAF1FA"/>
            </w:tcBorders>
            <w:shd w:val="clear" w:color="auto" w:fill="EAF1FA"/>
            <w:tcMar>
              <w:top w:w="120" w:type="dxa"/>
              <w:left w:w="180" w:type="dxa"/>
              <w:bottom w:w="120" w:type="dxa"/>
              <w:right w:w="160" w:type="dxa"/>
            </w:tcMar>
          </w:tcPr>
          <w:p w:rsidR="00411BF6" w:rsidRDefault="00B54063">
            <w:pPr>
              <w:spacing w:line="264" w:lineRule="auto"/>
            </w:pPr>
            <w:r>
              <w:rPr>
                <w:b/>
                <w:bCs/>
                <w:color w:val="2D6CB5"/>
              </w:rPr>
              <w:t>Topic naming</w:t>
            </w:r>
          </w:p>
          <w:p w:rsidR="00411BF6" w:rsidRDefault="00B54063">
            <w:pPr>
              <w:spacing w:line="264" w:lineRule="auto"/>
            </w:pPr>
            <w:r>
              <w:t>Topic names are configurable via ConfigMap (SMS_TOPIC, EMAIL_TOPIC, CALLBACK_TOPIC, AUDIT_TOPIC). If you rename them, update both configmap.yaml and the create commands consistently.</w:t>
            </w:r>
          </w:p>
        </w:tc>
      </w:tr>
    </w:tbl>
    <w:p w:rsidR="00411BF6" w:rsidRDefault="00B54063">
      <w:pPr>
        <w:pStyle w:val="Heading2"/>
      </w:pPr>
      <w:bookmarkStart w:id="12" w:name="h_4_4_wso2_api_manager_setup"/>
      <w:r>
        <w:t>4.4  WSO2 API Manager Setup</w:t>
      </w:r>
      <w:bookmarkEnd w:id="12"/>
    </w:p>
    <w:p w:rsidR="00411BF6" w:rsidRDefault="00B54063">
      <w:pPr>
        <w:spacing w:after="120" w:line="276" w:lineRule="auto"/>
      </w:pPr>
      <w:r>
        <w:t>WSO2 API Manager is required for partner onboarding and OAuth2 token flows. Full installation and configuration instructions are provided in Section 16 (WSO2 API Manager Setup) and Section 17 (WSO2 API Onboarding).</w:t>
      </w:r>
    </w:p>
    <w:p w:rsidR="00411BF6" w:rsidRDefault="00B54063">
      <w:pPr>
        <w:spacing w:after="120" w:line="276" w:lineRule="auto"/>
      </w:pPr>
      <w:r>
        <w:t>Minimum prerequisites before deploying JCMS services:</w:t>
      </w:r>
    </w:p>
    <w:p w:rsidR="00411BF6" w:rsidRDefault="00B54063">
      <w:pPr>
        <w:pStyle w:val="ListParagraph"/>
        <w:numPr>
          <w:ilvl w:val="0"/>
          <w:numId w:val="2"/>
        </w:numPr>
        <w:spacing w:after="60" w:line="276" w:lineRule="auto"/>
      </w:pPr>
      <w:r>
        <w:t>WSO2 API Manager running and accessible at WSO2_BASE_URL (default port 9443)</w:t>
      </w:r>
    </w:p>
    <w:p w:rsidR="00411BF6" w:rsidRDefault="00B54063">
      <w:pPr>
        <w:pStyle w:val="ListParagraph"/>
        <w:numPr>
          <w:ilvl w:val="0"/>
          <w:numId w:val="2"/>
        </w:numPr>
        <w:spacing w:after="60" w:line="276" w:lineRule="auto"/>
      </w:pPr>
      <w:r>
        <w:t>Admin credentials available — REGISTER_TOKEN = Base64(username:password)</w:t>
      </w:r>
    </w:p>
    <w:p w:rsidR="00411BF6" w:rsidRDefault="00B54063">
      <w:pPr>
        <w:pStyle w:val="ListParagraph"/>
        <w:numPr>
          <w:ilvl w:val="0"/>
          <w:numId w:val="2"/>
        </w:numPr>
        <w:spacing w:after="60" w:line="276" w:lineRule="auto"/>
      </w:pPr>
      <w:r>
        <w:t>Developer Portal application created with production keys — TOKEN_AUTH = Base64(clientId:clientSecret)</w:t>
      </w:r>
    </w:p>
    <w:p w:rsidR="00411BF6" w:rsidRDefault="00B54063">
      <w:pPr>
        <w:pStyle w:val="ListParagraph"/>
        <w:numPr>
          <w:ilvl w:val="0"/>
          <w:numId w:val="2"/>
        </w:numPr>
        <w:spacing w:after="60" w:line="276" w:lineRule="auto"/>
      </w:pPr>
      <w:r>
        <w:t>Target JCMS APIs published and API IDs seeded into MongoDB (Section 4.2.4)</w:t>
      </w:r>
    </w:p>
    <w:p w:rsidR="00411BF6" w:rsidRDefault="00B54063">
      <w:pPr>
        <w:pStyle w:val="Heading2"/>
      </w:pPr>
      <w:bookmarkStart w:id="13" w:name="h_4_5_hashicorp_vault_setup"/>
      <w:r>
        <w:t>4.5  HashiCorp Vault Setup</w:t>
      </w:r>
      <w:bookmarkEnd w:id="13"/>
    </w:p>
    <w:p w:rsidR="00411BF6" w:rsidRDefault="00B54063">
      <w:pPr>
        <w:spacing w:after="120" w:line="276" w:lineRule="auto"/>
      </w:pPr>
      <w:r>
        <w:t>HashiCorp Vault is required by vault-apis for all cryptographic operations. Full installation instructions are provided in Section 15 (HashiCorp Vault Server Setup).</w:t>
      </w:r>
    </w:p>
    <w:p w:rsidR="00411BF6" w:rsidRDefault="00B54063">
      <w:pPr>
        <w:spacing w:after="120" w:line="276" w:lineRule="auto"/>
      </w:pPr>
      <w:r>
        <w:t>Minimum prerequisites before deploying vault-apis:</w:t>
      </w:r>
    </w:p>
    <w:p w:rsidR="00411BF6" w:rsidRDefault="00B54063">
      <w:pPr>
        <w:pStyle w:val="ListParagraph"/>
        <w:numPr>
          <w:ilvl w:val="0"/>
          <w:numId w:val="2"/>
        </w:numPr>
        <w:spacing w:after="60" w:line="276" w:lineRule="auto"/>
      </w:pPr>
      <w:r>
        <w:t>Vault instance running and accessible at EXT_VAULT_URL (default port 8200)</w:t>
      </w:r>
    </w:p>
    <w:p w:rsidR="00411BF6" w:rsidRDefault="00B54063">
      <w:pPr>
        <w:pStyle w:val="ListParagraph"/>
        <w:numPr>
          <w:ilvl w:val="0"/>
          <w:numId w:val="2"/>
        </w:numPr>
        <w:spacing w:after="60" w:line="276" w:lineRule="auto"/>
      </w:pPr>
      <w:r>
        <w:lastRenderedPageBreak/>
        <w:t>Vault unsealed and a root or service token available for the ROOTKEY ConfigMap variable</w:t>
      </w:r>
    </w:p>
    <w:p w:rsidR="00411BF6" w:rsidRDefault="00B54063">
      <w:pPr>
        <w:pStyle w:val="ListParagraph"/>
        <w:numPr>
          <w:ilvl w:val="0"/>
          <w:numId w:val="2"/>
        </w:numPr>
        <w:spacing w:after="60" w:line="276" w:lineRule="auto"/>
      </w:pPr>
      <w:r>
        <w:t>Required secret engines and policies configured per Section 15</w:t>
      </w:r>
    </w:p>
    <w:p w:rsidR="00411BF6" w:rsidRDefault="00B54063">
      <w:pPr>
        <w:pStyle w:val="Heading2"/>
      </w:pPr>
      <w:bookmarkStart w:id="14" w:name="h_4_6_nginx_api_gateway_setup"/>
      <w:r>
        <w:t>4.6  Nginx / API Gateway Setup</w:t>
      </w:r>
      <w:bookmarkEnd w:id="14"/>
    </w:p>
    <w:p w:rsidR="00411BF6" w:rsidRDefault="00B54063">
      <w:pPr>
        <w:spacing w:after="120" w:line="276" w:lineRule="auto"/>
      </w:pPr>
      <w:r>
        <w:t>An Nginx reverse proxy with Lua scripting is required to route frontend API calls and external partner traffic to the correct JCMS services. Full configuration instructions are provided in Section 18 (Nginx + Lua / OpenResty Setup).</w:t>
      </w:r>
    </w:p>
    <w:p w:rsidR="00411BF6" w:rsidRDefault="00B54063">
      <w:pPr>
        <w:spacing w:after="120" w:line="276" w:lineRule="auto"/>
      </w:pPr>
      <w:r>
        <w:t>Nginx must be configured to:</w:t>
      </w:r>
    </w:p>
    <w:p w:rsidR="00411BF6" w:rsidRDefault="00B54063">
      <w:pPr>
        <w:pStyle w:val="ListParagraph"/>
        <w:numPr>
          <w:ilvl w:val="0"/>
          <w:numId w:val="2"/>
        </w:numPr>
        <w:spacing w:after="60" w:line="276" w:lineRule="auto"/>
      </w:pPr>
      <w:r>
        <w:t>Terminate TLS on port 8443 and route path prefixes to backend service NodePorts (see Section 13.7 for the full mapping)</w:t>
      </w:r>
    </w:p>
    <w:p w:rsidR="00411BF6" w:rsidRDefault="00B54063">
      <w:pPr>
        <w:pStyle w:val="ListParagraph"/>
        <w:numPr>
          <w:ilvl w:val="0"/>
          <w:numId w:val="2"/>
        </w:numPr>
        <w:spacing w:after="60" w:line="276" w:lineRule="auto"/>
      </w:pPr>
      <w:r>
        <w:t>Enforce JWT validation and rate limiting upstream of all microservices</w:t>
      </w:r>
    </w:p>
    <w:p w:rsidR="00411BF6" w:rsidRDefault="00B54063">
      <w:pPr>
        <w:pStyle w:val="ListParagraph"/>
        <w:numPr>
          <w:ilvl w:val="0"/>
          <w:numId w:val="2"/>
        </w:numPr>
        <w:spacing w:after="60" w:line="276" w:lineRule="auto"/>
      </w:pPr>
      <w:r>
        <w:t>Add CORS headers for the three frontend application origins</w:t>
      </w:r>
    </w:p>
    <w:p w:rsidR="00411BF6" w:rsidRDefault="00B54063">
      <w:pPr>
        <w:pStyle w:val="Heading2"/>
      </w:pPr>
      <w:bookmarkStart w:id="15" w:name="h_4_7_service_startup_order"/>
      <w:r>
        <w:t>4.7  Service Startup Order</w:t>
      </w:r>
      <w:bookmarkEnd w:id="15"/>
    </w:p>
    <w:p w:rsidR="00411BF6" w:rsidRDefault="00B54063">
      <w:pPr>
        <w:spacing w:after="120" w:line="276" w:lineRule="auto"/>
      </w:pPr>
      <w:r>
        <w:t>JCMS services have hard inter-service dependencies. Deploying in the wrong order causes CrashLoopBackOff at startup. For the very first deployment, use this sequence: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2"/>
        <w:gridCol w:w="3314"/>
        <w:gridCol w:w="5374"/>
      </w:tblGrid>
      <w:tr w:rsidR="00411BF6">
        <w:tblPrEx>
          <w:tblCellMar>
            <w:top w:w="0" w:type="dxa"/>
            <w:bottom w:w="0" w:type="dxa"/>
          </w:tblCellMar>
        </w:tblPrEx>
        <w:trPr>
          <w:cantSplit/>
          <w:tblHeader/>
        </w:trPr>
        <w:tc>
          <w:tcPr>
            <w:tcW w:w="620" w:type="dxa"/>
            <w:tcBorders>
              <w:top w:val="single" w:sz="2" w:space="0" w:color="14315C"/>
              <w:left w:val="single" w:sz="2" w:space="0" w:color="14315C"/>
              <w:bottom w:val="single" w:sz="8" w:space="0" w:color="2D6CB5"/>
              <w:right w:val="single" w:sz="2" w:space="0" w:color="14315C"/>
            </w:tcBorders>
            <w:shd w:val="clear" w:color="auto" w:fill="14315C"/>
            <w:tcMar>
              <w:top w:w="90" w:type="dxa"/>
              <w:left w:w="130" w:type="dxa"/>
              <w:bottom w:w="90" w:type="dxa"/>
              <w:right w:w="130" w:type="dxa"/>
            </w:tcMar>
          </w:tcPr>
          <w:p w:rsidR="00411BF6" w:rsidRDefault="00B54063">
            <w:pPr>
              <w:spacing w:line="256" w:lineRule="auto"/>
            </w:pPr>
            <w:r>
              <w:rPr>
                <w:b/>
                <w:bCs/>
                <w:color w:val="FFFFFF"/>
                <w:sz w:val="19"/>
                <w:szCs w:val="19"/>
              </w:rPr>
              <w:t>Step</w:t>
            </w:r>
          </w:p>
        </w:tc>
        <w:tc>
          <w:tcPr>
            <w:tcW w:w="3340" w:type="dxa"/>
            <w:tcBorders>
              <w:top w:val="single" w:sz="2" w:space="0" w:color="14315C"/>
              <w:left w:val="single" w:sz="2" w:space="0" w:color="14315C"/>
              <w:bottom w:val="single" w:sz="8" w:space="0" w:color="2D6CB5"/>
              <w:right w:val="single" w:sz="2" w:space="0" w:color="14315C"/>
            </w:tcBorders>
            <w:shd w:val="clear" w:color="auto" w:fill="14315C"/>
            <w:tcMar>
              <w:top w:w="90" w:type="dxa"/>
              <w:left w:w="130" w:type="dxa"/>
              <w:bottom w:w="90" w:type="dxa"/>
              <w:right w:w="130" w:type="dxa"/>
            </w:tcMar>
          </w:tcPr>
          <w:p w:rsidR="00411BF6" w:rsidRDefault="00B54063">
            <w:pPr>
              <w:spacing w:line="256" w:lineRule="auto"/>
            </w:pPr>
            <w:r>
              <w:rPr>
                <w:b/>
                <w:bCs/>
                <w:color w:val="FFFFFF"/>
                <w:sz w:val="19"/>
                <w:szCs w:val="19"/>
              </w:rPr>
              <w:t>Service(s)</w:t>
            </w:r>
          </w:p>
        </w:tc>
        <w:tc>
          <w:tcPr>
            <w:tcW w:w="5400" w:type="dxa"/>
            <w:tcBorders>
              <w:top w:val="single" w:sz="2" w:space="0" w:color="14315C"/>
              <w:left w:val="single" w:sz="2" w:space="0" w:color="14315C"/>
              <w:bottom w:val="single" w:sz="8" w:space="0" w:color="2D6CB5"/>
              <w:right w:val="single" w:sz="2" w:space="0" w:color="14315C"/>
            </w:tcBorders>
            <w:shd w:val="clear" w:color="auto" w:fill="14315C"/>
            <w:tcMar>
              <w:top w:w="90" w:type="dxa"/>
              <w:left w:w="130" w:type="dxa"/>
              <w:bottom w:w="90" w:type="dxa"/>
              <w:right w:w="130" w:type="dxa"/>
            </w:tcMar>
          </w:tcPr>
          <w:p w:rsidR="00411BF6" w:rsidRDefault="00B54063">
            <w:pPr>
              <w:spacing w:line="256" w:lineRule="auto"/>
            </w:pPr>
            <w:r>
              <w:rPr>
                <w:b/>
                <w:bCs/>
                <w:color w:val="FFFFFF"/>
                <w:sz w:val="19"/>
                <w:szCs w:val="19"/>
              </w:rPr>
              <w:t>Reason</w:t>
            </w:r>
          </w:p>
        </w:tc>
      </w:tr>
      <w:tr w:rsidR="00411BF6">
        <w:tblPrEx>
          <w:tblCellMar>
            <w:top w:w="0" w:type="dxa"/>
            <w:bottom w:w="0" w:type="dxa"/>
          </w:tblCellMar>
        </w:tblPrEx>
        <w:trPr>
          <w:cantSplit/>
        </w:trPr>
        <w:tc>
          <w:tcPr>
            <w:tcW w:w="62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1</w:t>
            </w:r>
          </w:p>
        </w:tc>
        <w:tc>
          <w:tcPr>
            <w:tcW w:w="334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MongoDB, Kafka, WSO2, Vault (external)</w:t>
            </w:r>
          </w:p>
        </w:tc>
        <w:tc>
          <w:tcPr>
            <w:tcW w:w="54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External infrastructure must be fully ready before any JCMS service starts</w:t>
            </w:r>
          </w:p>
        </w:tc>
      </w:tr>
      <w:tr w:rsidR="00411BF6">
        <w:tblPrEx>
          <w:tblCellMar>
            <w:top w:w="0" w:type="dxa"/>
            <w:bottom w:w="0" w:type="dxa"/>
          </w:tblCellMar>
        </w:tblPrEx>
        <w:trPr>
          <w:cantSplit/>
        </w:trPr>
        <w:tc>
          <w:tcPr>
            <w:tcW w:w="62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2</w:t>
            </w:r>
          </w:p>
        </w:tc>
        <w:tc>
          <w:tcPr>
            <w:tcW w:w="334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vault-apis</w:t>
            </w:r>
          </w:p>
        </w:tc>
        <w:tc>
          <w:tcPr>
            <w:tcW w:w="54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consent-core, auth, grievance, and audit all call vault-apis to sign payloads — must be up first</w:t>
            </w:r>
          </w:p>
        </w:tc>
      </w:tr>
      <w:tr w:rsidR="00411BF6">
        <w:tblPrEx>
          <w:tblCellMar>
            <w:top w:w="0" w:type="dxa"/>
            <w:bottom w:w="0" w:type="dxa"/>
          </w:tblCellMar>
        </w:tblPrEx>
        <w:trPr>
          <w:cantSplit/>
        </w:trPr>
        <w:tc>
          <w:tcPr>
            <w:tcW w:w="62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3</w:t>
            </w:r>
          </w:p>
        </w:tc>
        <w:tc>
          <w:tcPr>
            <w:tcW w:w="334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auth-apis</w:t>
            </w:r>
          </w:p>
        </w:tc>
        <w:tc>
          <w:tcPr>
            <w:tcW w:w="54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RSA key must be seeded (Section 4.2.3). partner-portal depends on auth for token validation</w:t>
            </w:r>
          </w:p>
        </w:tc>
      </w:tr>
      <w:tr w:rsidR="00411BF6">
        <w:tblPrEx>
          <w:tblCellMar>
            <w:top w:w="0" w:type="dxa"/>
            <w:bottom w:w="0" w:type="dxa"/>
          </w:tblCellMar>
        </w:tblPrEx>
        <w:trPr>
          <w:cantSplit/>
        </w:trPr>
        <w:tc>
          <w:tcPr>
            <w:tcW w:w="62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4</w:t>
            </w:r>
          </w:p>
        </w:tc>
        <w:tc>
          <w:tcPr>
            <w:tcW w:w="334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wso2-cred-generator-apis</w:t>
            </w:r>
          </w:p>
        </w:tc>
        <w:tc>
          <w:tcPr>
            <w:tcW w:w="54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WSO2 API IDs must be seeded (Section 4.2.4). partner-portal calls this for credential generation</w:t>
            </w:r>
          </w:p>
        </w:tc>
      </w:tr>
      <w:tr w:rsidR="00411BF6">
        <w:tblPrEx>
          <w:tblCellMar>
            <w:top w:w="0" w:type="dxa"/>
            <w:bottom w:w="0" w:type="dxa"/>
          </w:tblCellMar>
        </w:tblPrEx>
        <w:trPr>
          <w:cantSplit/>
        </w:trPr>
        <w:tc>
          <w:tcPr>
            <w:tcW w:w="62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5</w:t>
            </w:r>
          </w:p>
        </w:tc>
        <w:tc>
          <w:tcPr>
            <w:tcW w:w="334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audit-module-apis</w:t>
            </w:r>
          </w:p>
        </w:tc>
        <w:tc>
          <w:tcPr>
            <w:tcW w:w="54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Kafka DEV_CMS_NOTIFICATION_AUDIT topic must exist. Many services emit audit events on first request</w:t>
            </w:r>
          </w:p>
        </w:tc>
      </w:tr>
      <w:tr w:rsidR="00411BF6">
        <w:tblPrEx>
          <w:tblCellMar>
            <w:top w:w="0" w:type="dxa"/>
            <w:bottom w:w="0" w:type="dxa"/>
          </w:tblCellMar>
        </w:tblPrEx>
        <w:trPr>
          <w:cantSplit/>
        </w:trPr>
        <w:tc>
          <w:tcPr>
            <w:tcW w:w="62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6</w:t>
            </w:r>
          </w:p>
        </w:tc>
        <w:tc>
          <w:tcPr>
            <w:tcW w:w="334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notification-module-apis</w:t>
            </w:r>
          </w:p>
        </w:tc>
        <w:tc>
          <w:tcPr>
            <w:tcW w:w="54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Produces to Kafka notification topics. Must be ready before any service sends notifications</w:t>
            </w:r>
          </w:p>
        </w:tc>
      </w:tr>
      <w:tr w:rsidR="00411BF6">
        <w:tblPrEx>
          <w:tblCellMar>
            <w:top w:w="0" w:type="dxa"/>
            <w:bottom w:w="0" w:type="dxa"/>
          </w:tblCellMar>
        </w:tblPrEx>
        <w:trPr>
          <w:cantSplit/>
        </w:trPr>
        <w:tc>
          <w:tcPr>
            <w:tcW w:w="62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7</w:t>
            </w:r>
          </w:p>
        </w:tc>
        <w:tc>
          <w:tcPr>
            <w:tcW w:w="334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notification-consumer-apis</w:t>
            </w:r>
          </w:p>
        </w:tc>
        <w:tc>
          <w:tcPr>
            <w:tcW w:w="54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Consumes from Kafka topics. Kerberos secrets (kafka-krb5, kafka-keytab) must exist first</w:t>
            </w:r>
          </w:p>
        </w:tc>
      </w:tr>
      <w:tr w:rsidR="00411BF6">
        <w:tblPrEx>
          <w:tblCellMar>
            <w:top w:w="0" w:type="dxa"/>
            <w:bottom w:w="0" w:type="dxa"/>
          </w:tblCellMar>
        </w:tblPrEx>
        <w:trPr>
          <w:cantSplit/>
        </w:trPr>
        <w:tc>
          <w:tcPr>
            <w:tcW w:w="62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8</w:t>
            </w:r>
          </w:p>
        </w:tc>
        <w:tc>
          <w:tcPr>
            <w:tcW w:w="334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system-registry-apis, translator-apis</w:t>
            </w:r>
          </w:p>
        </w:tc>
        <w:tc>
          <w:tcPr>
            <w:tcW w:w="54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Independent services with no hard JCMS startup dependencies</w:t>
            </w:r>
          </w:p>
        </w:tc>
      </w:tr>
      <w:tr w:rsidR="00411BF6">
        <w:tblPrEx>
          <w:tblCellMar>
            <w:top w:w="0" w:type="dxa"/>
            <w:bottom w:w="0" w:type="dxa"/>
          </w:tblCellMar>
        </w:tblPrEx>
        <w:trPr>
          <w:cantSplit/>
        </w:trPr>
        <w:tc>
          <w:tcPr>
            <w:tcW w:w="62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9</w:t>
            </w:r>
          </w:p>
        </w:tc>
        <w:tc>
          <w:tcPr>
            <w:tcW w:w="334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consent-core-apis, cookie-consent-apis, grivance-module-apis, schedular-apis</w:t>
            </w:r>
          </w:p>
        </w:tc>
        <w:tc>
          <w:tcPr>
            <w:tcW w:w="54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Core business services — require vault, audit, notification, and auth to be healthy</w:t>
            </w:r>
          </w:p>
        </w:tc>
      </w:tr>
      <w:tr w:rsidR="00411BF6">
        <w:tblPrEx>
          <w:tblCellMar>
            <w:top w:w="0" w:type="dxa"/>
            <w:bottom w:w="0" w:type="dxa"/>
          </w:tblCellMar>
        </w:tblPrEx>
        <w:trPr>
          <w:cantSplit/>
        </w:trPr>
        <w:tc>
          <w:tcPr>
            <w:tcW w:w="62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10</w:t>
            </w:r>
          </w:p>
        </w:tc>
        <w:tc>
          <w:tcPr>
            <w:tcW w:w="334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partner-portal-apis</w:t>
            </w:r>
          </w:p>
        </w:tc>
        <w:tc>
          <w:tcPr>
            <w:tcW w:w="54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Last — depends on auth, wso2-cred-generator, vault, audit, and notification all running</w:t>
            </w:r>
          </w:p>
        </w:tc>
      </w:tr>
    </w:tbl>
    <w:p w:rsidR="00411BF6" w:rsidRDefault="00411BF6">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1BF6">
        <w:tblPrEx>
          <w:tblCellMar>
            <w:top w:w="0" w:type="dxa"/>
            <w:bottom w:w="0" w:type="dxa"/>
          </w:tblCellMar>
        </w:tblPrEx>
        <w:trPr>
          <w:cantSplit/>
        </w:trPr>
        <w:tc>
          <w:tcPr>
            <w:tcW w:w="9360" w:type="dxa"/>
            <w:tcBorders>
              <w:top w:val="single" w:sz="2" w:space="0" w:color="EAF6EF"/>
              <w:left w:val="single" w:sz="28" w:space="0" w:color="2E9E54"/>
              <w:bottom w:val="single" w:sz="2" w:space="0" w:color="EAF6EF"/>
              <w:right w:val="single" w:sz="2" w:space="0" w:color="EAF6EF"/>
            </w:tcBorders>
            <w:shd w:val="clear" w:color="auto" w:fill="EAF6EF"/>
            <w:tcMar>
              <w:top w:w="120" w:type="dxa"/>
              <w:left w:w="180" w:type="dxa"/>
              <w:bottom w:w="120" w:type="dxa"/>
              <w:right w:w="160" w:type="dxa"/>
            </w:tcMar>
          </w:tcPr>
          <w:p w:rsidR="00411BF6" w:rsidRDefault="00B54063">
            <w:pPr>
              <w:spacing w:after="60" w:line="264" w:lineRule="auto"/>
            </w:pPr>
            <w:r>
              <w:rPr>
                <w:b/>
                <w:bCs/>
                <w:color w:val="2E9E54"/>
              </w:rPr>
              <w:lastRenderedPageBreak/>
              <w:t>First-deployment tip</w:t>
            </w:r>
          </w:p>
          <w:p w:rsidR="00411BF6" w:rsidRDefault="00B54063">
            <w:pPr>
              <w:spacing w:after="60" w:line="264" w:lineRule="auto"/>
            </w:pPr>
            <w:r>
              <w:t>Use backendDeploy.sh with explicit service names in startup order:</w:t>
            </w:r>
          </w:p>
          <w:p w:rsidR="00411BF6" w:rsidRDefault="00B54063">
            <w:pPr>
              <w:spacing w:line="264" w:lineRule="auto"/>
            </w:pPr>
            <w:r>
              <w:rPr>
                <w:rFonts w:ascii="Consolas" w:eastAsia="Consolas" w:hAnsi="Consolas" w:cs="Consolas"/>
                <w:sz w:val="17"/>
                <w:szCs w:val="17"/>
              </w:rPr>
              <w:t>./backendDeploy.sh vault-apis auth-apis wso2-cred-generator-apis audit-module-apis notification-module-apis notification-consumer-apis system-registry-apis translator-apis consent-core-apis cookie-consent-apis grivance-module-apis schedular-apis partner-portal-apis</w:t>
            </w:r>
          </w:p>
        </w:tc>
      </w:tr>
    </w:tbl>
    <w:p w:rsidR="00411BF6" w:rsidRDefault="00B54063">
      <w:pPr>
        <w:pStyle w:val="Heading1"/>
      </w:pPr>
      <w:bookmarkStart w:id="16" w:name="h_5_kubernetes_secrets_setup"/>
      <w:r>
        <w:t>5.  Kubernetes Secrets Setup</w:t>
      </w:r>
      <w:bookmarkEnd w:id="16"/>
    </w:p>
    <w:p w:rsidR="00411BF6" w:rsidRDefault="00B54063">
      <w:pPr>
        <w:spacing w:after="120" w:line="276" w:lineRule="auto"/>
      </w:pPr>
      <w:r>
        <w:t>Secrets must be created in the target namespace before applying the ConfigMap or deploying any service. The deployment.yaml files reference these secrets by name — if a secret does not exist, the pod will fail to start.</w:t>
      </w:r>
    </w:p>
    <w:p w:rsidR="00411BF6" w:rsidRDefault="00B54063">
      <w:pPr>
        <w:pStyle w:val="Heading2"/>
      </w:pPr>
      <w:bookmarkStart w:id="17" w:name="h_5_1_required_secrets"/>
      <w:r>
        <w:t>5.1  Required Secrets</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11"/>
        <w:gridCol w:w="1569"/>
        <w:gridCol w:w="5580"/>
      </w:tblGrid>
      <w:tr w:rsidR="00411BF6">
        <w:tblPrEx>
          <w:tblCellMar>
            <w:top w:w="0" w:type="dxa"/>
            <w:bottom w:w="0" w:type="dxa"/>
          </w:tblCellMar>
        </w:tblPrEx>
        <w:trPr>
          <w:cantSplit/>
          <w:tblHeader/>
        </w:trPr>
        <w:tc>
          <w:tcPr>
            <w:tcW w:w="2300" w:type="dxa"/>
            <w:tcBorders>
              <w:top w:val="single" w:sz="2" w:space="0" w:color="14315C"/>
              <w:left w:val="single" w:sz="2" w:space="0" w:color="14315C"/>
              <w:bottom w:val="single" w:sz="8" w:space="0" w:color="2D6CB5"/>
              <w:right w:val="single" w:sz="2" w:space="0" w:color="14315C"/>
            </w:tcBorders>
            <w:shd w:val="clear" w:color="auto" w:fill="14315C"/>
            <w:tcMar>
              <w:top w:w="90" w:type="dxa"/>
              <w:left w:w="130" w:type="dxa"/>
              <w:bottom w:w="90" w:type="dxa"/>
              <w:right w:w="130" w:type="dxa"/>
            </w:tcMar>
          </w:tcPr>
          <w:p w:rsidR="00411BF6" w:rsidRDefault="00B54063">
            <w:pPr>
              <w:spacing w:line="256" w:lineRule="auto"/>
            </w:pPr>
            <w:r>
              <w:rPr>
                <w:b/>
                <w:bCs/>
                <w:color w:val="FFFFFF"/>
                <w:sz w:val="19"/>
                <w:szCs w:val="19"/>
              </w:rPr>
              <w:t>Secret Name</w:t>
            </w:r>
          </w:p>
        </w:tc>
        <w:tc>
          <w:tcPr>
            <w:tcW w:w="1400" w:type="dxa"/>
            <w:tcBorders>
              <w:top w:val="single" w:sz="2" w:space="0" w:color="14315C"/>
              <w:left w:val="single" w:sz="2" w:space="0" w:color="14315C"/>
              <w:bottom w:val="single" w:sz="8" w:space="0" w:color="2D6CB5"/>
              <w:right w:val="single" w:sz="2" w:space="0" w:color="14315C"/>
            </w:tcBorders>
            <w:shd w:val="clear" w:color="auto" w:fill="14315C"/>
            <w:tcMar>
              <w:top w:w="90" w:type="dxa"/>
              <w:left w:w="130" w:type="dxa"/>
              <w:bottom w:w="90" w:type="dxa"/>
              <w:right w:w="130" w:type="dxa"/>
            </w:tcMar>
          </w:tcPr>
          <w:p w:rsidR="00411BF6" w:rsidRDefault="00B54063">
            <w:pPr>
              <w:spacing w:line="256" w:lineRule="auto"/>
            </w:pPr>
            <w:r>
              <w:rPr>
                <w:b/>
                <w:bCs/>
                <w:color w:val="FFFFFF"/>
                <w:sz w:val="19"/>
                <w:szCs w:val="19"/>
              </w:rPr>
              <w:t>Key</w:t>
            </w:r>
          </w:p>
        </w:tc>
        <w:tc>
          <w:tcPr>
            <w:tcW w:w="5660" w:type="dxa"/>
            <w:tcBorders>
              <w:top w:val="single" w:sz="2" w:space="0" w:color="14315C"/>
              <w:left w:val="single" w:sz="2" w:space="0" w:color="14315C"/>
              <w:bottom w:val="single" w:sz="8" w:space="0" w:color="2D6CB5"/>
              <w:right w:val="single" w:sz="2" w:space="0" w:color="14315C"/>
            </w:tcBorders>
            <w:shd w:val="clear" w:color="auto" w:fill="14315C"/>
            <w:tcMar>
              <w:top w:w="90" w:type="dxa"/>
              <w:left w:w="130" w:type="dxa"/>
              <w:bottom w:w="90" w:type="dxa"/>
              <w:right w:w="130" w:type="dxa"/>
            </w:tcMar>
          </w:tcPr>
          <w:p w:rsidR="00411BF6" w:rsidRDefault="00B54063">
            <w:pPr>
              <w:spacing w:line="256" w:lineRule="auto"/>
            </w:pPr>
            <w:r>
              <w:rPr>
                <w:b/>
                <w:bCs/>
                <w:color w:val="FFFFFF"/>
                <w:sz w:val="19"/>
                <w:szCs w:val="19"/>
              </w:rPr>
              <w:t>Used By / Notes</w:t>
            </w:r>
          </w:p>
        </w:tc>
      </w:tr>
      <w:tr w:rsidR="00411BF6">
        <w:tblPrEx>
          <w:tblCellMar>
            <w:top w:w="0" w:type="dxa"/>
            <w:bottom w:w="0" w:type="dxa"/>
          </w:tblCellMar>
        </w:tblPrEx>
        <w:trPr>
          <w:cantSplit/>
        </w:trPr>
        <w:tc>
          <w:tcPr>
            <w:tcW w:w="23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mongodb-secret</w:t>
            </w:r>
          </w:p>
        </w:tc>
        <w:tc>
          <w:tcPr>
            <w:tcW w:w="14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uri</w:t>
            </w:r>
          </w:p>
        </w:tc>
        <w:tc>
          <w:tcPr>
            <w:tcW w:w="566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All services except partner-portal-apis. Full MongoDB connection string including credentials and default DB, e.g. mongodb://user:pass@host:27017/tenant_db_shared</w:t>
            </w:r>
          </w:p>
        </w:tc>
      </w:tr>
      <w:tr w:rsidR="00411BF6">
        <w:tblPrEx>
          <w:tblCellMar>
            <w:top w:w="0" w:type="dxa"/>
            <w:bottom w:w="0" w:type="dxa"/>
          </w:tblCellMar>
        </w:tblPrEx>
        <w:trPr>
          <w:cantSplit/>
        </w:trPr>
        <w:tc>
          <w:tcPr>
            <w:tcW w:w="23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admin-mongodb-secret</w:t>
            </w:r>
          </w:p>
        </w:tc>
        <w:tc>
          <w:tcPr>
            <w:tcW w:w="14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uri</w:t>
            </w:r>
          </w:p>
        </w:tc>
        <w:tc>
          <w:tcPr>
            <w:tcW w:w="566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partner-portal-apis only. Admin-level MongoDB URI for partner onboarding operations.</w:t>
            </w:r>
          </w:p>
        </w:tc>
      </w:tr>
      <w:tr w:rsidR="00411BF6">
        <w:tblPrEx>
          <w:tblCellMar>
            <w:top w:w="0" w:type="dxa"/>
            <w:bottom w:w="0" w:type="dxa"/>
          </w:tblCellMar>
        </w:tblPrEx>
        <w:trPr>
          <w:cantSplit/>
        </w:trPr>
        <w:tc>
          <w:tcPr>
            <w:tcW w:w="23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kafka-krb5</w:t>
            </w:r>
          </w:p>
        </w:tc>
        <w:tc>
          <w:tcPr>
            <w:tcW w:w="14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(file)</w:t>
            </w:r>
          </w:p>
        </w:tc>
        <w:tc>
          <w:tcPr>
            <w:tcW w:w="566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del w:id="116" w:author="Claude" w:date="2026-06-16T00:00:00Z">
              <w:r>
                <w:rPr>
                  <w:sz w:val="19"/>
                  <w:szCs w:val="19"/>
                </w:rPr>
                <w:delText xml:space="preserve">notification-consumer-apis. Mounted as /etc/krb5.conf for Kerberos/SASL auth against the Kafka cluster.</w:delText>
              </w:r>
            </w:del>
            <w:ins w:id="117" w:author="Claude" w:date="2026-06-16T00:00:00Z">
              <w:r>
                <w:rPr>
                  <w:sz w:val="19"/>
                  <w:szCs w:val="19"/>
                </w:rPr>
                <w:t xml:space="preserve">audit-module-apis, notification-module-apis, and notification-consumer-apis. Mounted as /etc/krb5.conf for Kerberos/SASL auth against the Kafka cluster.</w:t>
              </w:r>
            </w:ins>
          </w:p>
        </w:tc>
      </w:tr>
      <w:tr w:rsidR="00411BF6">
        <w:tblPrEx>
          <w:tblCellMar>
            <w:top w:w="0" w:type="dxa"/>
            <w:bottom w:w="0" w:type="dxa"/>
          </w:tblCellMar>
        </w:tblPrEx>
        <w:trPr>
          <w:cantSplit/>
        </w:trPr>
        <w:tc>
          <w:tcPr>
            <w:tcW w:w="23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kafka-keytab</w:t>
            </w:r>
          </w:p>
        </w:tc>
        <w:tc>
          <w:tcPr>
            <w:tcW w:w="14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(file)</w:t>
            </w:r>
          </w:p>
        </w:tc>
        <w:tc>
          <w:tcPr>
            <w:tcW w:w="566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del w:id="118" w:author="Claude" w:date="2026-06-16T00:00:00Z">
              <w:r>
                <w:rPr>
                  <w:sz w:val="19"/>
                  <w:szCs w:val="19"/>
                </w:rPr>
                <w:delText xml:space="preserve">notification-consumer-apis. Kerberos keytab file mounted into the container for Kafka broker authentication.</w:delText>
              </w:r>
            </w:del>
            <w:ins w:id="119" w:author="Claude" w:date="2026-06-16T00:00:00Z">
              <w:r>
                <w:rPr>
                  <w:sz w:val="19"/>
                  <w:szCs w:val="19"/>
                </w:rPr>
                <w:t xml:space="preserve">audit-module-apis, notification-module-apis, and notification-consumer-apis. Kerberos keytab file mounted into the container for Kafka broker authentication.</w:t>
              </w:r>
            </w:ins>
          </w:p>
        </w:tc>
      </w:tr>
      <w:tr w:rsidR="00411BF6">
        <w:tblPrEx>
          <w:tblCellMar>
            <w:top w:w="0" w:type="dxa"/>
            <w:bottom w:w="0" w:type="dxa"/>
          </w:tblCellMar>
        </w:tblPrEx>
        <w:trPr>
          <w:cantSplit/>
        </w:trPr>
        <w:tc>
          <w:tcPr>
            <w:tcW w:w="23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otp-encryption-secret</w:t>
            </w:r>
          </w:p>
        </w:tc>
        <w:tc>
          <w:tcPr>
            <w:tcW w:w="14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public, private</w:t>
            </w:r>
          </w:p>
        </w:tc>
        <w:tc>
          <w:tcPr>
            <w:tcW w:w="566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consent-core. Base64-encoded RSA public/private keys for OTP encryption (generated in Section 4.2.5).</w:t>
            </w:r>
          </w:p>
        </w:tc>
      </w:tr>
      <w:tr w:rsidR="00411BF6">
        <w:tblPrEx>
          <w:tblCellMar>
            <w:top w:w="0" w:type="dxa"/>
            <w:bottom w:w="0" w:type="dxa"/>
          </w:tblCellMar>
        </w:tblPrEx>
        <w:trPr>
          <w:cantSplit/>
        </w:trPr>
        <w:tc>
          <w:tcPr>
            <w:tcW w:w="23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wso2-cred-secret</w:t>
            </w:r>
          </w:p>
        </w:tc>
        <w:tc>
          <w:tcPr>
            <w:tcW w:w="14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registerToken, tokenAuth</w:t>
            </w:r>
          </w:p>
        </w:tc>
        <w:tc>
          <w:tcPr>
            <w:tcW w:w="566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wso2-cred-generator-apis. REGISTER_TOKEN and TOKEN_AUTH credentials (generated in Section 16.8).</w:t>
            </w:r>
          </w:p>
        </w:tc>
      </w:tr>
      <w:tr w:rsidR="00411BF6">
        <w:tblPrEx>
          <w:tblCellMar>
            <w:top w:w="0" w:type="dxa"/>
            <w:bottom w:w="0" w:type="dxa"/>
          </w:tblCellMar>
        </w:tblPrEx>
        <w:trPr>
          <w:cantSplit/>
        </w:trPr>
        <w:tc>
          <w:tcPr>
            <w:tcW w:w="23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vault-token-secret</w:t>
            </w:r>
          </w:p>
        </w:tc>
        <w:tc>
          <w:tcPr>
            <w:tcW w:w="14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rootkey</w:t>
            </w:r>
          </w:p>
        </w:tc>
        <w:tc>
          <w:tcPr>
            <w:tcW w:w="566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vault-apis. HashiCorp Vault token used for cryptographic operations (ROOTKEY).</w:t>
            </w:r>
          </w:p>
        </w:tc>
      </w:tr>
    </w:tbl>
    <w:p w:rsidR="00411BF6" w:rsidRDefault="00B54063">
      <w:pPr>
        <w:pStyle w:val="Heading2"/>
      </w:pPr>
      <w:bookmarkStart w:id="18" w:name="h_5_2_creating_secrets"/>
      <w:r>
        <w:t>5.2  Creating Secrets</w:t>
      </w:r>
      <w:bookmarkEnd w:id="18"/>
    </w:p>
    <w:p w:rsidR="00411BF6" w:rsidRDefault="00B54063">
      <w:pPr>
        <w:pStyle w:val="Heading3"/>
      </w:pPr>
      <w:r>
        <w:t>mongodb-secret  (all services except partner-portal-apis)</w:t>
      </w:r>
    </w:p>
    <w:p w:rsidR="00411BF6" w:rsidRDefault="00B54063">
      <w:pPr>
        <w:spacing w:after="120" w:line="276" w:lineRule="auto"/>
      </w:pPr>
      <w:r>
        <w:t>Create the MongoDB URI secret with the full connection string, including credentials and the default database name: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1BF6">
        <w:tblPrEx>
          <w:tblCellMar>
            <w:top w:w="0" w:type="dxa"/>
            <w:bottom w:w="0" w:type="dxa"/>
          </w:tblCellMar>
        </w:tblPrEx>
        <w:trPr>
          <w:cantSplit/>
        </w:trPr>
        <w:tc>
          <w:tcPr>
            <w:tcW w:w="9360" w:type="dxa"/>
            <w:tcBorders>
              <w:top w:val="single" w:sz="2" w:space="0" w:color="DCE3EC"/>
              <w:left w:val="single" w:sz="18" w:space="0" w:color="5B8FCB"/>
              <w:bottom w:val="single" w:sz="2" w:space="0" w:color="DCE3EC"/>
              <w:right w:val="single" w:sz="2" w:space="0" w:color="DCE3EC"/>
            </w:tcBorders>
            <w:shd w:val="clear" w:color="auto" w:fill="F6F8FB"/>
            <w:tcMar>
              <w:top w:w="120" w:type="dxa"/>
              <w:left w:w="180" w:type="dxa"/>
              <w:bottom w:w="120" w:type="dxa"/>
              <w:right w:w="160" w:type="dxa"/>
            </w:tcMar>
          </w:tcPr>
          <w:p w:rsidR="00411BF6" w:rsidRDefault="00B54063">
            <w:pPr>
              <w:spacing w:line="252" w:lineRule="auto"/>
            </w:pPr>
            <w:r>
              <w:rPr>
                <w:rFonts w:ascii="Consolas" w:eastAsia="Consolas" w:hAnsi="Consolas" w:cs="Consolas"/>
                <w:color w:val="1B2733"/>
                <w:sz w:val="18"/>
                <w:szCs w:val="18"/>
              </w:rPr>
              <w:t>kubectl create secret generic mongodb-secret \</w:t>
            </w:r>
          </w:p>
          <w:p w:rsidR="00411BF6" w:rsidRDefault="00B54063">
            <w:pPr>
              <w:spacing w:line="252" w:lineRule="auto"/>
            </w:pPr>
            <w:r>
              <w:rPr>
                <w:rFonts w:ascii="Consolas" w:eastAsia="Consolas" w:hAnsi="Consolas" w:cs="Consolas"/>
                <w:color w:val="1B2733"/>
                <w:sz w:val="18"/>
                <w:szCs w:val="18"/>
              </w:rPr>
              <w:t xml:space="preserve">  --from-literal=uri='mongodb://user:password@host:27017/tenant_db_shared' \</w:t>
            </w:r>
          </w:p>
          <w:p w:rsidR="00411BF6" w:rsidRDefault="00B54063">
            <w:pPr>
              <w:spacing w:line="252" w:lineRule="auto"/>
            </w:pPr>
            <w:r>
              <w:rPr>
                <w:rFonts w:ascii="Consolas" w:eastAsia="Consolas" w:hAnsi="Consolas" w:cs="Consolas"/>
                <w:color w:val="1B2733"/>
                <w:sz w:val="18"/>
                <w:szCs w:val="18"/>
              </w:rPr>
              <w:t xml:space="preserve">  --namespace &lt;namespace&gt;</w:t>
            </w:r>
          </w:p>
        </w:tc>
      </w:tr>
    </w:tbl>
    <w:p w:rsidR="00411BF6" w:rsidRDefault="00B54063">
      <w:pPr>
        <w:pStyle w:val="Heading3"/>
      </w:pPr>
      <w:r>
        <w:lastRenderedPageBreak/>
        <w:t>admin-mongodb-secret  (partner-portal-apis only)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1BF6">
        <w:tblPrEx>
          <w:tblCellMar>
            <w:top w:w="0" w:type="dxa"/>
            <w:bottom w:w="0" w:type="dxa"/>
          </w:tblCellMar>
        </w:tblPrEx>
        <w:trPr>
          <w:cantSplit/>
        </w:trPr>
        <w:tc>
          <w:tcPr>
            <w:tcW w:w="9360" w:type="dxa"/>
            <w:tcBorders>
              <w:top w:val="single" w:sz="2" w:space="0" w:color="DCE3EC"/>
              <w:left w:val="single" w:sz="18" w:space="0" w:color="5B8FCB"/>
              <w:bottom w:val="single" w:sz="2" w:space="0" w:color="DCE3EC"/>
              <w:right w:val="single" w:sz="2" w:space="0" w:color="DCE3EC"/>
            </w:tcBorders>
            <w:shd w:val="clear" w:color="auto" w:fill="F6F8FB"/>
            <w:tcMar>
              <w:top w:w="120" w:type="dxa"/>
              <w:left w:w="180" w:type="dxa"/>
              <w:bottom w:w="120" w:type="dxa"/>
              <w:right w:w="160" w:type="dxa"/>
            </w:tcMar>
          </w:tcPr>
          <w:p w:rsidR="00411BF6" w:rsidRDefault="00B54063">
            <w:pPr>
              <w:spacing w:line="252" w:lineRule="auto"/>
            </w:pPr>
            <w:r>
              <w:rPr>
                <w:rFonts w:ascii="Consolas" w:eastAsia="Consolas" w:hAnsi="Consolas" w:cs="Consolas"/>
                <w:color w:val="1B2733"/>
                <w:sz w:val="18"/>
                <w:szCs w:val="18"/>
              </w:rPr>
              <w:t>kubectl create secret generic admin-mongodb-secret \</w:t>
            </w:r>
          </w:p>
          <w:p w:rsidR="00411BF6" w:rsidRDefault="00B54063">
            <w:pPr>
              <w:spacing w:line="252" w:lineRule="auto"/>
            </w:pPr>
            <w:r>
              <w:rPr>
                <w:rFonts w:ascii="Consolas" w:eastAsia="Consolas" w:hAnsi="Consolas" w:cs="Consolas"/>
                <w:color w:val="1B2733"/>
                <w:sz w:val="18"/>
                <w:szCs w:val="18"/>
              </w:rPr>
              <w:t xml:space="preserve">  --from-literal=uri='mongodb://adminuser:password@host:27017/cms_db_admin' \</w:t>
            </w:r>
          </w:p>
          <w:p w:rsidR="00411BF6" w:rsidRDefault="00B54063">
            <w:pPr>
              <w:spacing w:line="252" w:lineRule="auto"/>
            </w:pPr>
            <w:r>
              <w:rPr>
                <w:rFonts w:ascii="Consolas" w:eastAsia="Consolas" w:hAnsi="Consolas" w:cs="Consolas"/>
                <w:color w:val="1B2733"/>
                <w:sz w:val="18"/>
                <w:szCs w:val="18"/>
              </w:rPr>
              <w:t xml:space="preserve">  --namespace &lt;namespace&gt;</w:t>
            </w:r>
          </w:p>
        </w:tc>
      </w:tr>
    </w:tbl>
    <w:p w:rsidR="00411BF6" w:rsidRDefault="00B54063">
      <w:pPr>
        <w:pStyle w:val="Heading3"/>
      </w:pPr>
      <w:r>
        <w:t>kafka-krb5  (notification-consumer-apis — Kerberos config)</w:t>
      </w:r>
    </w:p>
    <w:p w:rsidR="00411BF6" w:rsidRDefault="00B54063">
      <w:pPr>
        <w:spacing w:after="120" w:line="276" w:lineRule="auto"/>
      </w:pPr>
      <w:r>
        <w:t>Mount the Kerberos configuration file used by the Kafka client: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1BF6">
        <w:tblPrEx>
          <w:tblCellMar>
            <w:top w:w="0" w:type="dxa"/>
            <w:bottom w:w="0" w:type="dxa"/>
          </w:tblCellMar>
        </w:tblPrEx>
        <w:trPr>
          <w:cantSplit/>
        </w:trPr>
        <w:tc>
          <w:tcPr>
            <w:tcW w:w="9360" w:type="dxa"/>
            <w:tcBorders>
              <w:top w:val="single" w:sz="2" w:space="0" w:color="DCE3EC"/>
              <w:left w:val="single" w:sz="18" w:space="0" w:color="5B8FCB"/>
              <w:bottom w:val="single" w:sz="2" w:space="0" w:color="DCE3EC"/>
              <w:right w:val="single" w:sz="2" w:space="0" w:color="DCE3EC"/>
            </w:tcBorders>
            <w:shd w:val="clear" w:color="auto" w:fill="F6F8FB"/>
            <w:tcMar>
              <w:top w:w="120" w:type="dxa"/>
              <w:left w:w="180" w:type="dxa"/>
              <w:bottom w:w="120" w:type="dxa"/>
              <w:right w:w="160" w:type="dxa"/>
            </w:tcMar>
          </w:tcPr>
          <w:p w:rsidR="00411BF6" w:rsidRDefault="00B54063">
            <w:pPr>
              <w:spacing w:line="252" w:lineRule="auto"/>
            </w:pPr>
            <w:r>
              <w:rPr>
                <w:rFonts w:ascii="Consolas" w:eastAsia="Consolas" w:hAnsi="Consolas" w:cs="Consolas"/>
                <w:color w:val="1B2733"/>
                <w:sz w:val="18"/>
                <w:szCs w:val="18"/>
              </w:rPr>
              <w:t>kubectl create secret generic kafka-krb5 \</w:t>
            </w:r>
          </w:p>
          <w:p w:rsidR="00411BF6" w:rsidRDefault="00B54063">
            <w:pPr>
              <w:spacing w:line="252" w:lineRule="auto"/>
            </w:pPr>
            <w:r>
              <w:rPr>
                <w:rFonts w:ascii="Consolas" w:eastAsia="Consolas" w:hAnsi="Consolas" w:cs="Consolas"/>
                <w:color w:val="1B2733"/>
                <w:sz w:val="18"/>
                <w:szCs w:val="18"/>
              </w:rPr>
              <w:t xml:space="preserve">  --from-file=krb5.conf=/path/to/your/krb5.conf \</w:t>
            </w:r>
          </w:p>
          <w:p w:rsidR="00411BF6" w:rsidRDefault="00B54063">
            <w:pPr>
              <w:spacing w:line="252" w:lineRule="auto"/>
            </w:pPr>
            <w:r>
              <w:rPr>
                <w:rFonts w:ascii="Consolas" w:eastAsia="Consolas" w:hAnsi="Consolas" w:cs="Consolas"/>
                <w:color w:val="1B2733"/>
                <w:sz w:val="18"/>
                <w:szCs w:val="18"/>
              </w:rPr>
              <w:t xml:space="preserve">  --namespace &lt;namespace&gt;</w:t>
            </w:r>
          </w:p>
        </w:tc>
      </w:tr>
    </w:tbl>
    <w:p w:rsidR="00411BF6" w:rsidRDefault="00B54063">
      <w:pPr>
        <w:pStyle w:val="Heading3"/>
      </w:pPr>
      <w:r>
        <w:t>kafka-keytab  (notification-consumer-apis — Kerberos keytab)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1BF6">
        <w:tblPrEx>
          <w:tblCellMar>
            <w:top w:w="0" w:type="dxa"/>
            <w:bottom w:w="0" w:type="dxa"/>
          </w:tblCellMar>
        </w:tblPrEx>
        <w:trPr>
          <w:cantSplit/>
        </w:trPr>
        <w:tc>
          <w:tcPr>
            <w:tcW w:w="9360" w:type="dxa"/>
            <w:tcBorders>
              <w:top w:val="single" w:sz="2" w:space="0" w:color="DCE3EC"/>
              <w:left w:val="single" w:sz="18" w:space="0" w:color="5B8FCB"/>
              <w:bottom w:val="single" w:sz="2" w:space="0" w:color="DCE3EC"/>
              <w:right w:val="single" w:sz="2" w:space="0" w:color="DCE3EC"/>
            </w:tcBorders>
            <w:shd w:val="clear" w:color="auto" w:fill="F6F8FB"/>
            <w:tcMar>
              <w:top w:w="120" w:type="dxa"/>
              <w:left w:w="180" w:type="dxa"/>
              <w:bottom w:w="120" w:type="dxa"/>
              <w:right w:w="160" w:type="dxa"/>
            </w:tcMar>
          </w:tcPr>
          <w:p w:rsidR="00411BF6" w:rsidRDefault="00B54063">
            <w:pPr>
              <w:spacing w:line="252" w:lineRule="auto"/>
            </w:pPr>
            <w:r>
              <w:rPr>
                <w:rFonts w:ascii="Consolas" w:eastAsia="Consolas" w:hAnsi="Consolas" w:cs="Consolas"/>
                <w:color w:val="1B2733"/>
                <w:sz w:val="18"/>
                <w:szCs w:val="18"/>
              </w:rPr>
              <w:t>kubectl create secret generic kafka-keytab \</w:t>
            </w:r>
          </w:p>
          <w:p w:rsidR="00411BF6" w:rsidRDefault="00B54063">
            <w:pPr>
              <w:spacing w:line="252" w:lineRule="auto"/>
            </w:pPr>
            <w:r>
              <w:rPr>
                <w:rFonts w:ascii="Consolas" w:eastAsia="Consolas" w:hAnsi="Consolas" w:cs="Consolas"/>
                <w:color w:val="1B2733"/>
                <w:sz w:val="18"/>
                <w:szCs w:val="18"/>
              </w:rPr>
              <w:t xml:space="preserve">  --from-file=kafka.keytab=/path/to/your/kafka.keytab \</w:t>
            </w:r>
          </w:p>
          <w:p w:rsidR="00411BF6" w:rsidRDefault="00B54063">
            <w:pPr>
              <w:spacing w:line="252" w:lineRule="auto"/>
            </w:pPr>
            <w:r>
              <w:rPr>
                <w:rFonts w:ascii="Consolas" w:eastAsia="Consolas" w:hAnsi="Consolas" w:cs="Consolas"/>
                <w:color w:val="1B2733"/>
                <w:sz w:val="18"/>
                <w:szCs w:val="18"/>
              </w:rPr>
              <w:t xml:space="preserve">  --namespace &lt;namespace&gt;</w:t>
            </w:r>
          </w:p>
        </w:tc>
      </w:tr>
    </w:tbl>
    <w:p w:rsidR="00411BF6" w:rsidRDefault="00B54063">
      <w:pPr>
        <w:pStyle w:val="Heading3"/>
      </w:pPr>
      <w:r>
        <w:t>otp-encryption-secret  (consent-core — OTP RSA keys)</w:t>
      </w:r>
    </w:p>
    <w:p w:rsidR="00411BF6" w:rsidRDefault="00B54063">
      <w:pPr>
        <w:spacing w:after="120" w:line="276" w:lineRule="auto"/>
      </w:pPr>
      <w:r>
        <w:t>Create the secret from the Base64-encoded DER key files produced in Section 4.2.5: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1BF6">
        <w:tblPrEx>
          <w:tblCellMar>
            <w:top w:w="0" w:type="dxa"/>
            <w:bottom w:w="0" w:type="dxa"/>
          </w:tblCellMar>
        </w:tblPrEx>
        <w:trPr>
          <w:cantSplit/>
        </w:trPr>
        <w:tc>
          <w:tcPr>
            <w:tcW w:w="9360" w:type="dxa"/>
            <w:tcBorders>
              <w:top w:val="single" w:sz="2" w:space="0" w:color="DCE3EC"/>
              <w:left w:val="single" w:sz="18" w:space="0" w:color="5B8FCB"/>
              <w:bottom w:val="single" w:sz="2" w:space="0" w:color="DCE3EC"/>
              <w:right w:val="single" w:sz="2" w:space="0" w:color="DCE3EC"/>
            </w:tcBorders>
            <w:shd w:val="clear" w:color="auto" w:fill="F6F8FB"/>
            <w:tcMar>
              <w:top w:w="120" w:type="dxa"/>
              <w:left w:w="180" w:type="dxa"/>
              <w:bottom w:w="120" w:type="dxa"/>
              <w:right w:w="160" w:type="dxa"/>
            </w:tcMar>
          </w:tcPr>
          <w:p w:rsidR="00411BF6" w:rsidRDefault="00B54063">
            <w:pPr>
              <w:spacing w:line="252" w:lineRule="auto"/>
            </w:pPr>
            <w:r>
              <w:rPr>
                <w:rFonts w:ascii="Consolas" w:eastAsia="Consolas" w:hAnsi="Consolas" w:cs="Consolas"/>
                <w:color w:val="1B2733"/>
                <w:sz w:val="18"/>
                <w:szCs w:val="18"/>
              </w:rPr>
              <w:t>kubectl create secret generic otp-encryption-secret \</w:t>
            </w:r>
          </w:p>
          <w:p w:rsidR="00411BF6" w:rsidRDefault="00B54063">
            <w:pPr>
              <w:spacing w:line="252" w:lineRule="auto"/>
            </w:pPr>
            <w:r>
              <w:rPr>
                <w:rFonts w:ascii="Consolas" w:eastAsia="Consolas" w:hAnsi="Consolas" w:cs="Consolas"/>
                <w:color w:val="1B2733"/>
                <w:sz w:val="18"/>
                <w:szCs w:val="18"/>
              </w:rPr>
              <w:t xml:space="preserve">  --from-file=public=public_key_base64.txt \</w:t>
            </w:r>
          </w:p>
          <w:p w:rsidR="00411BF6" w:rsidRDefault="00B54063">
            <w:pPr>
              <w:spacing w:line="252" w:lineRule="auto"/>
            </w:pPr>
            <w:r>
              <w:rPr>
                <w:rFonts w:ascii="Consolas" w:eastAsia="Consolas" w:hAnsi="Consolas" w:cs="Consolas"/>
                <w:color w:val="1B2733"/>
                <w:sz w:val="18"/>
                <w:szCs w:val="18"/>
              </w:rPr>
              <w:t xml:space="preserve">  --from-file=private=private_key_base64.txt \</w:t>
            </w:r>
          </w:p>
          <w:p w:rsidR="00411BF6" w:rsidRDefault="00B54063">
            <w:pPr>
              <w:spacing w:line="252" w:lineRule="auto"/>
            </w:pPr>
            <w:r>
              <w:rPr>
                <w:rFonts w:ascii="Consolas" w:eastAsia="Consolas" w:hAnsi="Consolas" w:cs="Consolas"/>
                <w:color w:val="1B2733"/>
                <w:sz w:val="18"/>
                <w:szCs w:val="18"/>
              </w:rPr>
              <w:t xml:space="preserve">  --namespace &lt;namespace&gt;</w:t>
            </w:r>
          </w:p>
        </w:tc>
      </w:tr>
    </w:tbl>
    <w:p w:rsidR="00411BF6" w:rsidRDefault="00B54063">
      <w:pPr>
        <w:pStyle w:val="Heading3"/>
      </w:pPr>
      <w:r>
        <w:t>wso2-cred-secret  (wso2-cred-generator-apis — REGISTER_TOKEN / TOKEN_AUTH)</w:t>
      </w:r>
    </w:p>
    <w:p w:rsidR="00411BF6" w:rsidRDefault="00B54063">
      <w:pPr>
        <w:spacing w:after="120" w:line="276" w:lineRule="auto"/>
      </w:pPr>
      <w:r>
        <w:t>Use the Base64 credential values generated in Section 16.8: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1BF6">
        <w:tblPrEx>
          <w:tblCellMar>
            <w:top w:w="0" w:type="dxa"/>
            <w:bottom w:w="0" w:type="dxa"/>
          </w:tblCellMar>
        </w:tblPrEx>
        <w:trPr>
          <w:cantSplit/>
        </w:trPr>
        <w:tc>
          <w:tcPr>
            <w:tcW w:w="9360" w:type="dxa"/>
            <w:tcBorders>
              <w:top w:val="single" w:sz="2" w:space="0" w:color="DCE3EC"/>
              <w:left w:val="single" w:sz="18" w:space="0" w:color="5B8FCB"/>
              <w:bottom w:val="single" w:sz="2" w:space="0" w:color="DCE3EC"/>
              <w:right w:val="single" w:sz="2" w:space="0" w:color="DCE3EC"/>
            </w:tcBorders>
            <w:shd w:val="clear" w:color="auto" w:fill="F6F8FB"/>
            <w:tcMar>
              <w:top w:w="120" w:type="dxa"/>
              <w:left w:w="180" w:type="dxa"/>
              <w:bottom w:w="120" w:type="dxa"/>
              <w:right w:w="160" w:type="dxa"/>
            </w:tcMar>
          </w:tcPr>
          <w:p w:rsidR="00411BF6" w:rsidRDefault="00B54063">
            <w:pPr>
              <w:spacing w:line="252" w:lineRule="auto"/>
            </w:pPr>
            <w:r>
              <w:rPr>
                <w:rFonts w:ascii="Consolas" w:eastAsia="Consolas" w:hAnsi="Consolas" w:cs="Consolas"/>
                <w:color w:val="1B2733"/>
                <w:sz w:val="18"/>
                <w:szCs w:val="18"/>
              </w:rPr>
              <w:t>kubectl create secret generic wso2-cred-secret \</w:t>
            </w:r>
          </w:p>
          <w:p w:rsidR="00411BF6" w:rsidRDefault="00B54063">
            <w:pPr>
              <w:spacing w:line="252" w:lineRule="auto"/>
            </w:pPr>
            <w:r>
              <w:rPr>
                <w:rFonts w:ascii="Consolas" w:eastAsia="Consolas" w:hAnsi="Consolas" w:cs="Consolas"/>
                <w:color w:val="1B2733"/>
                <w:sz w:val="18"/>
                <w:szCs w:val="18"/>
              </w:rPr>
              <w:t xml:space="preserve">  --from-literal=registerToken='&lt;REGISTER_TOKEN&gt;' \</w:t>
            </w:r>
          </w:p>
          <w:p w:rsidR="00411BF6" w:rsidRDefault="00B54063">
            <w:pPr>
              <w:spacing w:line="252" w:lineRule="auto"/>
            </w:pPr>
            <w:r>
              <w:rPr>
                <w:rFonts w:ascii="Consolas" w:eastAsia="Consolas" w:hAnsi="Consolas" w:cs="Consolas"/>
                <w:color w:val="1B2733"/>
                <w:sz w:val="18"/>
                <w:szCs w:val="18"/>
              </w:rPr>
              <w:t xml:space="preserve">  --from-literal=tokenAuth='&lt;TOKEN_AUTH&gt;' \</w:t>
            </w:r>
          </w:p>
          <w:p w:rsidR="00411BF6" w:rsidRDefault="00B54063">
            <w:pPr>
              <w:spacing w:line="252" w:lineRule="auto"/>
            </w:pPr>
            <w:r>
              <w:rPr>
                <w:rFonts w:ascii="Consolas" w:eastAsia="Consolas" w:hAnsi="Consolas" w:cs="Consolas"/>
                <w:color w:val="1B2733"/>
                <w:sz w:val="18"/>
                <w:szCs w:val="18"/>
              </w:rPr>
              <w:t xml:space="preserve">  --namespace &lt;namespace&gt;</w:t>
            </w:r>
          </w:p>
        </w:tc>
      </w:tr>
    </w:tbl>
    <w:p w:rsidR="00411BF6" w:rsidRDefault="00B54063">
      <w:pPr>
        <w:pStyle w:val="Heading3"/>
      </w:pPr>
      <w:r>
        <w:t>vault-token-secret  (vault-apis — HashiCorp Vault token)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1BF6">
        <w:tblPrEx>
          <w:tblCellMar>
            <w:top w:w="0" w:type="dxa"/>
            <w:bottom w:w="0" w:type="dxa"/>
          </w:tblCellMar>
        </w:tblPrEx>
        <w:trPr>
          <w:cantSplit/>
        </w:trPr>
        <w:tc>
          <w:tcPr>
            <w:tcW w:w="9360" w:type="dxa"/>
            <w:tcBorders>
              <w:top w:val="single" w:sz="2" w:space="0" w:color="DCE3EC"/>
              <w:left w:val="single" w:sz="18" w:space="0" w:color="5B8FCB"/>
              <w:bottom w:val="single" w:sz="2" w:space="0" w:color="DCE3EC"/>
              <w:right w:val="single" w:sz="2" w:space="0" w:color="DCE3EC"/>
            </w:tcBorders>
            <w:shd w:val="clear" w:color="auto" w:fill="F6F8FB"/>
            <w:tcMar>
              <w:top w:w="120" w:type="dxa"/>
              <w:left w:w="180" w:type="dxa"/>
              <w:bottom w:w="120" w:type="dxa"/>
              <w:right w:w="160" w:type="dxa"/>
            </w:tcMar>
          </w:tcPr>
          <w:p w:rsidR="00411BF6" w:rsidRDefault="00B54063">
            <w:pPr>
              <w:spacing w:line="252" w:lineRule="auto"/>
            </w:pPr>
            <w:r>
              <w:rPr>
                <w:rFonts w:ascii="Consolas" w:eastAsia="Consolas" w:hAnsi="Consolas" w:cs="Consolas"/>
                <w:color w:val="1B2733"/>
                <w:sz w:val="18"/>
                <w:szCs w:val="18"/>
              </w:rPr>
              <w:t>kubectl create secret generic vault-token-secret \</w:t>
            </w:r>
          </w:p>
          <w:p w:rsidR="00411BF6" w:rsidRDefault="00B54063">
            <w:pPr>
              <w:spacing w:line="252" w:lineRule="auto"/>
            </w:pPr>
            <w:r>
              <w:rPr>
                <w:rFonts w:ascii="Consolas" w:eastAsia="Consolas" w:hAnsi="Consolas" w:cs="Consolas"/>
                <w:color w:val="1B2733"/>
                <w:sz w:val="18"/>
                <w:szCs w:val="18"/>
              </w:rPr>
              <w:t xml:space="preserve">  --from-literal=rootkey='&lt;vault-token&gt;' \</w:t>
            </w:r>
          </w:p>
          <w:p w:rsidR="00411BF6" w:rsidRDefault="00B54063">
            <w:pPr>
              <w:spacing w:line="252" w:lineRule="auto"/>
            </w:pPr>
            <w:r>
              <w:rPr>
                <w:rFonts w:ascii="Consolas" w:eastAsia="Consolas" w:hAnsi="Consolas" w:cs="Consolas"/>
                <w:color w:val="1B2733"/>
                <w:sz w:val="18"/>
                <w:szCs w:val="18"/>
              </w:rPr>
              <w:t xml:space="preserve">  --namespace &lt;namespace&gt;</w:t>
            </w:r>
          </w:p>
        </w:tc>
      </w:tr>
    </w:tbl>
    <w:p w:rsidR="00411BF6" w:rsidRDefault="00B54063">
      <w:pPr>
        <w:pStyle w:val="Heading2"/>
      </w:pPr>
      <w:bookmarkStart w:id="19" w:name="h_5_3_verifying_secrets"/>
      <w:r>
        <w:t>5.3  Verifying Secrets</w:t>
      </w:r>
      <w:bookmarkEnd w:id="19"/>
    </w:p>
    <w:p w:rsidR="00411BF6" w:rsidRDefault="00B54063">
      <w:pPr>
        <w:spacing w:after="120" w:line="276" w:lineRule="auto"/>
      </w:pPr>
      <w:r>
        <w:t>Confirm all required secrets exist in the namespace: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1BF6">
        <w:tblPrEx>
          <w:tblCellMar>
            <w:top w:w="0" w:type="dxa"/>
            <w:bottom w:w="0" w:type="dxa"/>
          </w:tblCellMar>
        </w:tblPrEx>
        <w:trPr>
          <w:cantSplit/>
        </w:trPr>
        <w:tc>
          <w:tcPr>
            <w:tcW w:w="9360" w:type="dxa"/>
            <w:tcBorders>
              <w:top w:val="single" w:sz="2" w:space="0" w:color="DCE3EC"/>
              <w:left w:val="single" w:sz="18" w:space="0" w:color="5B8FCB"/>
              <w:bottom w:val="single" w:sz="2" w:space="0" w:color="DCE3EC"/>
              <w:right w:val="single" w:sz="2" w:space="0" w:color="DCE3EC"/>
            </w:tcBorders>
            <w:shd w:val="clear" w:color="auto" w:fill="F6F8FB"/>
            <w:tcMar>
              <w:top w:w="120" w:type="dxa"/>
              <w:left w:w="180" w:type="dxa"/>
              <w:bottom w:w="120" w:type="dxa"/>
              <w:right w:w="160" w:type="dxa"/>
            </w:tcMar>
          </w:tcPr>
          <w:p w:rsidR="00411BF6" w:rsidRDefault="00B54063">
            <w:pPr>
              <w:spacing w:line="252" w:lineRule="auto"/>
            </w:pPr>
            <w:r>
              <w:rPr>
                <w:rFonts w:ascii="Consolas" w:eastAsia="Consolas" w:hAnsi="Consolas" w:cs="Consolas"/>
                <w:color w:val="1B2733"/>
                <w:sz w:val="18"/>
                <w:szCs w:val="18"/>
              </w:rPr>
              <w:t>kubectl get secrets -n &lt;namespace&gt;</w:t>
            </w:r>
          </w:p>
        </w:tc>
      </w:tr>
    </w:tbl>
    <w:p w:rsidR="00411BF6" w:rsidRDefault="00B54063">
      <w:pPr>
        <w:spacing w:after="120" w:line="276" w:lineRule="auto"/>
      </w:pPr>
      <w:r>
        <w:t>Inspect a secret's keys (values remain base64-encoded):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
        <w:gridCol w:w="9336"/>
        <w:gridCol w:w="12"/>
      </w:tblGrid>
      <w:tr w:rsidR="00411BF6">
        <w:tblPrEx>
          <w:tblCellMar>
            <w:top w:w="0" w:type="dxa"/>
            <w:bottom w:w="0" w:type="dxa"/>
          </w:tblCellMar>
        </w:tblPrEx>
        <w:trPr>
          <w:gridAfter w:val="1"/>
          <w:wAfter w:w="12" w:type="dxa"/>
          <w:cantSplit/>
        </w:trPr>
        <w:tc>
          <w:tcPr>
            <w:tcW w:w="9360" w:type="dxa"/>
            <w:gridSpan w:val="2"/>
            <w:tcBorders>
              <w:top w:val="single" w:sz="2" w:space="0" w:color="DCE3EC"/>
              <w:left w:val="single" w:sz="18" w:space="0" w:color="5B8FCB"/>
              <w:bottom w:val="single" w:sz="2" w:space="0" w:color="DCE3EC"/>
              <w:right w:val="single" w:sz="2" w:space="0" w:color="DCE3EC"/>
            </w:tcBorders>
            <w:shd w:val="clear" w:color="auto" w:fill="F6F8FB"/>
            <w:tcMar>
              <w:top w:w="120" w:type="dxa"/>
              <w:left w:w="180" w:type="dxa"/>
              <w:bottom w:w="120" w:type="dxa"/>
              <w:right w:w="160" w:type="dxa"/>
            </w:tcMar>
          </w:tcPr>
          <w:p w:rsidR="00411BF6" w:rsidRDefault="00B54063">
            <w:pPr>
              <w:spacing w:line="252" w:lineRule="auto"/>
            </w:pPr>
            <w:r>
              <w:rPr>
                <w:rFonts w:ascii="Consolas" w:eastAsia="Consolas" w:hAnsi="Consolas" w:cs="Consolas"/>
                <w:color w:val="1B2733"/>
                <w:sz w:val="18"/>
                <w:szCs w:val="18"/>
              </w:rPr>
              <w:t>kubectl describe secret mongodb-secret -n &lt;namespace&gt;</w:t>
            </w:r>
          </w:p>
        </w:tc>
      </w:tr>
      <w:tr w:rsidR="00411BF6">
        <w:tblPrEx>
          <w:tblCellMar>
            <w:top w:w="0" w:type="dxa"/>
            <w:bottom w:w="0" w:type="dxa"/>
          </w:tblCellMar>
        </w:tblPrEx>
        <w:trPr>
          <w:gridBefore w:val="1"/>
          <w:wBefore w:w="12" w:type="dxa"/>
          <w:cantSplit/>
        </w:trPr>
        <w:tc>
          <w:tcPr>
            <w:tcW w:w="9360" w:type="dxa"/>
            <w:gridSpan w:val="2"/>
            <w:tcBorders>
              <w:top w:val="single" w:sz="2" w:space="0" w:color="FCEEEE"/>
              <w:left w:val="single" w:sz="28" w:space="0" w:color="C0392B"/>
              <w:bottom w:val="single" w:sz="2" w:space="0" w:color="FCEEEE"/>
              <w:right w:val="single" w:sz="2" w:space="0" w:color="FCEEEE"/>
            </w:tcBorders>
            <w:shd w:val="clear" w:color="auto" w:fill="FCEEEE"/>
            <w:tcMar>
              <w:top w:w="120" w:type="dxa"/>
              <w:left w:w="180" w:type="dxa"/>
              <w:bottom w:w="120" w:type="dxa"/>
              <w:right w:w="160" w:type="dxa"/>
            </w:tcMar>
          </w:tcPr>
          <w:p w:rsidR="00411BF6" w:rsidRDefault="00B54063">
            <w:pPr>
              <w:spacing w:line="264" w:lineRule="auto"/>
            </w:pPr>
            <w:r>
              <w:rPr>
                <w:b/>
                <w:bCs/>
                <w:color w:val="C0392B"/>
              </w:rPr>
              <w:lastRenderedPageBreak/>
              <w:t>Security</w:t>
            </w:r>
          </w:p>
          <w:p w:rsidR="00411BF6" w:rsidRDefault="00B54063">
            <w:pPr>
              <w:spacing w:line="264" w:lineRule="auto"/>
            </w:pPr>
            <w:r>
              <w:t>Never store secret values in configmap.yaml, environment variables in version control, or plain text files. Use a Secrets Manager (HashiCorp Vault, AWS Secrets Manager, Azure Key Vault) to inject secrets into Kubernetes in production.</w:t>
            </w:r>
          </w:p>
        </w:tc>
      </w:tr>
    </w:tbl>
    <w:p w:rsidR="00411BF6" w:rsidRDefault="00B54063">
      <w:pPr>
        <w:pStyle w:val="Heading1"/>
      </w:pPr>
      <w:bookmarkStart w:id="20" w:name="h_6_configmap_configuration"/>
      <w:r>
        <w:t>6.  ConfigMap Configuration</w:t>
      </w:r>
      <w:bookmarkEnd w:id="20"/>
    </w:p>
    <w:p w:rsidR="00411BF6" w:rsidRDefault="00B54063">
      <w:pPr>
        <w:spacing w:after="120" w:line="276" w:lineRule="auto"/>
      </w:pPr>
      <w:r>
        <w:t>All environment variables that are not sensitive are supplied through service-specific Kubernetes ConfigMaps defined in Backend/configmap.yaml. This single file contains one ConfigMap per service, each named &lt;service&gt;-config.</w:t>
      </w:r>
    </w:p>
    <w:p w:rsidR="00411BF6" w:rsidRDefault="00B54063">
      <w:pPr>
        <w:pStyle w:val="Heading2"/>
      </w:pPr>
      <w:bookmarkStart w:id="21" w:name="h_6_1_applying_the_configmap"/>
      <w:r>
        <w:t>6.1  Applying the ConfigMap</w:t>
      </w:r>
      <w:bookmarkEnd w:id="21"/>
    </w:p>
    <w:p w:rsidR="00411BF6" w:rsidRDefault="00B54063">
      <w:pPr>
        <w:spacing w:after="120" w:line="276" w:lineRule="auto"/>
      </w:pPr>
      <w:r>
        <w:t>The ConfigMap must be applied before deploying any service. backendDeploy.sh does this automatically; for manual deployments, run: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
        <w:gridCol w:w="9336"/>
        <w:gridCol w:w="12"/>
      </w:tblGrid>
      <w:tr w:rsidR="00411BF6">
        <w:tblPrEx>
          <w:tblCellMar>
            <w:top w:w="0" w:type="dxa"/>
            <w:bottom w:w="0" w:type="dxa"/>
          </w:tblCellMar>
        </w:tblPrEx>
        <w:trPr>
          <w:gridAfter w:val="1"/>
          <w:wAfter w:w="12" w:type="dxa"/>
          <w:cantSplit/>
        </w:trPr>
        <w:tc>
          <w:tcPr>
            <w:tcW w:w="9360" w:type="dxa"/>
            <w:gridSpan w:val="2"/>
            <w:tcBorders>
              <w:top w:val="single" w:sz="2" w:space="0" w:color="DCE3EC"/>
              <w:left w:val="single" w:sz="18" w:space="0" w:color="5B8FCB"/>
              <w:bottom w:val="single" w:sz="2" w:space="0" w:color="DCE3EC"/>
              <w:right w:val="single" w:sz="2" w:space="0" w:color="DCE3EC"/>
            </w:tcBorders>
            <w:shd w:val="clear" w:color="auto" w:fill="F6F8FB"/>
            <w:tcMar>
              <w:top w:w="120" w:type="dxa"/>
              <w:left w:w="180" w:type="dxa"/>
              <w:bottom w:w="120" w:type="dxa"/>
              <w:right w:w="160" w:type="dxa"/>
            </w:tcMar>
          </w:tcPr>
          <w:p w:rsidR="00411BF6" w:rsidRDefault="00B54063">
            <w:pPr>
              <w:spacing w:line="252" w:lineRule="auto"/>
            </w:pPr>
            <w:r>
              <w:rPr>
                <w:rFonts w:ascii="Consolas" w:eastAsia="Consolas" w:hAnsi="Consolas" w:cs="Consolas"/>
                <w:color w:val="1B2733"/>
                <w:sz w:val="18"/>
                <w:szCs w:val="18"/>
              </w:rPr>
              <w:t>kubectl apply -f Backend/configmap.yaml --namespace &lt;namespace&gt;</w:t>
            </w:r>
          </w:p>
        </w:tc>
      </w:tr>
      <w:tr w:rsidR="00411BF6">
        <w:tblPrEx>
          <w:tblCellMar>
            <w:top w:w="0" w:type="dxa"/>
            <w:bottom w:w="0" w:type="dxa"/>
          </w:tblCellMar>
        </w:tblPrEx>
        <w:trPr>
          <w:gridBefore w:val="1"/>
          <w:wBefore w:w="12" w:type="dxa"/>
          <w:cantSplit/>
        </w:trPr>
        <w:tc>
          <w:tcPr>
            <w:tcW w:w="9360" w:type="dxa"/>
            <w:gridSpan w:val="2"/>
            <w:tcBorders>
              <w:top w:val="single" w:sz="2" w:space="0" w:color="FFF6E8"/>
              <w:left w:val="single" w:sz="28" w:space="0" w:color="D9870B"/>
              <w:bottom w:val="single" w:sz="2" w:space="0" w:color="FFF6E8"/>
              <w:right w:val="single" w:sz="2" w:space="0" w:color="FFF6E8"/>
            </w:tcBorders>
            <w:shd w:val="clear" w:color="auto" w:fill="FFF6E8"/>
            <w:tcMar>
              <w:top w:w="120" w:type="dxa"/>
              <w:left w:w="180" w:type="dxa"/>
              <w:bottom w:w="120" w:type="dxa"/>
              <w:right w:w="160" w:type="dxa"/>
            </w:tcMar>
          </w:tcPr>
          <w:p w:rsidR="00411BF6" w:rsidRDefault="00B54063">
            <w:pPr>
              <w:spacing w:line="264" w:lineRule="auto"/>
            </w:pPr>
            <w:r>
              <w:rPr>
                <w:b/>
                <w:bCs/>
                <w:color w:val="D9870B"/>
              </w:rPr>
              <w:t>Important</w:t>
            </w:r>
          </w:p>
          <w:p w:rsidR="00411BF6" w:rsidRDefault="00B54063">
            <w:pPr>
              <w:spacing w:line="264" w:lineRule="auto"/>
            </w:pPr>
            <w:r>
              <w:t>Replace every &lt;placeholder&gt; value in configmap.yaml with your actual environment values before applying. Run: grep '&lt;' Backend/configmap.yaml to find all remaining placeholders.</w:t>
            </w:r>
          </w:p>
        </w:tc>
      </w:tr>
    </w:tbl>
    <w:p w:rsidR="00411BF6" w:rsidRDefault="00B54063">
      <w:pPr>
        <w:pStyle w:val="Heading2"/>
      </w:pPr>
      <w:bookmarkStart w:id="22" w:name="h_6_2_key_environment_variables"/>
      <w:r>
        <w:t>6.2  Key Environment Variables</w:t>
      </w:r>
      <w:bookmarkEnd w:id="22"/>
    </w:p>
    <w:p w:rsidR="00411BF6" w:rsidRDefault="00B54063">
      <w:pPr>
        <w:spacing w:after="120" w:line="276" w:lineRule="auto"/>
      </w:pPr>
      <w:r>
        <w:t>The table below describes the most important variables. Service-specific variables (cron expressions, feature flags) are documented in each service's README.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78"/>
        <w:gridCol w:w="1908"/>
        <w:gridCol w:w="4653"/>
      </w:tblGrid>
      <w:tr w:rsidR="00411BF6">
        <w:tblPrEx>
          <w:tblCellMar>
            <w:top w:w="0" w:type="dxa"/>
            <w:bottom w:w="0" w:type="dxa"/>
          </w:tblCellMar>
        </w:tblPrEx>
        <w:trPr>
          <w:cantSplit/>
          <w:tblHeader/>
        </w:trPr>
        <w:tc>
          <w:tcPr>
            <w:tcW w:w="3000" w:type="dxa"/>
            <w:tcBorders>
              <w:top w:val="single" w:sz="2" w:space="0" w:color="14315C"/>
              <w:left w:val="single" w:sz="2" w:space="0" w:color="14315C"/>
              <w:bottom w:val="single" w:sz="8" w:space="0" w:color="2D6CB5"/>
              <w:right w:val="single" w:sz="2" w:space="0" w:color="14315C"/>
            </w:tcBorders>
            <w:shd w:val="clear" w:color="auto" w:fill="14315C"/>
            <w:tcMar>
              <w:top w:w="90" w:type="dxa"/>
              <w:left w:w="130" w:type="dxa"/>
              <w:bottom w:w="90" w:type="dxa"/>
              <w:right w:w="130" w:type="dxa"/>
            </w:tcMar>
          </w:tcPr>
          <w:p w:rsidR="00411BF6" w:rsidRDefault="00B54063">
            <w:pPr>
              <w:spacing w:line="256" w:lineRule="auto"/>
            </w:pPr>
            <w:r>
              <w:rPr>
                <w:b/>
                <w:bCs/>
                <w:color w:val="FFFFFF"/>
                <w:sz w:val="19"/>
                <w:szCs w:val="19"/>
              </w:rPr>
              <w:t>Variable</w:t>
            </w:r>
          </w:p>
        </w:tc>
        <w:tc>
          <w:tcPr>
            <w:tcW w:w="3960" w:type="dxa"/>
            <w:tcBorders>
              <w:top w:val="single" w:sz="2" w:space="0" w:color="14315C"/>
              <w:left w:val="single" w:sz="2" w:space="0" w:color="14315C"/>
              <w:bottom w:val="single" w:sz="8" w:space="0" w:color="2D6CB5"/>
              <w:right w:val="single" w:sz="2" w:space="0" w:color="14315C"/>
            </w:tcBorders>
            <w:shd w:val="clear" w:color="auto" w:fill="14315C"/>
            <w:tcMar>
              <w:top w:w="90" w:type="dxa"/>
              <w:left w:w="130" w:type="dxa"/>
              <w:bottom w:w="90" w:type="dxa"/>
              <w:right w:w="130" w:type="dxa"/>
            </w:tcMar>
          </w:tcPr>
          <w:p w:rsidR="00411BF6" w:rsidRDefault="00B54063">
            <w:pPr>
              <w:spacing w:line="256" w:lineRule="auto"/>
            </w:pPr>
            <w:r>
              <w:rPr>
                <w:b/>
                <w:bCs/>
                <w:color w:val="FFFFFF"/>
                <w:sz w:val="19"/>
                <w:szCs w:val="19"/>
              </w:rPr>
              <w:t>Purpose</w:t>
            </w:r>
          </w:p>
        </w:tc>
        <w:tc>
          <w:tcPr>
            <w:tcW w:w="2400" w:type="dxa"/>
            <w:tcBorders>
              <w:top w:val="single" w:sz="2" w:space="0" w:color="14315C"/>
              <w:left w:val="single" w:sz="2" w:space="0" w:color="14315C"/>
              <w:bottom w:val="single" w:sz="8" w:space="0" w:color="2D6CB5"/>
              <w:right w:val="single" w:sz="2" w:space="0" w:color="14315C"/>
            </w:tcBorders>
            <w:shd w:val="clear" w:color="auto" w:fill="14315C"/>
            <w:tcMar>
              <w:top w:w="90" w:type="dxa"/>
              <w:left w:w="130" w:type="dxa"/>
              <w:bottom w:w="90" w:type="dxa"/>
              <w:right w:w="130" w:type="dxa"/>
            </w:tcMar>
          </w:tcPr>
          <w:p w:rsidR="00411BF6" w:rsidRDefault="00B54063">
            <w:pPr>
              <w:spacing w:line="256" w:lineRule="auto"/>
            </w:pPr>
            <w:r>
              <w:rPr>
                <w:b/>
                <w:bCs/>
                <w:color w:val="FFFFFF"/>
                <w:sz w:val="19"/>
                <w:szCs w:val="19"/>
              </w:rPr>
              <w:t>Example Value</w:t>
            </w:r>
          </w:p>
        </w:tc>
      </w:tr>
      <w:tr w:rsidR="00411BF6">
        <w:tblPrEx>
          <w:tblCellMar>
            <w:top w:w="0" w:type="dxa"/>
            <w:bottom w:w="0" w:type="dxa"/>
          </w:tblCellMar>
        </w:tblPrEx>
        <w:trPr>
          <w:cantSplit/>
        </w:trPr>
        <w:tc>
          <w:tcPr>
            <w:tcW w:w="30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MONGODB_URI (Secret)</w:t>
            </w:r>
          </w:p>
        </w:tc>
        <w:tc>
          <w:tcPr>
            <w:tcW w:w="396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Full MongoDB connection string incl. credentials and DB name</w:t>
            </w:r>
          </w:p>
        </w:tc>
        <w:tc>
          <w:tcPr>
            <w:tcW w:w="24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mongodb://user:pass@host:27017/tenant_db_shared</w:t>
            </w:r>
          </w:p>
        </w:tc>
      </w:tr>
      <w:tr w:rsidR="00411BF6">
        <w:tblPrEx>
          <w:tblCellMar>
            <w:top w:w="0" w:type="dxa"/>
            <w:bottom w:w="0" w:type="dxa"/>
          </w:tblCellMar>
        </w:tblPrEx>
        <w:trPr>
          <w:cantSplit/>
        </w:trPr>
        <w:tc>
          <w:tcPr>
            <w:tcW w:w="30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SERVER_PORT</w:t>
            </w:r>
          </w:p>
        </w:tc>
        <w:tc>
          <w:tcPr>
            <w:tcW w:w="396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HTTP listener port (service-specific — see port table)</w:t>
            </w:r>
          </w:p>
        </w:tc>
        <w:tc>
          <w:tcPr>
            <w:tcW w:w="24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9001–9020</w:t>
            </w:r>
          </w:p>
        </w:tc>
      </w:tr>
      <w:tr w:rsidR="00411BF6">
        <w:tblPrEx>
          <w:tblCellMar>
            <w:top w:w="0" w:type="dxa"/>
            <w:bottom w:w="0" w:type="dxa"/>
          </w:tblCellMar>
        </w:tblPrEx>
        <w:trPr>
          <w:cantSplit/>
        </w:trPr>
        <w:tc>
          <w:tcPr>
            <w:tcW w:w="30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PROFILE</w:t>
            </w:r>
          </w:p>
        </w:tc>
        <w:tc>
          <w:tcPr>
            <w:tcW w:w="396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Active Spring profile (st, sit, public, dev)</w:t>
            </w:r>
          </w:p>
        </w:tc>
        <w:tc>
          <w:tcPr>
            <w:tcW w:w="24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st</w:t>
            </w:r>
          </w:p>
        </w:tc>
      </w:tr>
      <w:tr w:rsidR="00411BF6">
        <w:tblPrEx>
          <w:tblCellMar>
            <w:top w:w="0" w:type="dxa"/>
            <w:bottom w:w="0" w:type="dxa"/>
          </w:tblCellMar>
        </w:tblPrEx>
        <w:trPr>
          <w:cantSplit/>
        </w:trPr>
        <w:tc>
          <w:tcPr>
            <w:tcW w:w="30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KAFKA_BOOTSTRAP_SERVERS</w:t>
            </w:r>
          </w:p>
        </w:tc>
        <w:tc>
          <w:tcPr>
            <w:tcW w:w="396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Kafka broker address(es) — audit &amp; notification services</w:t>
            </w:r>
          </w:p>
        </w:tc>
        <w:tc>
          <w:tcPr>
            <w:tcW w:w="24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&lt;kafka-host&gt;:9092</w:t>
            </w:r>
          </w:p>
        </w:tc>
      </w:tr>
      <w:tr w:rsidR="00411BF6">
        <w:tblPrEx>
          <w:tblCellMar>
            <w:top w:w="0" w:type="dxa"/>
            <w:bottom w:w="0" w:type="dxa"/>
          </w:tblCellMar>
        </w:tblPrEx>
        <w:trPr>
          <w:cantSplit/>
        </w:trPr>
        <w:tc>
          <w:tcPr>
            <w:tcW w:w="30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AUDIT_MODULE_APIS_URL</w:t>
            </w:r>
          </w:p>
        </w:tc>
        <w:tc>
          <w:tcPr>
            <w:tcW w:w="396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Base URL for the Audit service</w:t>
            </w:r>
          </w:p>
        </w:tc>
        <w:tc>
          <w:tcPr>
            <w:tcW w:w="24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http://audit-module-apis:9006</w:t>
            </w:r>
          </w:p>
        </w:tc>
      </w:tr>
      <w:tr w:rsidR="00411BF6">
        <w:tblPrEx>
          <w:tblCellMar>
            <w:top w:w="0" w:type="dxa"/>
            <w:bottom w:w="0" w:type="dxa"/>
          </w:tblCellMar>
        </w:tblPrEx>
        <w:trPr>
          <w:cantSplit/>
        </w:trPr>
        <w:tc>
          <w:tcPr>
            <w:tcW w:w="30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lastRenderedPageBreak/>
              <w:t>NOTIFICATION_MODULE_APIS_URL</w:t>
            </w:r>
          </w:p>
        </w:tc>
        <w:tc>
          <w:tcPr>
            <w:tcW w:w="396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Base URL for the Notification module</w:t>
            </w:r>
          </w:p>
        </w:tc>
        <w:tc>
          <w:tcPr>
            <w:tcW w:w="24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http://notification-module-apis:9005</w:t>
            </w:r>
          </w:p>
        </w:tc>
      </w:tr>
      <w:tr w:rsidR="00411BF6">
        <w:tblPrEx>
          <w:tblCellMar>
            <w:top w:w="0" w:type="dxa"/>
            <w:bottom w:w="0" w:type="dxa"/>
          </w:tblCellMar>
        </w:tblPrEx>
        <w:trPr>
          <w:cantSplit/>
        </w:trPr>
        <w:tc>
          <w:tcPr>
            <w:tcW w:w="30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VAULT_APIS_URL</w:t>
            </w:r>
          </w:p>
        </w:tc>
        <w:tc>
          <w:tcPr>
            <w:tcW w:w="396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DigiGov Vault URL for JWT signing</w:t>
            </w:r>
          </w:p>
        </w:tc>
        <w:tc>
          <w:tcPr>
            <w:tcW w:w="24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http://vault-apis:9010</w:t>
            </w:r>
          </w:p>
        </w:tc>
      </w:tr>
      <w:tr w:rsidR="00411BF6">
        <w:tblPrEx>
          <w:tblCellMar>
            <w:top w:w="0" w:type="dxa"/>
            <w:bottom w:w="0" w:type="dxa"/>
          </w:tblCellMar>
        </w:tblPrEx>
        <w:trPr>
          <w:cantSplit/>
        </w:trPr>
        <w:tc>
          <w:tcPr>
            <w:tcW w:w="30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AUTH_APIS_URL</w:t>
            </w:r>
          </w:p>
        </w:tc>
        <w:tc>
          <w:tcPr>
            <w:tcW w:w="396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Authentication service base URL</w:t>
            </w:r>
          </w:p>
        </w:tc>
        <w:tc>
          <w:tcPr>
            <w:tcW w:w="24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http://auth-apis:9009</w:t>
            </w:r>
          </w:p>
        </w:tc>
      </w:tr>
      <w:tr w:rsidR="00411BF6">
        <w:tblPrEx>
          <w:tblCellMar>
            <w:top w:w="0" w:type="dxa"/>
            <w:bottom w:w="0" w:type="dxa"/>
          </w:tblCellMar>
        </w:tblPrEx>
        <w:trPr>
          <w:cantSplit/>
        </w:trPr>
        <w:tc>
          <w:tcPr>
            <w:tcW w:w="30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WSO2_BASE_URL</w:t>
            </w:r>
          </w:p>
        </w:tc>
        <w:tc>
          <w:tcPr>
            <w:tcW w:w="396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WSO2 Identity Server URL (partner &amp; wso2 services)</w:t>
            </w:r>
          </w:p>
        </w:tc>
        <w:tc>
          <w:tcPr>
            <w:tcW w:w="24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https://&lt;wso2-host&gt;:9443</w:t>
            </w:r>
          </w:p>
        </w:tc>
      </w:tr>
      <w:tr w:rsidR="00411BF6">
        <w:tblPrEx>
          <w:tblCellMar>
            <w:top w:w="0" w:type="dxa"/>
            <w:bottom w:w="0" w:type="dxa"/>
          </w:tblCellMar>
        </w:tblPrEx>
        <w:trPr>
          <w:cantSplit/>
        </w:trPr>
        <w:tc>
          <w:tcPr>
            <w:tcW w:w="30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EXT_VAULT_URL</w:t>
            </w:r>
          </w:p>
        </w:tc>
        <w:tc>
          <w:tcPr>
            <w:tcW w:w="396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HashiCorp Vault URL (vault-apis only)</w:t>
            </w:r>
          </w:p>
        </w:tc>
        <w:tc>
          <w:tcPr>
            <w:tcW w:w="24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http://&lt;hcvault-host&gt;:8200</w:t>
            </w:r>
          </w:p>
        </w:tc>
      </w:tr>
      <w:tr w:rsidR="00411BF6">
        <w:tblPrEx>
          <w:tblCellMar>
            <w:top w:w="0" w:type="dxa"/>
            <w:bottom w:w="0" w:type="dxa"/>
          </w:tblCellMar>
        </w:tblPrEx>
        <w:trPr>
          <w:cantSplit/>
        </w:trPr>
        <w:tc>
          <w:tcPr>
            <w:tcW w:w="30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ROOTKEY</w:t>
            </w:r>
          </w:p>
        </w:tc>
        <w:tc>
          <w:tcPr>
            <w:tcW w:w="396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HashiCorp Vault root token — move to Secret in prod!</w:t>
            </w:r>
          </w:p>
        </w:tc>
        <w:tc>
          <w:tcPr>
            <w:tcW w:w="24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&lt;vault-root-token&gt;</w:t>
            </w:r>
          </w:p>
        </w:tc>
      </w:tr>
      <w:tr w:rsidR="00411BF6">
        <w:tblPrEx>
          <w:tblCellMar>
            <w:top w:w="0" w:type="dxa"/>
            <w:bottom w:w="0" w:type="dxa"/>
          </w:tblCellMar>
        </w:tblPrEx>
        <w:trPr>
          <w:cantSplit/>
        </w:trPr>
        <w:tc>
          <w:tcPr>
            <w:tcW w:w="30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REGISTER_TOKEN</w:t>
            </w:r>
          </w:p>
        </w:tc>
        <w:tc>
          <w:tcPr>
            <w:tcW w:w="396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WSO2 admin credentials (Base64) — wso2-cred-generator-apis (Section 16.8)</w:t>
            </w:r>
          </w:p>
        </w:tc>
        <w:tc>
          <w:tcPr>
            <w:tcW w:w="24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&lt;base64 user:pass&gt;</w:t>
            </w:r>
          </w:p>
        </w:tc>
      </w:tr>
      <w:tr w:rsidR="00411BF6">
        <w:tblPrEx>
          <w:tblCellMar>
            <w:top w:w="0" w:type="dxa"/>
            <w:bottom w:w="0" w:type="dxa"/>
          </w:tblCellMar>
        </w:tblPrEx>
        <w:trPr>
          <w:cantSplit/>
        </w:trPr>
        <w:tc>
          <w:tcPr>
            <w:tcW w:w="30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TOKEN_AUTH</w:t>
            </w:r>
          </w:p>
        </w:tc>
        <w:tc>
          <w:tcPr>
            <w:tcW w:w="396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WSO2 default-app clientId:clientSecret (Base64) — wso2-cred-generator-apis</w:t>
            </w:r>
          </w:p>
        </w:tc>
        <w:tc>
          <w:tcPr>
            <w:tcW w:w="24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&lt;base64 id:secret&gt;</w:t>
            </w:r>
          </w:p>
        </w:tc>
      </w:tr>
      <w:tr w:rsidR="00411BF6">
        <w:tblPrEx>
          <w:tblCellMar>
            <w:top w:w="0" w:type="dxa"/>
            <w:bottom w:w="0" w:type="dxa"/>
          </w:tblCellMar>
        </w:tblPrEx>
        <w:trPr>
          <w:cantSplit/>
        </w:trPr>
        <w:tc>
          <w:tcPr>
            <w:tcW w:w="30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OTP_ENCRYPTION_PUBLIC_KEY</w:t>
            </w:r>
          </w:p>
        </w:tc>
        <w:tc>
          <w:tcPr>
            <w:tcW w:w="396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Base64 X.509 RSA public key for OTP encryption — consent-core (Section 4.2.5)</w:t>
            </w:r>
          </w:p>
        </w:tc>
        <w:tc>
          <w:tcPr>
            <w:tcW w:w="24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&lt;base64 public key&gt;</w:t>
            </w:r>
          </w:p>
        </w:tc>
      </w:tr>
      <w:tr w:rsidR="00411BF6">
        <w:tblPrEx>
          <w:tblCellMar>
            <w:top w:w="0" w:type="dxa"/>
            <w:bottom w:w="0" w:type="dxa"/>
          </w:tblCellMar>
        </w:tblPrEx>
        <w:trPr>
          <w:cantSplit/>
        </w:trPr>
        <w:tc>
          <w:tcPr>
            <w:tcW w:w="30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OTP_ENCRYPTION_PRIVATE_KEY</w:t>
            </w:r>
          </w:p>
        </w:tc>
        <w:tc>
          <w:tcPr>
            <w:tcW w:w="396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Base64 PKCS#8 RSA private key for OTP decryption — consent-core</w:t>
            </w:r>
          </w:p>
        </w:tc>
        <w:tc>
          <w:tcPr>
            <w:tcW w:w="24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&lt;base64 private key&gt;</w:t>
            </w:r>
          </w:p>
        </w:tc>
      </w:tr>
      <w:tr w:rsidR="00411BF6">
        <w:tblPrEx>
          <w:tblCellMar>
            <w:top w:w="0" w:type="dxa"/>
            <w:bottom w:w="0" w:type="dxa"/>
          </w:tblCellMar>
        </w:tblPrEx>
        <w:trPr>
          <w:cantSplit/>
        </w:trPr>
        <w:tc>
          <w:tcPr>
            <w:tcW w:w="30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PROXY_ENABLED</w:t>
            </w:r>
          </w:p>
        </w:tc>
        <w:tc>
          <w:tcPr>
            <w:tcW w:w="396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Enable outbound HTTP proxy (translator, consent-core)</w:t>
            </w:r>
          </w:p>
        </w:tc>
        <w:tc>
          <w:tcPr>
            <w:tcW w:w="24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false</w:t>
            </w:r>
          </w:p>
        </w:tc>
      </w:tr>
    </w:tbl>
    <w:p w:rsidR="00411BF6" w:rsidRDefault="00B54063">
      <w:pPr>
        <w:pStyle w:val="Heading2"/>
      </w:pPr>
      <w:bookmarkStart w:id="23" w:name="h_6_3_sensitive_variables"/>
      <w:r>
        <w:t>6.3  Sensitive Variables</w:t>
      </w:r>
      <w:bookmarkEnd w:id="23"/>
    </w:p>
    <w:p w:rsidR="00411BF6" w:rsidRDefault="00B54063">
      <w:pPr>
        <w:spacing w:after="120" w:line="276" w:lineRule="auto"/>
      </w:pPr>
      <w:r>
        <w:t>The following variables reference credentials or critical infrastructure. They are set in configmap.yaml for convenience but must be migrated to Kubernetes Secrets before production deployment:</w:t>
      </w:r>
    </w:p>
    <w:p w:rsidR="00411BF6" w:rsidRDefault="00B54063">
      <w:pPr>
        <w:pStyle w:val="ListParagraph"/>
        <w:numPr>
          <w:ilvl w:val="0"/>
          <w:numId w:val="2"/>
        </w:numPr>
        <w:spacing w:after="60" w:line="276" w:lineRule="auto"/>
      </w:pPr>
      <w:r>
        <w:lastRenderedPageBreak/>
        <w:t>ROOTKEY — HashiCorp Vault root token (vault-apis)</w:t>
      </w:r>
    </w:p>
    <w:p w:rsidR="00411BF6" w:rsidRDefault="00B54063">
      <w:pPr>
        <w:pStyle w:val="ListParagraph"/>
        <w:numPr>
          <w:ilvl w:val="0"/>
          <w:numId w:val="2"/>
        </w:numPr>
        <w:spacing w:after="60" w:line="276" w:lineRule="auto"/>
      </w:pPr>
      <w:r>
        <w:t>REGISTER_TOKEN / TOKEN_AUTH — WSO2 admin and default-app credentials (wso2-cred-generator-apis)</w:t>
      </w:r>
    </w:p>
    <w:p w:rsidR="00411BF6" w:rsidRDefault="00B54063">
      <w:pPr>
        <w:pStyle w:val="ListParagraph"/>
        <w:numPr>
          <w:ilvl w:val="0"/>
          <w:numId w:val="2"/>
        </w:numPr>
        <w:spacing w:after="60" w:line="276" w:lineRule="auto"/>
      </w:pPr>
      <w:r>
        <w:t>OTP_ENCRYPTION_PUBLIC_KEY / OTP_ENCRYPTION_PRIVATE_KEY — RSA keys for OTP encryption (consent-core)</w:t>
      </w:r>
    </w:p>
    <w:p w:rsidR="00411BF6" w:rsidRDefault="00B54063">
      <w:pPr>
        <w:pStyle w:val="ListParagraph"/>
        <w:numPr>
          <w:ilvl w:val="0"/>
          <w:numId w:val="2"/>
        </w:numPr>
        <w:spacing w:after="60" w:line="276" w:lineRule="auto"/>
      </w:pPr>
      <w:r>
        <w:t>WSO2_BASE_URL — may contain admin credentials in some deployments</w:t>
      </w:r>
    </w:p>
    <w:p w:rsidR="00411BF6" w:rsidRDefault="00B54063">
      <w:pPr>
        <w:pStyle w:val="ListParagraph"/>
        <w:numPr>
          <w:ilvl w:val="0"/>
          <w:numId w:val="2"/>
        </w:numPr>
        <w:spacing w:after="60" w:line="276" w:lineRule="auto"/>
      </w:pPr>
      <w:r>
        <w:t>DIGIGOV_ADMIN_CLIENT_ID / DIGIGOV_ADMIN_CLIENT_SECRET — OAuth2 credentials for notification delivery APIs</w:t>
      </w:r>
    </w:p>
    <w:p w:rsidR="00411BF6" w:rsidRDefault="00B54063">
      <w:pPr>
        <w:pStyle w:val="ListParagraph"/>
        <w:numPr>
          <w:ilvl w:val="0"/>
          <w:numId w:val="2"/>
        </w:numPr>
        <w:spacing w:after="60" w:line="276" w:lineRule="auto"/>
      </w:pPr>
      <w:r>
        <w:t>PROXY_HOST / PROXY_PORT — if the proxy requires authentication</w:t>
      </w:r>
    </w:p>
    <w:p w:rsidR="00411BF6" w:rsidRDefault="00411BF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1BF6">
        <w:tblPrEx>
          <w:tblCellMar>
            <w:top w:w="0" w:type="dxa"/>
            <w:bottom w:w="0" w:type="dxa"/>
          </w:tblCellMar>
        </w:tblPrEx>
        <w:trPr>
          <w:cantSplit/>
        </w:trPr>
        <w:tc>
          <w:tcPr>
            <w:tcW w:w="9360" w:type="dxa"/>
            <w:tcBorders>
              <w:top w:val="single" w:sz="2" w:space="0" w:color="EAF1FA"/>
              <w:left w:val="single" w:sz="28" w:space="0" w:color="2D6CB5"/>
              <w:bottom w:val="single" w:sz="2" w:space="0" w:color="EAF1FA"/>
              <w:right w:val="single" w:sz="2" w:space="0" w:color="EAF1FA"/>
            </w:tcBorders>
            <w:shd w:val="clear" w:color="auto" w:fill="EAF1FA"/>
            <w:tcMar>
              <w:top w:w="120" w:type="dxa"/>
              <w:left w:w="180" w:type="dxa"/>
              <w:bottom w:w="120" w:type="dxa"/>
              <w:right w:w="160" w:type="dxa"/>
            </w:tcMar>
          </w:tcPr>
          <w:p w:rsidR="00411BF6" w:rsidRDefault="00B54063">
            <w:pPr>
              <w:spacing w:line="264" w:lineRule="auto"/>
            </w:pPr>
            <w:r>
              <w:rPr>
                <w:b/>
                <w:bCs/>
                <w:color w:val="2D6CB5"/>
              </w:rPr>
              <w:t>Deprecated — safe to remove</w:t>
            </w:r>
          </w:p>
          <w:p w:rsidR="00411BF6" w:rsidRDefault="00B54063">
            <w:pPr>
              <w:spacing w:line="264" w:lineRule="auto"/>
            </w:pPr>
            <w:r>
              <w:t>NOTIFICATION_WEBHOOK_SECRET (e.g. NOTIFICATION_WEBHOOK_SECRET: "&lt;webhook-secret&gt;") is no longer used by any service and can be safely removed from configmap.yaml. Older copies of the file may still contain it; delete the entry during the upgrade.</w:t>
            </w:r>
          </w:p>
        </w:tc>
      </w:tr>
    </w:tbl>
    <w:p w:rsidR="00411BF6" w:rsidRDefault="00B54063">
      <w:pPr>
        <w:pStyle w:val="Heading1"/>
      </w:pPr>
      <w:bookmarkStart w:id="24" w:name="h_7_build_and_deploy_with_backenddeploy_"/>
      <w:r>
        <w:t>7.  Build and Deploy with backendDeploy.sh</w:t>
      </w:r>
      <w:bookmarkEnd w:id="24"/>
    </w:p>
    <w:p w:rsidR="00411BF6" w:rsidRDefault="00B54063">
      <w:pPr>
        <w:spacing w:after="120" w:line="276" w:lineRule="auto"/>
      </w:pPr>
      <w:r>
        <w:t>backendDeploy.sh is the canonical entry point for building and deploying JCMS services. It wraps docker build, docker push, and kubectl apply into a single, ordered, idempotent workflow.</w:t>
      </w:r>
    </w:p>
    <w:p w:rsidR="00411BF6" w:rsidRDefault="00B54063">
      <w:pPr>
        <w:pStyle w:val="Heading2"/>
      </w:pPr>
      <w:bookmarkStart w:id="25" w:name="h_7_1_script_flags"/>
      <w:r>
        <w:t>7.1  Script Flags</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5"/>
        <w:gridCol w:w="2360"/>
        <w:gridCol w:w="3975"/>
        <w:gridCol w:w="2130"/>
      </w:tblGrid>
      <w:tr w:rsidR="00411BF6">
        <w:tblPrEx>
          <w:tblCellMar>
            <w:top w:w="0" w:type="dxa"/>
            <w:bottom w:w="0" w:type="dxa"/>
          </w:tblCellMar>
        </w:tblPrEx>
        <w:trPr>
          <w:cantSplit/>
          <w:tblHeader/>
        </w:trPr>
        <w:tc>
          <w:tcPr>
            <w:tcW w:w="900" w:type="dxa"/>
            <w:tcBorders>
              <w:top w:val="single" w:sz="2" w:space="0" w:color="14315C"/>
              <w:left w:val="single" w:sz="2" w:space="0" w:color="14315C"/>
              <w:bottom w:val="single" w:sz="8" w:space="0" w:color="2D6CB5"/>
              <w:right w:val="single" w:sz="2" w:space="0" w:color="14315C"/>
            </w:tcBorders>
            <w:shd w:val="clear" w:color="auto" w:fill="14315C"/>
            <w:tcMar>
              <w:top w:w="90" w:type="dxa"/>
              <w:left w:w="130" w:type="dxa"/>
              <w:bottom w:w="90" w:type="dxa"/>
              <w:right w:w="130" w:type="dxa"/>
            </w:tcMar>
          </w:tcPr>
          <w:p w:rsidR="00411BF6" w:rsidRDefault="00B54063">
            <w:pPr>
              <w:spacing w:line="256" w:lineRule="auto"/>
            </w:pPr>
            <w:r>
              <w:rPr>
                <w:b/>
                <w:bCs/>
                <w:color w:val="FFFFFF"/>
                <w:sz w:val="19"/>
                <w:szCs w:val="19"/>
              </w:rPr>
              <w:t>Short</w:t>
            </w:r>
          </w:p>
        </w:tc>
        <w:tc>
          <w:tcPr>
            <w:tcW w:w="2400" w:type="dxa"/>
            <w:tcBorders>
              <w:top w:val="single" w:sz="2" w:space="0" w:color="14315C"/>
              <w:left w:val="single" w:sz="2" w:space="0" w:color="14315C"/>
              <w:bottom w:val="single" w:sz="8" w:space="0" w:color="2D6CB5"/>
              <w:right w:val="single" w:sz="2" w:space="0" w:color="14315C"/>
            </w:tcBorders>
            <w:shd w:val="clear" w:color="auto" w:fill="14315C"/>
            <w:tcMar>
              <w:top w:w="90" w:type="dxa"/>
              <w:left w:w="130" w:type="dxa"/>
              <w:bottom w:w="90" w:type="dxa"/>
              <w:right w:w="130" w:type="dxa"/>
            </w:tcMar>
          </w:tcPr>
          <w:p w:rsidR="00411BF6" w:rsidRDefault="00B54063">
            <w:pPr>
              <w:spacing w:line="256" w:lineRule="auto"/>
            </w:pPr>
            <w:r>
              <w:rPr>
                <w:b/>
                <w:bCs/>
                <w:color w:val="FFFFFF"/>
                <w:sz w:val="19"/>
                <w:szCs w:val="19"/>
              </w:rPr>
              <w:t>Long Form</w:t>
            </w:r>
          </w:p>
        </w:tc>
        <w:tc>
          <w:tcPr>
            <w:tcW w:w="4060" w:type="dxa"/>
            <w:tcBorders>
              <w:top w:val="single" w:sz="2" w:space="0" w:color="14315C"/>
              <w:left w:val="single" w:sz="2" w:space="0" w:color="14315C"/>
              <w:bottom w:val="single" w:sz="8" w:space="0" w:color="2D6CB5"/>
              <w:right w:val="single" w:sz="2" w:space="0" w:color="14315C"/>
            </w:tcBorders>
            <w:shd w:val="clear" w:color="auto" w:fill="14315C"/>
            <w:tcMar>
              <w:top w:w="90" w:type="dxa"/>
              <w:left w:w="130" w:type="dxa"/>
              <w:bottom w:w="90" w:type="dxa"/>
              <w:right w:w="130" w:type="dxa"/>
            </w:tcMar>
          </w:tcPr>
          <w:p w:rsidR="00411BF6" w:rsidRDefault="00B54063">
            <w:pPr>
              <w:spacing w:line="256" w:lineRule="auto"/>
            </w:pPr>
            <w:r>
              <w:rPr>
                <w:b/>
                <w:bCs/>
                <w:color w:val="FFFFFF"/>
                <w:sz w:val="19"/>
                <w:szCs w:val="19"/>
              </w:rPr>
              <w:t>Description</w:t>
            </w:r>
          </w:p>
        </w:tc>
        <w:tc>
          <w:tcPr>
            <w:tcW w:w="2000" w:type="dxa"/>
            <w:tcBorders>
              <w:top w:val="single" w:sz="2" w:space="0" w:color="14315C"/>
              <w:left w:val="single" w:sz="2" w:space="0" w:color="14315C"/>
              <w:bottom w:val="single" w:sz="8" w:space="0" w:color="2D6CB5"/>
              <w:right w:val="single" w:sz="2" w:space="0" w:color="14315C"/>
            </w:tcBorders>
            <w:shd w:val="clear" w:color="auto" w:fill="14315C"/>
            <w:tcMar>
              <w:top w:w="90" w:type="dxa"/>
              <w:left w:w="130" w:type="dxa"/>
              <w:bottom w:w="90" w:type="dxa"/>
              <w:right w:w="130" w:type="dxa"/>
            </w:tcMar>
          </w:tcPr>
          <w:p w:rsidR="00411BF6" w:rsidRDefault="00B54063">
            <w:pPr>
              <w:spacing w:line="256" w:lineRule="auto"/>
            </w:pPr>
            <w:r>
              <w:rPr>
                <w:b/>
                <w:bCs/>
                <w:color w:val="FFFFFF"/>
                <w:sz w:val="19"/>
                <w:szCs w:val="19"/>
              </w:rPr>
              <w:t>Example / Default</w:t>
            </w:r>
          </w:p>
        </w:tc>
      </w:tr>
      <w:tr w:rsidR="00411BF6">
        <w:tblPrEx>
          <w:tblCellMar>
            <w:top w:w="0" w:type="dxa"/>
            <w:bottom w:w="0" w:type="dxa"/>
          </w:tblCellMar>
        </w:tblPrEx>
        <w:trPr>
          <w:cantSplit/>
        </w:trPr>
        <w:tc>
          <w:tcPr>
            <w:tcW w:w="9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-r</w:t>
            </w:r>
          </w:p>
        </w:tc>
        <w:tc>
          <w:tcPr>
            <w:tcW w:w="24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--registry REGISTRY</w:t>
            </w:r>
          </w:p>
        </w:tc>
        <w:tc>
          <w:tcPr>
            <w:tcW w:w="406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Docker registry prefix (image is pushed here)</w:t>
            </w:r>
          </w:p>
        </w:tc>
        <w:tc>
          <w:tcPr>
            <w:tcW w:w="20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registry.example.com</w:t>
            </w:r>
          </w:p>
        </w:tc>
      </w:tr>
      <w:tr w:rsidR="00411BF6">
        <w:tblPrEx>
          <w:tblCellMar>
            <w:top w:w="0" w:type="dxa"/>
            <w:bottom w:w="0" w:type="dxa"/>
          </w:tblCellMar>
        </w:tblPrEx>
        <w:trPr>
          <w:cantSplit/>
        </w:trPr>
        <w:tc>
          <w:tcPr>
            <w:tcW w:w="9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-t</w:t>
            </w:r>
          </w:p>
        </w:tc>
        <w:tc>
          <w:tcPr>
            <w:tcW w:w="24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--tag TAG</w:t>
            </w:r>
          </w:p>
        </w:tc>
        <w:tc>
          <w:tcPr>
            <w:tcW w:w="406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Docker image tag</w:t>
            </w:r>
          </w:p>
        </w:tc>
        <w:tc>
          <w:tcPr>
            <w:tcW w:w="20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latest</w:t>
            </w:r>
          </w:p>
        </w:tc>
      </w:tr>
      <w:tr w:rsidR="00411BF6">
        <w:tblPrEx>
          <w:tblCellMar>
            <w:top w:w="0" w:type="dxa"/>
            <w:bottom w:w="0" w:type="dxa"/>
          </w:tblCellMar>
        </w:tblPrEx>
        <w:trPr>
          <w:cantSplit/>
        </w:trPr>
        <w:tc>
          <w:tcPr>
            <w:tcW w:w="9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-n</w:t>
            </w:r>
          </w:p>
        </w:tc>
        <w:tc>
          <w:tcPr>
            <w:tcW w:w="24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--namespace NS</w:t>
            </w:r>
          </w:p>
        </w:tc>
        <w:tc>
          <w:tcPr>
            <w:tcW w:w="406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Kubernetes namespace</w:t>
            </w:r>
          </w:p>
        </w:tc>
        <w:tc>
          <w:tcPr>
            <w:tcW w:w="20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default</w:t>
            </w:r>
          </w:p>
        </w:tc>
      </w:tr>
      <w:tr w:rsidR="00411BF6">
        <w:tblPrEx>
          <w:tblCellMar>
            <w:top w:w="0" w:type="dxa"/>
            <w:bottom w:w="0" w:type="dxa"/>
          </w:tblCellMar>
        </w:tblPrEx>
        <w:trPr>
          <w:cantSplit/>
        </w:trPr>
        <w:tc>
          <w:tcPr>
            <w:tcW w:w="9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-b</w:t>
            </w:r>
          </w:p>
        </w:tc>
        <w:tc>
          <w:tcPr>
            <w:tcW w:w="24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--build-only</w:t>
            </w:r>
          </w:p>
        </w:tc>
        <w:tc>
          <w:tcPr>
            <w:tcW w:w="406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Build and push images; skip kubectl apply</w:t>
            </w:r>
          </w:p>
        </w:tc>
        <w:tc>
          <w:tcPr>
            <w:tcW w:w="20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w:t>
            </w:r>
          </w:p>
        </w:tc>
      </w:tr>
      <w:tr w:rsidR="00411BF6">
        <w:tblPrEx>
          <w:tblCellMar>
            <w:top w:w="0" w:type="dxa"/>
            <w:bottom w:w="0" w:type="dxa"/>
          </w:tblCellMar>
        </w:tblPrEx>
        <w:trPr>
          <w:cantSplit/>
        </w:trPr>
        <w:tc>
          <w:tcPr>
            <w:tcW w:w="9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-d</w:t>
            </w:r>
          </w:p>
        </w:tc>
        <w:tc>
          <w:tcPr>
            <w:tcW w:w="24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--deploy-only</w:t>
            </w:r>
          </w:p>
        </w:tc>
        <w:tc>
          <w:tcPr>
            <w:tcW w:w="406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Skip docker build; run kubectl apply only</w:t>
            </w:r>
          </w:p>
        </w:tc>
        <w:tc>
          <w:tcPr>
            <w:tcW w:w="20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w:t>
            </w:r>
          </w:p>
        </w:tc>
      </w:tr>
      <w:tr w:rsidR="00411BF6">
        <w:tblPrEx>
          <w:tblCellMar>
            <w:top w:w="0" w:type="dxa"/>
            <w:bottom w:w="0" w:type="dxa"/>
          </w:tblCellMar>
        </w:tblPrEx>
        <w:trPr>
          <w:cantSplit/>
        </w:trPr>
        <w:tc>
          <w:tcPr>
            <w:tcW w:w="9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-D</w:t>
            </w:r>
          </w:p>
        </w:tc>
        <w:tc>
          <w:tcPr>
            <w:tcW w:w="24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--dry-run</w:t>
            </w:r>
          </w:p>
        </w:tc>
        <w:tc>
          <w:tcPr>
            <w:tcW w:w="406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Print all commands without executing any</w:t>
            </w:r>
          </w:p>
        </w:tc>
        <w:tc>
          <w:tcPr>
            <w:tcW w:w="20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w:t>
            </w:r>
          </w:p>
        </w:tc>
      </w:tr>
      <w:tr w:rsidR="00411BF6">
        <w:tblPrEx>
          <w:tblCellMar>
            <w:top w:w="0" w:type="dxa"/>
            <w:bottom w:w="0" w:type="dxa"/>
          </w:tblCellMar>
        </w:tblPrEx>
        <w:trPr>
          <w:cantSplit/>
        </w:trPr>
        <w:tc>
          <w:tcPr>
            <w:tcW w:w="9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-h</w:t>
            </w:r>
          </w:p>
        </w:tc>
        <w:tc>
          <w:tcPr>
            <w:tcW w:w="24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--help</w:t>
            </w:r>
          </w:p>
        </w:tc>
        <w:tc>
          <w:tcPr>
            <w:tcW w:w="406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Display usage information and exit</w:t>
            </w:r>
          </w:p>
        </w:tc>
        <w:tc>
          <w:tcPr>
            <w:tcW w:w="20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w:t>
            </w:r>
          </w:p>
        </w:tc>
      </w:tr>
    </w:tbl>
    <w:p w:rsidR="00411BF6" w:rsidRDefault="00B54063">
      <w:pPr>
        <w:pStyle w:val="Heading2"/>
      </w:pPr>
      <w:bookmarkStart w:id="26" w:name="h_7_2_script_workflow"/>
      <w:r>
        <w:t>7.2  Script Workflow</w:t>
      </w:r>
      <w:bookmarkEnd w:id="26"/>
    </w:p>
    <w:p w:rsidR="00411BF6" w:rsidRDefault="00B54063">
      <w:pPr>
        <w:spacing w:after="120" w:line="276" w:lineRule="auto"/>
      </w:pPr>
      <w:r>
        <w:t>The script performs these steps in sequence for every target service: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2"/>
        <w:gridCol w:w="1891"/>
        <w:gridCol w:w="6797"/>
      </w:tblGrid>
      <w:tr w:rsidR="00411BF6">
        <w:tblPrEx>
          <w:tblCellMar>
            <w:top w:w="0" w:type="dxa"/>
            <w:bottom w:w="0" w:type="dxa"/>
          </w:tblCellMar>
        </w:tblPrEx>
        <w:trPr>
          <w:cantSplit/>
          <w:tblHeader/>
        </w:trPr>
        <w:tc>
          <w:tcPr>
            <w:tcW w:w="620" w:type="dxa"/>
            <w:tcBorders>
              <w:top w:val="single" w:sz="2" w:space="0" w:color="14315C"/>
              <w:left w:val="single" w:sz="2" w:space="0" w:color="14315C"/>
              <w:bottom w:val="single" w:sz="8" w:space="0" w:color="2D6CB5"/>
              <w:right w:val="single" w:sz="2" w:space="0" w:color="14315C"/>
            </w:tcBorders>
            <w:shd w:val="clear" w:color="auto" w:fill="14315C"/>
            <w:tcMar>
              <w:top w:w="90" w:type="dxa"/>
              <w:left w:w="130" w:type="dxa"/>
              <w:bottom w:w="90" w:type="dxa"/>
              <w:right w:w="130" w:type="dxa"/>
            </w:tcMar>
          </w:tcPr>
          <w:p w:rsidR="00411BF6" w:rsidRDefault="00B54063">
            <w:pPr>
              <w:spacing w:line="256" w:lineRule="auto"/>
            </w:pPr>
            <w:r>
              <w:rPr>
                <w:b/>
                <w:bCs/>
                <w:color w:val="FFFFFF"/>
                <w:sz w:val="19"/>
                <w:szCs w:val="19"/>
              </w:rPr>
              <w:t>Step</w:t>
            </w:r>
          </w:p>
        </w:tc>
        <w:tc>
          <w:tcPr>
            <w:tcW w:w="1900" w:type="dxa"/>
            <w:tcBorders>
              <w:top w:val="single" w:sz="2" w:space="0" w:color="14315C"/>
              <w:left w:val="single" w:sz="2" w:space="0" w:color="14315C"/>
              <w:bottom w:val="single" w:sz="8" w:space="0" w:color="2D6CB5"/>
              <w:right w:val="single" w:sz="2" w:space="0" w:color="14315C"/>
            </w:tcBorders>
            <w:shd w:val="clear" w:color="auto" w:fill="14315C"/>
            <w:tcMar>
              <w:top w:w="90" w:type="dxa"/>
              <w:left w:w="130" w:type="dxa"/>
              <w:bottom w:w="90" w:type="dxa"/>
              <w:right w:w="130" w:type="dxa"/>
            </w:tcMar>
          </w:tcPr>
          <w:p w:rsidR="00411BF6" w:rsidRDefault="00B54063">
            <w:pPr>
              <w:spacing w:line="256" w:lineRule="auto"/>
            </w:pPr>
            <w:r>
              <w:rPr>
                <w:b/>
                <w:bCs/>
                <w:color w:val="FFFFFF"/>
                <w:sz w:val="19"/>
                <w:szCs w:val="19"/>
              </w:rPr>
              <w:t>Action</w:t>
            </w:r>
          </w:p>
        </w:tc>
        <w:tc>
          <w:tcPr>
            <w:tcW w:w="6840" w:type="dxa"/>
            <w:tcBorders>
              <w:top w:val="single" w:sz="2" w:space="0" w:color="14315C"/>
              <w:left w:val="single" w:sz="2" w:space="0" w:color="14315C"/>
              <w:bottom w:val="single" w:sz="8" w:space="0" w:color="2D6CB5"/>
              <w:right w:val="single" w:sz="2" w:space="0" w:color="14315C"/>
            </w:tcBorders>
            <w:shd w:val="clear" w:color="auto" w:fill="14315C"/>
            <w:tcMar>
              <w:top w:w="90" w:type="dxa"/>
              <w:left w:w="130" w:type="dxa"/>
              <w:bottom w:w="90" w:type="dxa"/>
              <w:right w:w="130" w:type="dxa"/>
            </w:tcMar>
          </w:tcPr>
          <w:p w:rsidR="00411BF6" w:rsidRDefault="00B54063">
            <w:pPr>
              <w:spacing w:line="256" w:lineRule="auto"/>
            </w:pPr>
            <w:r>
              <w:rPr>
                <w:b/>
                <w:bCs/>
                <w:color w:val="FFFFFF"/>
                <w:sz w:val="19"/>
                <w:szCs w:val="19"/>
              </w:rPr>
              <w:t>Detail</w:t>
            </w:r>
          </w:p>
        </w:tc>
      </w:tr>
      <w:tr w:rsidR="00411BF6">
        <w:tblPrEx>
          <w:tblCellMar>
            <w:top w:w="0" w:type="dxa"/>
            <w:bottom w:w="0" w:type="dxa"/>
          </w:tblCellMar>
        </w:tblPrEx>
        <w:trPr>
          <w:cantSplit/>
        </w:trPr>
        <w:tc>
          <w:tcPr>
            <w:tcW w:w="62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1</w:t>
            </w:r>
          </w:p>
        </w:tc>
        <w:tc>
          <w:tcPr>
            <w:tcW w:w="19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Preflight checks</w:t>
            </w:r>
          </w:p>
        </w:tc>
        <w:tc>
          <w:tcPr>
            <w:tcW w:w="684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Verifies docker and kubectl are in PATH (skipped in --dry-run)</w:t>
            </w:r>
          </w:p>
        </w:tc>
      </w:tr>
      <w:tr w:rsidR="00411BF6">
        <w:tblPrEx>
          <w:tblCellMar>
            <w:top w:w="0" w:type="dxa"/>
            <w:bottom w:w="0" w:type="dxa"/>
          </w:tblCellMar>
        </w:tblPrEx>
        <w:trPr>
          <w:cantSplit/>
        </w:trPr>
        <w:tc>
          <w:tcPr>
            <w:tcW w:w="62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lastRenderedPageBreak/>
              <w:t>2</w:t>
            </w:r>
          </w:p>
        </w:tc>
        <w:tc>
          <w:tcPr>
            <w:tcW w:w="19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Apply ConfigMap</w:t>
            </w:r>
          </w:p>
        </w:tc>
        <w:tc>
          <w:tcPr>
            <w:tcW w:w="684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kubectl apply -f configmap.yaml to the target namespace (before any service)</w:t>
            </w:r>
          </w:p>
        </w:tc>
      </w:tr>
      <w:tr w:rsidR="00411BF6">
        <w:tblPrEx>
          <w:tblCellMar>
            <w:top w:w="0" w:type="dxa"/>
            <w:bottom w:w="0" w:type="dxa"/>
          </w:tblCellMar>
        </w:tblPrEx>
        <w:trPr>
          <w:cantSplit/>
        </w:trPr>
        <w:tc>
          <w:tcPr>
            <w:tcW w:w="62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3</w:t>
            </w:r>
          </w:p>
        </w:tc>
        <w:tc>
          <w:tcPr>
            <w:tcW w:w="19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Docker build</w:t>
            </w:r>
          </w:p>
        </w:tc>
        <w:tc>
          <w:tcPr>
            <w:tcW w:w="684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docker build -t &lt;service&gt;:&lt;tag&gt; -f &lt;service&gt;/deployment/PublicDockerfile ./&lt;service&gt;</w:t>
            </w:r>
          </w:p>
        </w:tc>
      </w:tr>
      <w:tr w:rsidR="00411BF6">
        <w:tblPrEx>
          <w:tblCellMar>
            <w:top w:w="0" w:type="dxa"/>
            <w:bottom w:w="0" w:type="dxa"/>
          </w:tblCellMar>
        </w:tblPrEx>
        <w:trPr>
          <w:cantSplit/>
        </w:trPr>
        <w:tc>
          <w:tcPr>
            <w:tcW w:w="62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4</w:t>
            </w:r>
          </w:p>
        </w:tc>
        <w:tc>
          <w:tcPr>
            <w:tcW w:w="19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Tag &amp; push</w:t>
            </w:r>
          </w:p>
        </w:tc>
        <w:tc>
          <w:tcPr>
            <w:tcW w:w="684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Only if --registry is specified: docker tag and docker push to the remote registry</w:t>
            </w:r>
          </w:p>
        </w:tc>
      </w:tr>
      <w:tr w:rsidR="00411BF6">
        <w:tblPrEx>
          <w:tblCellMar>
            <w:top w:w="0" w:type="dxa"/>
            <w:bottom w:w="0" w:type="dxa"/>
          </w:tblCellMar>
        </w:tblPrEx>
        <w:trPr>
          <w:cantSplit/>
        </w:trPr>
        <w:tc>
          <w:tcPr>
            <w:tcW w:w="62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5</w:t>
            </w:r>
          </w:p>
        </w:tc>
        <w:tc>
          <w:tcPr>
            <w:tcW w:w="19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Patch image ref</w:t>
            </w:r>
          </w:p>
        </w:tc>
        <w:tc>
          <w:tcPr>
            <w:tcW w:w="684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sed replaces the image: line in deployment.yaml in-memory — disk file is never modified</w:t>
            </w:r>
          </w:p>
        </w:tc>
      </w:tr>
      <w:tr w:rsidR="00411BF6">
        <w:tblPrEx>
          <w:tblCellMar>
            <w:top w:w="0" w:type="dxa"/>
            <w:bottom w:w="0" w:type="dxa"/>
          </w:tblCellMar>
        </w:tblPrEx>
        <w:trPr>
          <w:cantSplit/>
        </w:trPr>
        <w:tc>
          <w:tcPr>
            <w:tcW w:w="62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6</w:t>
            </w:r>
          </w:p>
        </w:tc>
        <w:tc>
          <w:tcPr>
            <w:tcW w:w="19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kubectl apply</w:t>
            </w:r>
          </w:p>
        </w:tc>
        <w:tc>
          <w:tcPr>
            <w:tcW w:w="684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Piped patched YAML to kubectl apply -f - --namespace &lt;ns&gt;</w:t>
            </w:r>
          </w:p>
        </w:tc>
      </w:tr>
      <w:tr w:rsidR="00411BF6">
        <w:tblPrEx>
          <w:tblCellMar>
            <w:top w:w="0" w:type="dxa"/>
            <w:bottom w:w="0" w:type="dxa"/>
          </w:tblCellMar>
        </w:tblPrEx>
        <w:trPr>
          <w:cantSplit/>
        </w:trPr>
        <w:tc>
          <w:tcPr>
            <w:tcW w:w="62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7</w:t>
            </w:r>
          </w:p>
        </w:tc>
        <w:tc>
          <w:tcPr>
            <w:tcW w:w="19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Rollout status</w:t>
            </w:r>
          </w:p>
        </w:tc>
        <w:tc>
          <w:tcPr>
            <w:tcW w:w="684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kubectl rollout status deployment/&lt;service&gt; with 120 s timeout — non-blocking (warn on timeout)</w:t>
            </w:r>
          </w:p>
        </w:tc>
      </w:tr>
      <w:tr w:rsidR="00411BF6">
        <w:tblPrEx>
          <w:tblCellMar>
            <w:top w:w="0" w:type="dxa"/>
            <w:bottom w:w="0" w:type="dxa"/>
          </w:tblCellMar>
        </w:tblPrEx>
        <w:trPr>
          <w:cantSplit/>
        </w:trPr>
        <w:tc>
          <w:tcPr>
            <w:tcW w:w="62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8</w:t>
            </w:r>
          </w:p>
        </w:tc>
        <w:tc>
          <w:tcPr>
            <w:tcW w:w="19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Summary</w:t>
            </w:r>
          </w:p>
        </w:tc>
        <w:tc>
          <w:tcPr>
            <w:tcW w:w="684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Reports total / passed / failed counts and lists failure reasons</w:t>
            </w:r>
          </w:p>
        </w:tc>
      </w:tr>
    </w:tbl>
    <w:p w:rsidR="00411BF6" w:rsidRDefault="00B54063">
      <w:pPr>
        <w:pStyle w:val="Heading2"/>
      </w:pPr>
      <w:bookmarkStart w:id="27" w:name="h_7_3_common_usage_examples"/>
      <w:r>
        <w:t>7.3  Common Usage Examples</w:t>
      </w:r>
      <w:bookmarkEnd w:id="27"/>
    </w:p>
    <w:p w:rsidR="00411BF6" w:rsidRDefault="00B54063">
      <w:pPr>
        <w:pStyle w:val="Heading3"/>
      </w:pPr>
      <w:r>
        <w:t>Build and deploy all 13 services to the default namespace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1BF6">
        <w:tblPrEx>
          <w:tblCellMar>
            <w:top w:w="0" w:type="dxa"/>
            <w:bottom w:w="0" w:type="dxa"/>
          </w:tblCellMar>
        </w:tblPrEx>
        <w:trPr>
          <w:cantSplit/>
        </w:trPr>
        <w:tc>
          <w:tcPr>
            <w:tcW w:w="9360" w:type="dxa"/>
            <w:tcBorders>
              <w:top w:val="single" w:sz="2" w:space="0" w:color="DCE3EC"/>
              <w:left w:val="single" w:sz="18" w:space="0" w:color="5B8FCB"/>
              <w:bottom w:val="single" w:sz="2" w:space="0" w:color="DCE3EC"/>
              <w:right w:val="single" w:sz="2" w:space="0" w:color="DCE3EC"/>
            </w:tcBorders>
            <w:shd w:val="clear" w:color="auto" w:fill="F6F8FB"/>
            <w:tcMar>
              <w:top w:w="120" w:type="dxa"/>
              <w:left w:w="180" w:type="dxa"/>
              <w:bottom w:w="120" w:type="dxa"/>
              <w:right w:w="160" w:type="dxa"/>
            </w:tcMar>
          </w:tcPr>
          <w:p w:rsidR="00411BF6" w:rsidRDefault="00B54063">
            <w:pPr>
              <w:spacing w:line="252" w:lineRule="auto"/>
            </w:pPr>
            <w:r>
              <w:rPr>
                <w:rFonts w:ascii="Consolas" w:eastAsia="Consolas" w:hAnsi="Consolas" w:cs="Consolas"/>
                <w:color w:val="1B2733"/>
                <w:sz w:val="18"/>
                <w:szCs w:val="18"/>
              </w:rPr>
              <w:t>./backendDeploy.sh</w:t>
            </w:r>
          </w:p>
        </w:tc>
      </w:tr>
    </w:tbl>
    <w:p w:rsidR="00411BF6" w:rsidRDefault="00B54063">
      <w:pPr>
        <w:pStyle w:val="Heading3"/>
      </w:pPr>
      <w:r>
        <w:t>Deploy specific services only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1BF6">
        <w:tblPrEx>
          <w:tblCellMar>
            <w:top w:w="0" w:type="dxa"/>
            <w:bottom w:w="0" w:type="dxa"/>
          </w:tblCellMar>
        </w:tblPrEx>
        <w:trPr>
          <w:cantSplit/>
        </w:trPr>
        <w:tc>
          <w:tcPr>
            <w:tcW w:w="9360" w:type="dxa"/>
            <w:tcBorders>
              <w:top w:val="single" w:sz="2" w:space="0" w:color="DCE3EC"/>
              <w:left w:val="single" w:sz="18" w:space="0" w:color="5B8FCB"/>
              <w:bottom w:val="single" w:sz="2" w:space="0" w:color="DCE3EC"/>
              <w:right w:val="single" w:sz="2" w:space="0" w:color="DCE3EC"/>
            </w:tcBorders>
            <w:shd w:val="clear" w:color="auto" w:fill="F6F8FB"/>
            <w:tcMar>
              <w:top w:w="120" w:type="dxa"/>
              <w:left w:w="180" w:type="dxa"/>
              <w:bottom w:w="120" w:type="dxa"/>
              <w:right w:w="160" w:type="dxa"/>
            </w:tcMar>
          </w:tcPr>
          <w:p w:rsidR="00411BF6" w:rsidRDefault="00B54063">
            <w:pPr>
              <w:spacing w:line="252" w:lineRule="auto"/>
            </w:pPr>
            <w:r>
              <w:rPr>
                <w:rFonts w:ascii="Consolas" w:eastAsia="Consolas" w:hAnsi="Consolas" w:cs="Consolas"/>
                <w:color w:val="1B2733"/>
                <w:sz w:val="18"/>
                <w:szCs w:val="18"/>
              </w:rPr>
              <w:t>./backendDeploy.sh auth-apis vault-apis consent-core-apis</w:t>
            </w:r>
          </w:p>
        </w:tc>
      </w:tr>
    </w:tbl>
    <w:p w:rsidR="00411BF6" w:rsidRDefault="00B54063">
      <w:pPr>
        <w:pStyle w:val="Heading3"/>
      </w:pPr>
      <w:r>
        <w:t>Push to a private registry and deploy to a custom namespace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1BF6">
        <w:tblPrEx>
          <w:tblCellMar>
            <w:top w:w="0" w:type="dxa"/>
            <w:bottom w:w="0" w:type="dxa"/>
          </w:tblCellMar>
        </w:tblPrEx>
        <w:trPr>
          <w:cantSplit/>
        </w:trPr>
        <w:tc>
          <w:tcPr>
            <w:tcW w:w="9360" w:type="dxa"/>
            <w:tcBorders>
              <w:top w:val="single" w:sz="2" w:space="0" w:color="DCE3EC"/>
              <w:left w:val="single" w:sz="18" w:space="0" w:color="5B8FCB"/>
              <w:bottom w:val="single" w:sz="2" w:space="0" w:color="DCE3EC"/>
              <w:right w:val="single" w:sz="2" w:space="0" w:color="DCE3EC"/>
            </w:tcBorders>
            <w:shd w:val="clear" w:color="auto" w:fill="F6F8FB"/>
            <w:tcMar>
              <w:top w:w="120" w:type="dxa"/>
              <w:left w:w="180" w:type="dxa"/>
              <w:bottom w:w="120" w:type="dxa"/>
              <w:right w:w="160" w:type="dxa"/>
            </w:tcMar>
          </w:tcPr>
          <w:p w:rsidR="00411BF6" w:rsidRDefault="00B54063">
            <w:pPr>
              <w:spacing w:line="252" w:lineRule="auto"/>
            </w:pPr>
            <w:r>
              <w:rPr>
                <w:rFonts w:ascii="Consolas" w:eastAsia="Consolas" w:hAnsi="Consolas" w:cs="Consolas"/>
                <w:color w:val="1B2733"/>
                <w:sz w:val="18"/>
                <w:szCs w:val="18"/>
              </w:rPr>
              <w:t>./backendDeploy.sh -r registry.example.com -t v1.2.0 -n dpdp-consent-public</w:t>
            </w:r>
          </w:p>
        </w:tc>
      </w:tr>
    </w:tbl>
    <w:p w:rsidR="00411BF6" w:rsidRDefault="00B54063">
      <w:pPr>
        <w:pStyle w:val="Heading3"/>
      </w:pPr>
      <w:r>
        <w:t>Dry-run — preview all commands without executing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1BF6">
        <w:tblPrEx>
          <w:tblCellMar>
            <w:top w:w="0" w:type="dxa"/>
            <w:bottom w:w="0" w:type="dxa"/>
          </w:tblCellMar>
        </w:tblPrEx>
        <w:trPr>
          <w:cantSplit/>
        </w:trPr>
        <w:tc>
          <w:tcPr>
            <w:tcW w:w="9360" w:type="dxa"/>
            <w:tcBorders>
              <w:top w:val="single" w:sz="2" w:space="0" w:color="DCE3EC"/>
              <w:left w:val="single" w:sz="18" w:space="0" w:color="5B8FCB"/>
              <w:bottom w:val="single" w:sz="2" w:space="0" w:color="DCE3EC"/>
              <w:right w:val="single" w:sz="2" w:space="0" w:color="DCE3EC"/>
            </w:tcBorders>
            <w:shd w:val="clear" w:color="auto" w:fill="F6F8FB"/>
            <w:tcMar>
              <w:top w:w="120" w:type="dxa"/>
              <w:left w:w="180" w:type="dxa"/>
              <w:bottom w:w="120" w:type="dxa"/>
              <w:right w:w="160" w:type="dxa"/>
            </w:tcMar>
          </w:tcPr>
          <w:p w:rsidR="00411BF6" w:rsidRDefault="00B54063">
            <w:pPr>
              <w:spacing w:line="252" w:lineRule="auto"/>
            </w:pPr>
            <w:r>
              <w:rPr>
                <w:rFonts w:ascii="Consolas" w:eastAsia="Consolas" w:hAnsi="Consolas" w:cs="Consolas"/>
                <w:color w:val="1B2733"/>
                <w:sz w:val="18"/>
                <w:szCs w:val="18"/>
              </w:rPr>
              <w:t>./backendDeploy.sh --dry-run -r registry.example.com -n dpdp-consent-public</w:t>
            </w:r>
          </w:p>
        </w:tc>
      </w:tr>
    </w:tbl>
    <w:p w:rsidR="00411BF6" w:rsidRDefault="00B54063">
      <w:pPr>
        <w:pStyle w:val="Heading3"/>
      </w:pPr>
      <w:r>
        <w:t>Re-deploy without rebuilding (e.g., after a ConfigMap change)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1BF6">
        <w:tblPrEx>
          <w:tblCellMar>
            <w:top w:w="0" w:type="dxa"/>
            <w:bottom w:w="0" w:type="dxa"/>
          </w:tblCellMar>
        </w:tblPrEx>
        <w:trPr>
          <w:cantSplit/>
        </w:trPr>
        <w:tc>
          <w:tcPr>
            <w:tcW w:w="9360" w:type="dxa"/>
            <w:tcBorders>
              <w:top w:val="single" w:sz="2" w:space="0" w:color="DCE3EC"/>
              <w:left w:val="single" w:sz="18" w:space="0" w:color="5B8FCB"/>
              <w:bottom w:val="single" w:sz="2" w:space="0" w:color="DCE3EC"/>
              <w:right w:val="single" w:sz="2" w:space="0" w:color="DCE3EC"/>
            </w:tcBorders>
            <w:shd w:val="clear" w:color="auto" w:fill="F6F8FB"/>
            <w:tcMar>
              <w:top w:w="120" w:type="dxa"/>
              <w:left w:w="180" w:type="dxa"/>
              <w:bottom w:w="120" w:type="dxa"/>
              <w:right w:w="160" w:type="dxa"/>
            </w:tcMar>
          </w:tcPr>
          <w:p w:rsidR="00411BF6" w:rsidRDefault="00B54063">
            <w:pPr>
              <w:spacing w:line="252" w:lineRule="auto"/>
            </w:pPr>
            <w:r>
              <w:rPr>
                <w:rFonts w:ascii="Consolas" w:eastAsia="Consolas" w:hAnsi="Consolas" w:cs="Consolas"/>
                <w:color w:val="1B2733"/>
                <w:sz w:val="18"/>
                <w:szCs w:val="18"/>
              </w:rPr>
              <w:t>./backendDeploy.sh --deploy-only -n dpdp-consent-public</w:t>
            </w:r>
          </w:p>
        </w:tc>
      </w:tr>
    </w:tbl>
    <w:p w:rsidR="00411BF6" w:rsidRDefault="00B54063">
      <w:pPr>
        <w:pStyle w:val="Heading3"/>
      </w:pPr>
      <w:r>
        <w:t>Build images only, skip Kubernetes apply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1BF6">
        <w:tblPrEx>
          <w:tblCellMar>
            <w:top w:w="0" w:type="dxa"/>
            <w:bottom w:w="0" w:type="dxa"/>
          </w:tblCellMar>
        </w:tblPrEx>
        <w:trPr>
          <w:cantSplit/>
        </w:trPr>
        <w:tc>
          <w:tcPr>
            <w:tcW w:w="9360" w:type="dxa"/>
            <w:tcBorders>
              <w:top w:val="single" w:sz="2" w:space="0" w:color="DCE3EC"/>
              <w:left w:val="single" w:sz="18" w:space="0" w:color="5B8FCB"/>
              <w:bottom w:val="single" w:sz="2" w:space="0" w:color="DCE3EC"/>
              <w:right w:val="single" w:sz="2" w:space="0" w:color="DCE3EC"/>
            </w:tcBorders>
            <w:shd w:val="clear" w:color="auto" w:fill="F6F8FB"/>
            <w:tcMar>
              <w:top w:w="120" w:type="dxa"/>
              <w:left w:w="180" w:type="dxa"/>
              <w:bottom w:w="120" w:type="dxa"/>
              <w:right w:w="160" w:type="dxa"/>
            </w:tcMar>
          </w:tcPr>
          <w:p w:rsidR="00411BF6" w:rsidRDefault="00B54063">
            <w:pPr>
              <w:spacing w:line="252" w:lineRule="auto"/>
            </w:pPr>
            <w:r>
              <w:rPr>
                <w:rFonts w:ascii="Consolas" w:eastAsia="Consolas" w:hAnsi="Consolas" w:cs="Consolas"/>
                <w:color w:val="1B2733"/>
                <w:sz w:val="18"/>
                <w:szCs w:val="18"/>
              </w:rPr>
              <w:t>./backendDeploy.sh --build-only -r registry.example.com -t v1.2.0</w:t>
            </w:r>
          </w:p>
        </w:tc>
      </w:tr>
    </w:tbl>
    <w:p w:rsidR="00411BF6" w:rsidRDefault="00B54063">
      <w:pPr>
        <w:pStyle w:val="Heading1"/>
      </w:pPr>
      <w:bookmarkStart w:id="28" w:name="h_8_kubernetes_deployment"/>
      <w:r>
        <w:t>8.  Kubernetes Deployment</w:t>
      </w:r>
      <w:bookmarkEnd w:id="28"/>
    </w:p>
    <w:p w:rsidR="00411BF6" w:rsidRDefault="00B54063">
      <w:pPr>
        <w:pStyle w:val="Heading2"/>
      </w:pPr>
      <w:bookmarkStart w:id="29" w:name="h_8_1_creating_the_namespace"/>
      <w:r>
        <w:t>8.1  Creating the Namespace</w:t>
      </w:r>
      <w:bookmarkEnd w:id="29"/>
    </w:p>
    <w:p w:rsidR="00411BF6" w:rsidRDefault="00B54063">
      <w:pPr>
        <w:spacing w:after="120" w:line="276" w:lineRule="auto"/>
      </w:pPr>
      <w:r>
        <w:t>Create the deployment namespace once, before the first deployment: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1BF6">
        <w:tblPrEx>
          <w:tblCellMar>
            <w:top w:w="0" w:type="dxa"/>
            <w:bottom w:w="0" w:type="dxa"/>
          </w:tblCellMar>
        </w:tblPrEx>
        <w:trPr>
          <w:cantSplit/>
        </w:trPr>
        <w:tc>
          <w:tcPr>
            <w:tcW w:w="9360" w:type="dxa"/>
            <w:tcBorders>
              <w:top w:val="single" w:sz="2" w:space="0" w:color="DCE3EC"/>
              <w:left w:val="single" w:sz="18" w:space="0" w:color="5B8FCB"/>
              <w:bottom w:val="single" w:sz="2" w:space="0" w:color="DCE3EC"/>
              <w:right w:val="single" w:sz="2" w:space="0" w:color="DCE3EC"/>
            </w:tcBorders>
            <w:shd w:val="clear" w:color="auto" w:fill="F6F8FB"/>
            <w:tcMar>
              <w:top w:w="120" w:type="dxa"/>
              <w:left w:w="180" w:type="dxa"/>
              <w:bottom w:w="120" w:type="dxa"/>
              <w:right w:w="160" w:type="dxa"/>
            </w:tcMar>
          </w:tcPr>
          <w:p w:rsidR="00411BF6" w:rsidRDefault="00B54063">
            <w:pPr>
              <w:spacing w:line="252" w:lineRule="auto"/>
            </w:pPr>
            <w:r>
              <w:rPr>
                <w:rFonts w:ascii="Consolas" w:eastAsia="Consolas" w:hAnsi="Consolas" w:cs="Consolas"/>
                <w:color w:val="1B2733"/>
                <w:sz w:val="18"/>
                <w:szCs w:val="18"/>
              </w:rPr>
              <w:lastRenderedPageBreak/>
              <w:t>kubectl create namespace dpdp-consent-public</w:t>
            </w:r>
          </w:p>
        </w:tc>
      </w:tr>
    </w:tbl>
    <w:p w:rsidR="00411BF6" w:rsidRDefault="00B54063">
      <w:pPr>
        <w:pStyle w:val="Heading2"/>
      </w:pPr>
      <w:bookmarkStart w:id="30" w:name="h_8_2_deployment_configuration"/>
      <w:r>
        <w:t>8.2  Deployment Configuration</w:t>
      </w:r>
      <w:bookmarkEnd w:id="30"/>
    </w:p>
    <w:p w:rsidR="00411BF6" w:rsidRDefault="00B54063">
      <w:pPr>
        <w:spacing w:after="120" w:line="276" w:lineRule="auto"/>
      </w:pPr>
      <w:r>
        <w:t>Every service deployment.yaml is pre-configured with production-ready settings: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0"/>
        <w:gridCol w:w="1400"/>
        <w:gridCol w:w="1400"/>
        <w:gridCol w:w="2400"/>
        <w:gridCol w:w="1200"/>
      </w:tblGrid>
      <w:tr w:rsidR="00411BF6">
        <w:tblPrEx>
          <w:tblCellMar>
            <w:top w:w="0" w:type="dxa"/>
            <w:bottom w:w="0" w:type="dxa"/>
          </w:tblCellMar>
        </w:tblPrEx>
        <w:trPr>
          <w:cantSplit/>
          <w:tblHeader/>
        </w:trPr>
        <w:tc>
          <w:tcPr>
            <w:tcW w:w="2960" w:type="dxa"/>
            <w:tcBorders>
              <w:top w:val="single" w:sz="2" w:space="0" w:color="14315C"/>
              <w:left w:val="single" w:sz="2" w:space="0" w:color="14315C"/>
              <w:bottom w:val="single" w:sz="8" w:space="0" w:color="2D6CB5"/>
              <w:right w:val="single" w:sz="2" w:space="0" w:color="14315C"/>
            </w:tcBorders>
            <w:shd w:val="clear" w:color="auto" w:fill="14315C"/>
            <w:tcMar>
              <w:top w:w="90" w:type="dxa"/>
              <w:left w:w="130" w:type="dxa"/>
              <w:bottom w:w="90" w:type="dxa"/>
              <w:right w:w="130" w:type="dxa"/>
            </w:tcMar>
          </w:tcPr>
          <w:p w:rsidR="00411BF6" w:rsidRDefault="00B54063">
            <w:pPr>
              <w:spacing w:line="256" w:lineRule="auto"/>
            </w:pPr>
            <w:r>
              <w:rPr>
                <w:b/>
                <w:bCs/>
                <w:color w:val="FFFFFF"/>
                <w:sz w:val="19"/>
                <w:szCs w:val="19"/>
              </w:rPr>
              <w:t>Resource</w:t>
            </w:r>
          </w:p>
        </w:tc>
        <w:tc>
          <w:tcPr>
            <w:tcW w:w="1400" w:type="dxa"/>
            <w:tcBorders>
              <w:top w:val="single" w:sz="2" w:space="0" w:color="14315C"/>
              <w:left w:val="single" w:sz="2" w:space="0" w:color="14315C"/>
              <w:bottom w:val="single" w:sz="8" w:space="0" w:color="2D6CB5"/>
              <w:right w:val="single" w:sz="2" w:space="0" w:color="14315C"/>
            </w:tcBorders>
            <w:shd w:val="clear" w:color="auto" w:fill="14315C"/>
            <w:tcMar>
              <w:top w:w="90" w:type="dxa"/>
              <w:left w:w="130" w:type="dxa"/>
              <w:bottom w:w="90" w:type="dxa"/>
              <w:right w:w="130" w:type="dxa"/>
            </w:tcMar>
          </w:tcPr>
          <w:p w:rsidR="00411BF6" w:rsidRDefault="00B54063">
            <w:pPr>
              <w:spacing w:line="256" w:lineRule="auto"/>
            </w:pPr>
            <w:r>
              <w:rPr>
                <w:b/>
                <w:bCs/>
                <w:color w:val="FFFFFF"/>
                <w:sz w:val="19"/>
                <w:szCs w:val="19"/>
              </w:rPr>
              <w:t>CPU Request</w:t>
            </w:r>
          </w:p>
        </w:tc>
        <w:tc>
          <w:tcPr>
            <w:tcW w:w="1400" w:type="dxa"/>
            <w:tcBorders>
              <w:top w:val="single" w:sz="2" w:space="0" w:color="14315C"/>
              <w:left w:val="single" w:sz="2" w:space="0" w:color="14315C"/>
              <w:bottom w:val="single" w:sz="8" w:space="0" w:color="2D6CB5"/>
              <w:right w:val="single" w:sz="2" w:space="0" w:color="14315C"/>
            </w:tcBorders>
            <w:shd w:val="clear" w:color="auto" w:fill="14315C"/>
            <w:tcMar>
              <w:top w:w="90" w:type="dxa"/>
              <w:left w:w="130" w:type="dxa"/>
              <w:bottom w:w="90" w:type="dxa"/>
              <w:right w:w="130" w:type="dxa"/>
            </w:tcMar>
          </w:tcPr>
          <w:p w:rsidR="00411BF6" w:rsidRDefault="00B54063">
            <w:pPr>
              <w:spacing w:line="256" w:lineRule="auto"/>
            </w:pPr>
            <w:r>
              <w:rPr>
                <w:b/>
                <w:bCs/>
                <w:color w:val="FFFFFF"/>
                <w:sz w:val="19"/>
                <w:szCs w:val="19"/>
              </w:rPr>
              <w:t>CPU Limit</w:t>
            </w:r>
          </w:p>
        </w:tc>
        <w:tc>
          <w:tcPr>
            <w:tcW w:w="2400" w:type="dxa"/>
            <w:tcBorders>
              <w:top w:val="single" w:sz="2" w:space="0" w:color="14315C"/>
              <w:left w:val="single" w:sz="2" w:space="0" w:color="14315C"/>
              <w:bottom w:val="single" w:sz="8" w:space="0" w:color="2D6CB5"/>
              <w:right w:val="single" w:sz="2" w:space="0" w:color="14315C"/>
            </w:tcBorders>
            <w:shd w:val="clear" w:color="auto" w:fill="14315C"/>
            <w:tcMar>
              <w:top w:w="90" w:type="dxa"/>
              <w:left w:w="130" w:type="dxa"/>
              <w:bottom w:w="90" w:type="dxa"/>
              <w:right w:w="130" w:type="dxa"/>
            </w:tcMar>
          </w:tcPr>
          <w:p w:rsidR="00411BF6" w:rsidRDefault="00B54063">
            <w:pPr>
              <w:spacing w:line="256" w:lineRule="auto"/>
            </w:pPr>
            <w:r>
              <w:rPr>
                <w:b/>
                <w:bCs/>
                <w:color w:val="FFFFFF"/>
                <w:sz w:val="19"/>
                <w:szCs w:val="19"/>
              </w:rPr>
              <w:t>Mem Request</w:t>
            </w:r>
          </w:p>
        </w:tc>
        <w:tc>
          <w:tcPr>
            <w:tcW w:w="1200" w:type="dxa"/>
            <w:tcBorders>
              <w:top w:val="single" w:sz="2" w:space="0" w:color="14315C"/>
              <w:left w:val="single" w:sz="2" w:space="0" w:color="14315C"/>
              <w:bottom w:val="single" w:sz="8" w:space="0" w:color="2D6CB5"/>
              <w:right w:val="single" w:sz="2" w:space="0" w:color="14315C"/>
            </w:tcBorders>
            <w:shd w:val="clear" w:color="auto" w:fill="14315C"/>
            <w:tcMar>
              <w:top w:w="90" w:type="dxa"/>
              <w:left w:w="130" w:type="dxa"/>
              <w:bottom w:w="90" w:type="dxa"/>
              <w:right w:w="130" w:type="dxa"/>
            </w:tcMar>
          </w:tcPr>
          <w:p w:rsidR="00411BF6" w:rsidRDefault="00B54063">
            <w:pPr>
              <w:spacing w:line="256" w:lineRule="auto"/>
            </w:pPr>
            <w:r>
              <w:rPr>
                <w:b/>
                <w:bCs/>
                <w:color w:val="FFFFFF"/>
                <w:sz w:val="19"/>
                <w:szCs w:val="19"/>
              </w:rPr>
              <w:t>Mem Limit</w:t>
            </w:r>
          </w:p>
        </w:tc>
      </w:tr>
      <w:tr w:rsidR="00411BF6">
        <w:tblPrEx>
          <w:tblCellMar>
            <w:top w:w="0" w:type="dxa"/>
            <w:bottom w:w="0" w:type="dxa"/>
          </w:tblCellMar>
        </w:tblPrEx>
        <w:trPr>
          <w:cantSplit/>
        </w:trPr>
        <w:tc>
          <w:tcPr>
            <w:tcW w:w="296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del w:id="150" w:author="Claude" w:date="2026-06-16T00:00:00Z">
              <w:r>
                <w:rPr>
                  <w:sz w:val="19"/>
                  <w:szCs w:val="19"/>
                </w:rPr>
                <w:delText xml:space="preserve">All 13 services (default)</w:delText>
              </w:r>
            </w:del>
            <w:ins w:id="151" w:author="Claude" w:date="2026-06-16T00:00:00Z">
              <w:r>
                <w:rPr>
                  <w:sz w:val="19"/>
                  <w:szCs w:val="19"/>
                </w:rPr>
                <w:t xml:space="preserve">12 services (default) — notification-consumer-apis defaults to replicas: 2</w:t>
              </w:r>
            </w:ins>
          </w:p>
        </w:tc>
        <w:tc>
          <w:tcPr>
            <w:tcW w:w="14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200m</w:t>
            </w:r>
          </w:p>
        </w:tc>
        <w:tc>
          <w:tcPr>
            <w:tcW w:w="14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500m</w:t>
            </w:r>
          </w:p>
        </w:tc>
        <w:tc>
          <w:tcPr>
            <w:tcW w:w="24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512 Mi</w:t>
            </w:r>
          </w:p>
        </w:tc>
        <w:tc>
          <w:tcPr>
            <w:tcW w:w="12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1 Gi</w:t>
            </w:r>
          </w:p>
        </w:tc>
      </w:tr>
      <w:tr w:rsidR="00411BF6">
        <w:tblPrEx>
          <w:tblCellMar>
            <w:top w:w="0" w:type="dxa"/>
            <w:bottom w:w="0" w:type="dxa"/>
          </w:tblCellMar>
        </w:tblPrEx>
        <w:trPr>
          <w:cantSplit/>
        </w:trPr>
        <w:tc>
          <w:tcPr>
            <w:tcW w:w="296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translator-apis (extra)</w:t>
            </w:r>
          </w:p>
        </w:tc>
        <w:tc>
          <w:tcPr>
            <w:tcW w:w="14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200m</w:t>
            </w:r>
          </w:p>
        </w:tc>
        <w:tc>
          <w:tcPr>
            <w:tcW w:w="14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500m</w:t>
            </w:r>
          </w:p>
        </w:tc>
        <w:tc>
          <w:tcPr>
            <w:tcW w:w="24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512 Mi + 1 Gi ephemeral</w:t>
            </w:r>
          </w:p>
        </w:tc>
        <w:tc>
          <w:tcPr>
            <w:tcW w:w="12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1 Gi</w:t>
            </w:r>
          </w:p>
        </w:tc>
      </w:tr>
    </w:tbl>
    <w:p w:rsidR="00411BF6" w:rsidRDefault="00411BF6">
      <w:pPr>
        <w:spacing w:after="80"/>
      </w:pPr>
    </w:p>
    <w:p w:rsidR="00411BF6" w:rsidRDefault="00B54063">
      <w:pPr>
        <w:spacing w:after="120" w:line="276" w:lineRule="auto"/>
      </w:pPr>
      <w:r>
        <w:t>Additional container configuration applied uniformly to all services: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6000"/>
      </w:tblGrid>
      <w:tr w:rsidR="00411BF6">
        <w:tblPrEx>
          <w:tblCellMar>
            <w:top w:w="0" w:type="dxa"/>
            <w:bottom w:w="0" w:type="dxa"/>
          </w:tblCellMar>
        </w:tblPrEx>
        <w:trPr>
          <w:cantSplit/>
          <w:tblHeader/>
        </w:trPr>
        <w:tc>
          <w:tcPr>
            <w:tcW w:w="3360" w:type="dxa"/>
            <w:tcBorders>
              <w:top w:val="single" w:sz="2" w:space="0" w:color="14315C"/>
              <w:left w:val="single" w:sz="2" w:space="0" w:color="14315C"/>
              <w:bottom w:val="single" w:sz="8" w:space="0" w:color="2D6CB5"/>
              <w:right w:val="single" w:sz="2" w:space="0" w:color="14315C"/>
            </w:tcBorders>
            <w:shd w:val="clear" w:color="auto" w:fill="14315C"/>
            <w:tcMar>
              <w:top w:w="90" w:type="dxa"/>
              <w:left w:w="130" w:type="dxa"/>
              <w:bottom w:w="90" w:type="dxa"/>
              <w:right w:w="130" w:type="dxa"/>
            </w:tcMar>
          </w:tcPr>
          <w:p w:rsidR="00411BF6" w:rsidRDefault="00B54063">
            <w:pPr>
              <w:spacing w:line="256" w:lineRule="auto"/>
            </w:pPr>
            <w:r>
              <w:rPr>
                <w:b/>
                <w:bCs/>
                <w:color w:val="FFFFFF"/>
                <w:sz w:val="19"/>
                <w:szCs w:val="19"/>
              </w:rPr>
              <w:t>Setting</w:t>
            </w:r>
          </w:p>
        </w:tc>
        <w:tc>
          <w:tcPr>
            <w:tcW w:w="6000" w:type="dxa"/>
            <w:tcBorders>
              <w:top w:val="single" w:sz="2" w:space="0" w:color="14315C"/>
              <w:left w:val="single" w:sz="2" w:space="0" w:color="14315C"/>
              <w:bottom w:val="single" w:sz="8" w:space="0" w:color="2D6CB5"/>
              <w:right w:val="single" w:sz="2" w:space="0" w:color="14315C"/>
            </w:tcBorders>
            <w:shd w:val="clear" w:color="auto" w:fill="14315C"/>
            <w:tcMar>
              <w:top w:w="90" w:type="dxa"/>
              <w:left w:w="130" w:type="dxa"/>
              <w:bottom w:w="90" w:type="dxa"/>
              <w:right w:w="130" w:type="dxa"/>
            </w:tcMar>
          </w:tcPr>
          <w:p w:rsidR="00411BF6" w:rsidRDefault="00B54063">
            <w:pPr>
              <w:spacing w:line="256" w:lineRule="auto"/>
            </w:pPr>
            <w:r>
              <w:rPr>
                <w:b/>
                <w:bCs/>
                <w:color w:val="FFFFFF"/>
                <w:sz w:val="19"/>
                <w:szCs w:val="19"/>
              </w:rPr>
              <w:t>Value</w:t>
            </w:r>
          </w:p>
        </w:tc>
      </w:tr>
      <w:tr w:rsidR="00411BF6">
        <w:tblPrEx>
          <w:tblCellMar>
            <w:top w:w="0" w:type="dxa"/>
            <w:bottom w:w="0" w:type="dxa"/>
          </w:tblCellMar>
        </w:tblPrEx>
        <w:trPr>
          <w:cantSplit/>
        </w:trPr>
        <w:tc>
          <w:tcPr>
            <w:tcW w:w="336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Replicas</w:t>
            </w:r>
          </w:p>
        </w:tc>
        <w:tc>
          <w:tcPr>
            <w:tcW w:w="60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1 (scale up as needed with kubectl scale)</w:t>
            </w:r>
          </w:p>
        </w:tc>
      </w:tr>
      <w:tr w:rsidR="00411BF6">
        <w:tblPrEx>
          <w:tblCellMar>
            <w:top w:w="0" w:type="dxa"/>
            <w:bottom w:w="0" w:type="dxa"/>
          </w:tblCellMar>
        </w:tblPrEx>
        <w:trPr>
          <w:cantSplit/>
        </w:trPr>
        <w:tc>
          <w:tcPr>
            <w:tcW w:w="336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Revision history limit</w:t>
            </w:r>
          </w:p>
        </w:tc>
        <w:tc>
          <w:tcPr>
            <w:tcW w:w="60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2 (retains last 2 rollout revisions for rollback)</w:t>
            </w:r>
          </w:p>
        </w:tc>
      </w:tr>
      <w:tr w:rsidR="00411BF6">
        <w:tblPrEx>
          <w:tblCellMar>
            <w:top w:w="0" w:type="dxa"/>
            <w:bottom w:w="0" w:type="dxa"/>
          </w:tblCellMar>
        </w:tblPrEx>
        <w:trPr>
          <w:cantSplit/>
        </w:trPr>
        <w:tc>
          <w:tcPr>
            <w:tcW w:w="336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Update strategy</w:t>
            </w:r>
          </w:p>
        </w:tc>
        <w:tc>
          <w:tcPr>
            <w:tcW w:w="60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RollingUpdate — maxSurge: 1, maxUnavailable: 0 (zero-downtime deploys)</w:t>
            </w:r>
          </w:p>
        </w:tc>
      </w:tr>
      <w:tr w:rsidR="00411BF6">
        <w:tblPrEx>
          <w:tblCellMar>
            <w:top w:w="0" w:type="dxa"/>
            <w:bottom w:w="0" w:type="dxa"/>
          </w:tblCellMar>
        </w:tblPrEx>
        <w:trPr>
          <w:cantSplit/>
        </w:trPr>
        <w:tc>
          <w:tcPr>
            <w:tcW w:w="336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Run as user/group</w:t>
            </w:r>
          </w:p>
        </w:tc>
        <w:tc>
          <w:tcPr>
            <w:tcW w:w="60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1000 / 1000 (non-root)</w:t>
            </w:r>
          </w:p>
        </w:tc>
      </w:tr>
      <w:tr w:rsidR="00411BF6">
        <w:tblPrEx>
          <w:tblCellMar>
            <w:top w:w="0" w:type="dxa"/>
            <w:bottom w:w="0" w:type="dxa"/>
          </w:tblCellMar>
        </w:tblPrEx>
        <w:trPr>
          <w:cantSplit/>
        </w:trPr>
        <w:tc>
          <w:tcPr>
            <w:tcW w:w="336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Allow privilege escalation</w:t>
            </w:r>
          </w:p>
        </w:tc>
        <w:tc>
          <w:tcPr>
            <w:tcW w:w="60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false</w:t>
            </w:r>
          </w:p>
        </w:tc>
      </w:tr>
      <w:tr w:rsidR="00411BF6">
        <w:tblPrEx>
          <w:tblCellMar>
            <w:top w:w="0" w:type="dxa"/>
            <w:bottom w:w="0" w:type="dxa"/>
          </w:tblCellMar>
        </w:tblPrEx>
        <w:trPr>
          <w:cantSplit/>
        </w:trPr>
        <w:tc>
          <w:tcPr>
            <w:tcW w:w="336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Seccomp profile</w:t>
            </w:r>
          </w:p>
        </w:tc>
        <w:tc>
          <w:tcPr>
            <w:tcW w:w="60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RuntimeDefault</w:t>
            </w:r>
          </w:p>
        </w:tc>
      </w:tr>
      <w:tr w:rsidR="00411BF6">
        <w:tblPrEx>
          <w:tblCellMar>
            <w:top w:w="0" w:type="dxa"/>
            <w:bottom w:w="0" w:type="dxa"/>
          </w:tblCellMar>
        </w:tblPrEx>
        <w:trPr>
          <w:cantSplit/>
        </w:trPr>
        <w:tc>
          <w:tcPr>
            <w:tcW w:w="336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Auto-mount service account token</w:t>
            </w:r>
          </w:p>
        </w:tc>
        <w:tc>
          <w:tcPr>
            <w:tcW w:w="60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false</w:t>
            </w:r>
          </w:p>
        </w:tc>
      </w:tr>
      <w:tr w:rsidR="00411BF6">
        <w:tblPrEx>
          <w:tblCellMar>
            <w:top w:w="0" w:type="dxa"/>
            <w:bottom w:w="0" w:type="dxa"/>
          </w:tblCellMar>
        </w:tblPrEx>
        <w:trPr>
          <w:cantSplit/>
        </w:trPr>
        <w:tc>
          <w:tcPr>
            <w:tcW w:w="336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Log volume</w:t>
            </w:r>
          </w:p>
        </w:tc>
        <w:tc>
          <w:tcPr>
            <w:tcW w:w="60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emptyDir mounted at /opt/logs (logs cleared on pod restart)</w:t>
            </w:r>
          </w:p>
        </w:tc>
      </w:tr>
      <w:tr w:rsidR="00411BF6">
        <w:tblPrEx>
          <w:tblCellMar>
            <w:top w:w="0" w:type="dxa"/>
            <w:bottom w:w="0" w:type="dxa"/>
          </w:tblCellMar>
        </w:tblPrEx>
        <w:trPr>
          <w:cantSplit/>
        </w:trPr>
        <w:tc>
          <w:tcPr>
            <w:tcW w:w="336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Image pull policy</w:t>
            </w:r>
          </w:p>
        </w:tc>
        <w:tc>
          <w:tcPr>
            <w:tcW w:w="60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IfNotPresent (use Always for mutable tags like latest in production)</w:t>
            </w:r>
          </w:p>
        </w:tc>
      </w:tr>
    </w:tbl>
    <w:p w:rsidR="00411BF6" w:rsidRDefault="00411BF6">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1BF6">
        <w:tblPrEx>
          <w:tblCellMar>
            <w:top w:w="0" w:type="dxa"/>
            <w:bottom w:w="0" w:type="dxa"/>
          </w:tblCellMar>
        </w:tblPrEx>
        <w:trPr>
          <w:cantSplit/>
        </w:trPr>
        <w:tc>
          <w:tcPr>
            <w:tcW w:w="9360" w:type="dxa"/>
            <w:tcBorders>
              <w:top w:val="single" w:sz="2" w:space="0" w:color="FCEEEE"/>
              <w:left w:val="single" w:sz="28" w:space="0" w:color="C0392B"/>
              <w:bottom w:val="single" w:sz="2" w:space="0" w:color="FCEEEE"/>
              <w:right w:val="single" w:sz="2" w:space="0" w:color="FCEEEE"/>
            </w:tcBorders>
            <w:shd w:val="clear" w:color="auto" w:fill="FCEEEE"/>
            <w:tcMar>
              <w:top w:w="120" w:type="dxa"/>
              <w:left w:w="180" w:type="dxa"/>
              <w:bottom w:w="120" w:type="dxa"/>
              <w:right w:w="160" w:type="dxa"/>
            </w:tcMar>
          </w:tcPr>
          <w:p w:rsidR="00411BF6" w:rsidRDefault="00B54063">
            <w:pPr>
              <w:spacing w:line="264" w:lineRule="auto"/>
            </w:pPr>
            <w:r>
              <w:rPr>
                <w:b/>
                <w:bCs/>
                <w:color w:val="C0392B"/>
              </w:rPr>
              <w:t>Security note</w:t>
            </w:r>
          </w:p>
          <w:p w:rsidR="00411BF6" w:rsidRDefault="00B54063">
            <w:pPr>
              <w:spacing w:line="264" w:lineRule="auto"/>
            </w:pPr>
            <w:r>
              <w:t>All containers run as non-root (UID 1000) with privilege escalation disabled and a RuntimeDefault seccomp profile. API Gateway or WAF enforcement of authentication, JWT verification, and rate limiting is required — Spring Security currently permits all requests at the service level.</w:t>
            </w:r>
          </w:p>
        </w:tc>
      </w:tr>
    </w:tbl>
    <w:p w:rsidR="00411BF6" w:rsidRDefault="00B54063">
      <w:pPr>
        <w:pStyle w:val="Heading2"/>
      </w:pPr>
      <w:bookmarkStart w:id="31" w:name="h_8_3_manual_deployment_steps"/>
      <w:r>
        <w:t>8.3  Manual Deployment Steps</w:t>
      </w:r>
      <w:bookmarkEnd w:id="31"/>
    </w:p>
    <w:p w:rsidR="00411BF6" w:rsidRDefault="00B54063">
      <w:pPr>
        <w:spacing w:after="120" w:line="276" w:lineRule="auto"/>
      </w:pPr>
      <w:r>
        <w:t>Follow these steps if not using backendDeploy.sh:</w:t>
      </w:r>
    </w:p>
    <w:p w:rsidR="00411BF6" w:rsidRDefault="00B54063">
      <w:pPr>
        <w:spacing w:after="120" w:line="276" w:lineRule="auto"/>
      </w:pPr>
      <w:r>
        <w:rPr>
          <w:b/>
          <w:bCs/>
        </w:rPr>
        <w:t>Step 1 — Create namespace and apply Secrets:</w:t>
      </w:r>
      <w:r>
        <w:t xml:space="preserve"> (see Sections 4 and 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1BF6">
        <w:tblPrEx>
          <w:tblCellMar>
            <w:top w:w="0" w:type="dxa"/>
            <w:bottom w:w="0" w:type="dxa"/>
          </w:tblCellMar>
        </w:tblPrEx>
        <w:trPr>
          <w:cantSplit/>
        </w:trPr>
        <w:tc>
          <w:tcPr>
            <w:tcW w:w="9360" w:type="dxa"/>
            <w:tcBorders>
              <w:top w:val="single" w:sz="2" w:space="0" w:color="DCE3EC"/>
              <w:left w:val="single" w:sz="18" w:space="0" w:color="5B8FCB"/>
              <w:bottom w:val="single" w:sz="2" w:space="0" w:color="DCE3EC"/>
              <w:right w:val="single" w:sz="2" w:space="0" w:color="DCE3EC"/>
            </w:tcBorders>
            <w:shd w:val="clear" w:color="auto" w:fill="F6F8FB"/>
            <w:tcMar>
              <w:top w:w="120" w:type="dxa"/>
              <w:left w:w="180" w:type="dxa"/>
              <w:bottom w:w="120" w:type="dxa"/>
              <w:right w:w="160" w:type="dxa"/>
            </w:tcMar>
          </w:tcPr>
          <w:p w:rsidR="00411BF6" w:rsidRDefault="00B54063">
            <w:pPr>
              <w:spacing w:line="252" w:lineRule="auto"/>
            </w:pPr>
            <w:r>
              <w:rPr>
                <w:rFonts w:ascii="Consolas" w:eastAsia="Consolas" w:hAnsi="Consolas" w:cs="Consolas"/>
                <w:color w:val="1B2733"/>
                <w:sz w:val="18"/>
                <w:szCs w:val="18"/>
              </w:rPr>
              <w:t>kubectl create namespace dpdp-consent-public</w:t>
            </w:r>
          </w:p>
          <w:p w:rsidR="00411BF6" w:rsidRDefault="00B54063">
            <w:pPr>
              <w:spacing w:line="252" w:lineRule="auto"/>
            </w:pPr>
            <w:r>
              <w:rPr>
                <w:rFonts w:ascii="Consolas" w:eastAsia="Consolas" w:hAnsi="Consolas" w:cs="Consolas"/>
                <w:color w:val="1B2733"/>
                <w:sz w:val="18"/>
                <w:szCs w:val="18"/>
              </w:rPr>
              <w:t>kubectl create secret generic mongodb-secret --from-literal=uri='...' -n dpdp-consent-public</w:t>
            </w:r>
          </w:p>
        </w:tc>
      </w:tr>
    </w:tbl>
    <w:p w:rsidR="00411BF6" w:rsidRDefault="00B54063">
      <w:pPr>
        <w:spacing w:after="120" w:line="276" w:lineRule="auto"/>
      </w:pPr>
      <w:r>
        <w:rPr>
          <w:b/>
          <w:bCs/>
        </w:rPr>
        <w:t>Step 2 — Apply ConfigMap: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1BF6">
        <w:tblPrEx>
          <w:tblCellMar>
            <w:top w:w="0" w:type="dxa"/>
            <w:bottom w:w="0" w:type="dxa"/>
          </w:tblCellMar>
        </w:tblPrEx>
        <w:trPr>
          <w:cantSplit/>
        </w:trPr>
        <w:tc>
          <w:tcPr>
            <w:tcW w:w="9360" w:type="dxa"/>
            <w:tcBorders>
              <w:top w:val="single" w:sz="2" w:space="0" w:color="DCE3EC"/>
              <w:left w:val="single" w:sz="18" w:space="0" w:color="5B8FCB"/>
              <w:bottom w:val="single" w:sz="2" w:space="0" w:color="DCE3EC"/>
              <w:right w:val="single" w:sz="2" w:space="0" w:color="DCE3EC"/>
            </w:tcBorders>
            <w:shd w:val="clear" w:color="auto" w:fill="F6F8FB"/>
            <w:tcMar>
              <w:top w:w="120" w:type="dxa"/>
              <w:left w:w="180" w:type="dxa"/>
              <w:bottom w:w="120" w:type="dxa"/>
              <w:right w:w="160" w:type="dxa"/>
            </w:tcMar>
          </w:tcPr>
          <w:p w:rsidR="00411BF6" w:rsidRDefault="00B54063">
            <w:pPr>
              <w:spacing w:line="252" w:lineRule="auto"/>
            </w:pPr>
            <w:r>
              <w:rPr>
                <w:rFonts w:ascii="Consolas" w:eastAsia="Consolas" w:hAnsi="Consolas" w:cs="Consolas"/>
                <w:color w:val="1B2733"/>
                <w:sz w:val="18"/>
                <w:szCs w:val="18"/>
              </w:rPr>
              <w:lastRenderedPageBreak/>
              <w:t>kubectl apply -f Backend/configmap.yaml -n dpdp-consent-public</w:t>
            </w:r>
          </w:p>
        </w:tc>
      </w:tr>
    </w:tbl>
    <w:p w:rsidR="00411BF6" w:rsidRDefault="00B54063">
      <w:pPr>
        <w:spacing w:after="120" w:line="276" w:lineRule="auto"/>
      </w:pPr>
      <w:r>
        <w:rPr>
          <w:b/>
          <w:bCs/>
        </w:rPr>
        <w:t>Step 3 — Build and push each service image: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1BF6">
        <w:tblPrEx>
          <w:tblCellMar>
            <w:top w:w="0" w:type="dxa"/>
            <w:bottom w:w="0" w:type="dxa"/>
          </w:tblCellMar>
        </w:tblPrEx>
        <w:trPr>
          <w:cantSplit/>
        </w:trPr>
        <w:tc>
          <w:tcPr>
            <w:tcW w:w="9360" w:type="dxa"/>
            <w:tcBorders>
              <w:top w:val="single" w:sz="2" w:space="0" w:color="DCE3EC"/>
              <w:left w:val="single" w:sz="18" w:space="0" w:color="5B8FCB"/>
              <w:bottom w:val="single" w:sz="2" w:space="0" w:color="DCE3EC"/>
              <w:right w:val="single" w:sz="2" w:space="0" w:color="DCE3EC"/>
            </w:tcBorders>
            <w:shd w:val="clear" w:color="auto" w:fill="F6F8FB"/>
            <w:tcMar>
              <w:top w:w="120" w:type="dxa"/>
              <w:left w:w="180" w:type="dxa"/>
              <w:bottom w:w="120" w:type="dxa"/>
              <w:right w:w="160" w:type="dxa"/>
            </w:tcMar>
          </w:tcPr>
          <w:p w:rsidR="00411BF6" w:rsidRDefault="00B54063">
            <w:pPr>
              <w:spacing w:line="252" w:lineRule="auto"/>
            </w:pPr>
            <w:r>
              <w:rPr>
                <w:rFonts w:ascii="Consolas" w:eastAsia="Consolas" w:hAnsi="Consolas" w:cs="Consolas"/>
                <w:color w:val="1B2733"/>
                <w:sz w:val="18"/>
                <w:szCs w:val="18"/>
              </w:rPr>
              <w:t>docker build -t &lt;service&gt;:latest -f &lt;service&gt;/deployment/PublicDockerfile ./&lt;service&gt;</w:t>
            </w:r>
          </w:p>
          <w:p w:rsidR="00411BF6" w:rsidRDefault="00B54063">
            <w:pPr>
              <w:spacing w:line="252" w:lineRule="auto"/>
            </w:pPr>
            <w:r>
              <w:rPr>
                <w:rFonts w:ascii="Consolas" w:eastAsia="Consolas" w:hAnsi="Consolas" w:cs="Consolas"/>
                <w:color w:val="1B2733"/>
                <w:sz w:val="18"/>
                <w:szCs w:val="18"/>
              </w:rPr>
              <w:t>docker tag &lt;service&gt;:latest registry.example.com/&lt;service&gt;:latest</w:t>
            </w:r>
          </w:p>
          <w:p w:rsidR="00411BF6" w:rsidRDefault="00B54063">
            <w:pPr>
              <w:spacing w:line="252" w:lineRule="auto"/>
            </w:pPr>
            <w:r>
              <w:rPr>
                <w:rFonts w:ascii="Consolas" w:eastAsia="Consolas" w:hAnsi="Consolas" w:cs="Consolas"/>
                <w:color w:val="1B2733"/>
                <w:sz w:val="18"/>
                <w:szCs w:val="18"/>
              </w:rPr>
              <w:t>docker push registry.example.com/&lt;service&gt;:latest</w:t>
            </w:r>
          </w:p>
        </w:tc>
      </w:tr>
    </w:tbl>
    <w:p w:rsidR="00411BF6" w:rsidRDefault="00B54063">
      <w:pPr>
        <w:spacing w:after="120" w:line="276" w:lineRule="auto"/>
      </w:pPr>
      <w:r>
        <w:rPr>
          <w:b/>
          <w:bCs/>
        </w:rPr>
        <w:t>Step 4 — Apply the service manifest: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1BF6">
        <w:tblPrEx>
          <w:tblCellMar>
            <w:top w:w="0" w:type="dxa"/>
            <w:bottom w:w="0" w:type="dxa"/>
          </w:tblCellMar>
        </w:tblPrEx>
        <w:trPr>
          <w:cantSplit/>
        </w:trPr>
        <w:tc>
          <w:tcPr>
            <w:tcW w:w="9360" w:type="dxa"/>
            <w:tcBorders>
              <w:top w:val="single" w:sz="2" w:space="0" w:color="DCE3EC"/>
              <w:left w:val="single" w:sz="18" w:space="0" w:color="5B8FCB"/>
              <w:bottom w:val="single" w:sz="2" w:space="0" w:color="DCE3EC"/>
              <w:right w:val="single" w:sz="2" w:space="0" w:color="DCE3EC"/>
            </w:tcBorders>
            <w:shd w:val="clear" w:color="auto" w:fill="F6F8FB"/>
            <w:tcMar>
              <w:top w:w="120" w:type="dxa"/>
              <w:left w:w="180" w:type="dxa"/>
              <w:bottom w:w="120" w:type="dxa"/>
              <w:right w:w="160" w:type="dxa"/>
            </w:tcMar>
          </w:tcPr>
          <w:p w:rsidR="00411BF6" w:rsidRDefault="00B54063">
            <w:pPr>
              <w:spacing w:line="252" w:lineRule="auto"/>
            </w:pPr>
            <w:r>
              <w:rPr>
                <w:rFonts w:ascii="Consolas" w:eastAsia="Consolas" w:hAnsi="Consolas" w:cs="Consolas"/>
                <w:color w:val="1B2733"/>
                <w:sz w:val="18"/>
                <w:szCs w:val="18"/>
              </w:rPr>
              <w:t>kubectl apply -f &lt;service&gt;/deployment/deployment.yaml -n dpdp-consent-public</w:t>
            </w:r>
          </w:p>
        </w:tc>
      </w:tr>
    </w:tbl>
    <w:p w:rsidR="00411BF6" w:rsidRDefault="00B54063">
      <w:pPr>
        <w:spacing w:after="120" w:line="276" w:lineRule="auto"/>
      </w:pPr>
      <w:r>
        <w:rPr>
          <w:b/>
          <w:bCs/>
        </w:rPr>
        <w:t>Step 5 — Verify rollout: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1BF6">
        <w:tblPrEx>
          <w:tblCellMar>
            <w:top w:w="0" w:type="dxa"/>
            <w:bottom w:w="0" w:type="dxa"/>
          </w:tblCellMar>
        </w:tblPrEx>
        <w:trPr>
          <w:cantSplit/>
        </w:trPr>
        <w:tc>
          <w:tcPr>
            <w:tcW w:w="9360" w:type="dxa"/>
            <w:tcBorders>
              <w:top w:val="single" w:sz="2" w:space="0" w:color="DCE3EC"/>
              <w:left w:val="single" w:sz="18" w:space="0" w:color="5B8FCB"/>
              <w:bottom w:val="single" w:sz="2" w:space="0" w:color="DCE3EC"/>
              <w:right w:val="single" w:sz="2" w:space="0" w:color="DCE3EC"/>
            </w:tcBorders>
            <w:shd w:val="clear" w:color="auto" w:fill="F6F8FB"/>
            <w:tcMar>
              <w:top w:w="120" w:type="dxa"/>
              <w:left w:w="180" w:type="dxa"/>
              <w:bottom w:w="120" w:type="dxa"/>
              <w:right w:w="160" w:type="dxa"/>
            </w:tcMar>
          </w:tcPr>
          <w:p w:rsidR="00411BF6" w:rsidRDefault="00B54063">
            <w:pPr>
              <w:spacing w:line="252" w:lineRule="auto"/>
            </w:pPr>
            <w:r>
              <w:rPr>
                <w:rFonts w:ascii="Consolas" w:eastAsia="Consolas" w:hAnsi="Consolas" w:cs="Consolas"/>
                <w:color w:val="1B2733"/>
                <w:sz w:val="18"/>
                <w:szCs w:val="18"/>
              </w:rPr>
              <w:t>kubectl rollout status deployment/&lt;service&gt; -n dpdp-consent-public</w:t>
            </w:r>
          </w:p>
        </w:tc>
      </w:tr>
    </w:tbl>
    <w:p w:rsidR="00411BF6" w:rsidRDefault="00B54063">
      <w:pPr>
        <w:pStyle w:val="Heading2"/>
      </w:pPr>
      <w:bookmarkStart w:id="32" w:name="h_8_4_verifying_all_services"/>
      <w:r>
        <w:t>8.4  Verifying All Services</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1BF6">
        <w:tblPrEx>
          <w:tblCellMar>
            <w:top w:w="0" w:type="dxa"/>
            <w:bottom w:w="0" w:type="dxa"/>
          </w:tblCellMar>
        </w:tblPrEx>
        <w:trPr>
          <w:cantSplit/>
        </w:trPr>
        <w:tc>
          <w:tcPr>
            <w:tcW w:w="9360" w:type="dxa"/>
            <w:tcBorders>
              <w:top w:val="single" w:sz="2" w:space="0" w:color="DCE3EC"/>
              <w:left w:val="single" w:sz="18" w:space="0" w:color="5B8FCB"/>
              <w:bottom w:val="single" w:sz="2" w:space="0" w:color="DCE3EC"/>
              <w:right w:val="single" w:sz="2" w:space="0" w:color="DCE3EC"/>
            </w:tcBorders>
            <w:shd w:val="clear" w:color="auto" w:fill="F6F8FB"/>
            <w:tcMar>
              <w:top w:w="120" w:type="dxa"/>
              <w:left w:w="180" w:type="dxa"/>
              <w:bottom w:w="120" w:type="dxa"/>
              <w:right w:w="160" w:type="dxa"/>
            </w:tcMar>
          </w:tcPr>
          <w:p w:rsidR="00411BF6" w:rsidRDefault="00B54063">
            <w:pPr>
              <w:spacing w:line="252" w:lineRule="auto"/>
            </w:pPr>
            <w:r>
              <w:rPr>
                <w:rFonts w:ascii="Consolas" w:eastAsia="Consolas" w:hAnsi="Consolas" w:cs="Consolas"/>
                <w:color w:val="1B2733"/>
                <w:sz w:val="18"/>
                <w:szCs w:val="18"/>
              </w:rPr>
              <w:t>kubectl get pods -n dpdp-consent-public</w:t>
            </w:r>
          </w:p>
          <w:p w:rsidR="00411BF6" w:rsidRDefault="00B54063">
            <w:pPr>
              <w:spacing w:line="252" w:lineRule="auto"/>
            </w:pPr>
            <w:r>
              <w:rPr>
                <w:rFonts w:ascii="Consolas" w:eastAsia="Consolas" w:hAnsi="Consolas" w:cs="Consolas"/>
                <w:color w:val="1B2733"/>
                <w:sz w:val="18"/>
                <w:szCs w:val="18"/>
              </w:rPr>
              <w:t>kubectl get deployments -n dpdp-consent-public</w:t>
            </w:r>
          </w:p>
          <w:p w:rsidR="00411BF6" w:rsidRDefault="00B54063">
            <w:pPr>
              <w:spacing w:line="252" w:lineRule="auto"/>
            </w:pPr>
            <w:r>
              <w:rPr>
                <w:rFonts w:ascii="Consolas" w:eastAsia="Consolas" w:hAnsi="Consolas" w:cs="Consolas"/>
                <w:color w:val="1B2733"/>
                <w:sz w:val="18"/>
                <w:szCs w:val="18"/>
              </w:rPr>
              <w:t>kubectl get services -n dpdp-consent-public</w:t>
            </w:r>
          </w:p>
        </w:tc>
      </w:tr>
    </w:tbl>
    <w:p w:rsidR="00411BF6" w:rsidRDefault="00B54063">
      <w:pPr>
        <w:spacing w:after="120" w:line="276" w:lineRule="auto"/>
      </w:pPr>
      <w:r>
        <w:t>All pods should show STATUS Running and READY 1/1. Services show TYPE NodePort with PORT(S) &lt;port&gt;:&lt;nodePort&gt;/TCP.</w:t>
      </w:r>
    </w:p>
    <w:p w:rsidR="00411BF6" w:rsidRDefault="00B54063">
      <w:pPr>
        <w:pStyle w:val="Heading1"/>
      </w:pPr>
      <w:bookmarkStart w:id="33" w:name="h_9_service_reference"/>
      <w:r>
        <w:t>9.  Service Reference</w:t>
      </w:r>
      <w:bookmarkEnd w:id="33"/>
    </w:p>
    <w:p w:rsidR="00411BF6" w:rsidRDefault="00B54063">
      <w:pPr>
        <w:pStyle w:val="Heading2"/>
      </w:pPr>
      <w:bookmarkStart w:id="34" w:name="h_9_1_port_and_nodeport_table"/>
      <w:r>
        <w:t>9.1  Port and NodePort Table</w:t>
      </w:r>
      <w:bookmarkEnd w:id="34"/>
    </w:p>
    <w:p w:rsidR="00411BF6" w:rsidRDefault="00B54063">
      <w:pPr>
        <w:spacing w:after="120" w:line="276" w:lineRule="auto"/>
      </w:pPr>
      <w:r>
        <w:t>Each service listens on a container port and is exposed externally via a NodePort. The notification-consumer-apis is a Kafka consumer only and has no inbound HTTP NodePort.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900"/>
        <w:gridCol w:w="1160"/>
        <w:gridCol w:w="4400"/>
      </w:tblGrid>
      <w:tr w:rsidR="00411BF6">
        <w:tblPrEx>
          <w:tblCellMar>
            <w:top w:w="0" w:type="dxa"/>
            <w:bottom w:w="0" w:type="dxa"/>
          </w:tblCellMar>
        </w:tblPrEx>
        <w:trPr>
          <w:cantSplit/>
          <w:tblHeader/>
        </w:trPr>
        <w:tc>
          <w:tcPr>
            <w:tcW w:w="2900" w:type="dxa"/>
            <w:tcBorders>
              <w:top w:val="single" w:sz="2" w:space="0" w:color="14315C"/>
              <w:left w:val="single" w:sz="2" w:space="0" w:color="14315C"/>
              <w:bottom w:val="single" w:sz="8" w:space="0" w:color="2D6CB5"/>
              <w:right w:val="single" w:sz="2" w:space="0" w:color="14315C"/>
            </w:tcBorders>
            <w:shd w:val="clear" w:color="auto" w:fill="14315C"/>
            <w:tcMar>
              <w:top w:w="90" w:type="dxa"/>
              <w:left w:w="130" w:type="dxa"/>
              <w:bottom w:w="90" w:type="dxa"/>
              <w:right w:w="130" w:type="dxa"/>
            </w:tcMar>
          </w:tcPr>
          <w:p w:rsidR="00411BF6" w:rsidRDefault="00B54063">
            <w:pPr>
              <w:spacing w:line="256" w:lineRule="auto"/>
            </w:pPr>
            <w:r>
              <w:rPr>
                <w:b/>
                <w:bCs/>
                <w:color w:val="FFFFFF"/>
                <w:sz w:val="19"/>
                <w:szCs w:val="19"/>
              </w:rPr>
              <w:t>Service</w:t>
            </w:r>
          </w:p>
        </w:tc>
        <w:tc>
          <w:tcPr>
            <w:tcW w:w="900" w:type="dxa"/>
            <w:tcBorders>
              <w:top w:val="single" w:sz="2" w:space="0" w:color="14315C"/>
              <w:left w:val="single" w:sz="2" w:space="0" w:color="14315C"/>
              <w:bottom w:val="single" w:sz="8" w:space="0" w:color="2D6CB5"/>
              <w:right w:val="single" w:sz="2" w:space="0" w:color="14315C"/>
            </w:tcBorders>
            <w:shd w:val="clear" w:color="auto" w:fill="14315C"/>
            <w:tcMar>
              <w:top w:w="90" w:type="dxa"/>
              <w:left w:w="130" w:type="dxa"/>
              <w:bottom w:w="90" w:type="dxa"/>
              <w:right w:w="130" w:type="dxa"/>
            </w:tcMar>
          </w:tcPr>
          <w:p w:rsidR="00411BF6" w:rsidRDefault="00B54063">
            <w:pPr>
              <w:spacing w:line="256" w:lineRule="auto"/>
            </w:pPr>
            <w:r>
              <w:rPr>
                <w:b/>
                <w:bCs/>
                <w:color w:val="FFFFFF"/>
                <w:sz w:val="19"/>
                <w:szCs w:val="19"/>
              </w:rPr>
              <w:t>Port</w:t>
            </w:r>
          </w:p>
        </w:tc>
        <w:tc>
          <w:tcPr>
            <w:tcW w:w="1160" w:type="dxa"/>
            <w:tcBorders>
              <w:top w:val="single" w:sz="2" w:space="0" w:color="14315C"/>
              <w:left w:val="single" w:sz="2" w:space="0" w:color="14315C"/>
              <w:bottom w:val="single" w:sz="8" w:space="0" w:color="2D6CB5"/>
              <w:right w:val="single" w:sz="2" w:space="0" w:color="14315C"/>
            </w:tcBorders>
            <w:shd w:val="clear" w:color="auto" w:fill="14315C"/>
            <w:tcMar>
              <w:top w:w="90" w:type="dxa"/>
              <w:left w:w="130" w:type="dxa"/>
              <w:bottom w:w="90" w:type="dxa"/>
              <w:right w:w="130" w:type="dxa"/>
            </w:tcMar>
          </w:tcPr>
          <w:p w:rsidR="00411BF6" w:rsidRDefault="00B54063">
            <w:pPr>
              <w:spacing w:line="256" w:lineRule="auto"/>
            </w:pPr>
            <w:r>
              <w:rPr>
                <w:b/>
                <w:bCs/>
                <w:color w:val="FFFFFF"/>
                <w:sz w:val="19"/>
                <w:szCs w:val="19"/>
              </w:rPr>
              <w:t>NodePort</w:t>
            </w:r>
          </w:p>
        </w:tc>
        <w:tc>
          <w:tcPr>
            <w:tcW w:w="4400" w:type="dxa"/>
            <w:tcBorders>
              <w:top w:val="single" w:sz="2" w:space="0" w:color="14315C"/>
              <w:left w:val="single" w:sz="2" w:space="0" w:color="14315C"/>
              <w:bottom w:val="single" w:sz="8" w:space="0" w:color="2D6CB5"/>
              <w:right w:val="single" w:sz="2" w:space="0" w:color="14315C"/>
            </w:tcBorders>
            <w:shd w:val="clear" w:color="auto" w:fill="14315C"/>
            <w:tcMar>
              <w:top w:w="90" w:type="dxa"/>
              <w:left w:w="130" w:type="dxa"/>
              <w:bottom w:w="90" w:type="dxa"/>
              <w:right w:w="130" w:type="dxa"/>
            </w:tcMar>
          </w:tcPr>
          <w:p w:rsidR="00411BF6" w:rsidRDefault="00B54063">
            <w:pPr>
              <w:spacing w:line="256" w:lineRule="auto"/>
            </w:pPr>
            <w:r>
              <w:rPr>
                <w:b/>
                <w:bCs/>
                <w:color w:val="FFFFFF"/>
                <w:sz w:val="19"/>
                <w:szCs w:val="19"/>
              </w:rPr>
              <w:t>Responsibility</w:t>
            </w:r>
          </w:p>
        </w:tc>
      </w:tr>
      <w:tr w:rsidR="00411BF6">
        <w:tblPrEx>
          <w:tblCellMar>
            <w:top w:w="0" w:type="dxa"/>
            <w:bottom w:w="0" w:type="dxa"/>
          </w:tblCellMar>
        </w:tblPrEx>
        <w:trPr>
          <w:cantSplit/>
        </w:trPr>
        <w:tc>
          <w:tcPr>
            <w:tcW w:w="29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consent-core-apis</w:t>
            </w:r>
          </w:p>
        </w:tc>
        <w:tc>
          <w:tcPr>
            <w:tcW w:w="9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9001</w:t>
            </w:r>
          </w:p>
        </w:tc>
        <w:tc>
          <w:tcPr>
            <w:tcW w:w="116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30001</w:t>
            </w:r>
          </w:p>
        </w:tc>
        <w:tc>
          <w:tcPr>
            <w:tcW w:w="44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Core consent lifecycle (create, update, query)</w:t>
            </w:r>
          </w:p>
        </w:tc>
      </w:tr>
      <w:tr w:rsidR="00411BF6">
        <w:tblPrEx>
          <w:tblCellMar>
            <w:top w:w="0" w:type="dxa"/>
            <w:bottom w:w="0" w:type="dxa"/>
          </w:tblCellMar>
        </w:tblPrEx>
        <w:trPr>
          <w:cantSplit/>
        </w:trPr>
        <w:tc>
          <w:tcPr>
            <w:tcW w:w="29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translator-apis</w:t>
            </w:r>
          </w:p>
        </w:tc>
        <w:tc>
          <w:tcPr>
            <w:tcW w:w="9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9003</w:t>
            </w:r>
          </w:p>
        </w:tc>
        <w:tc>
          <w:tcPr>
            <w:tcW w:w="116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30003</w:t>
            </w:r>
          </w:p>
        </w:tc>
        <w:tc>
          <w:tcPr>
            <w:tcW w:w="44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Multi-language localisation</w:t>
            </w:r>
          </w:p>
        </w:tc>
      </w:tr>
      <w:tr w:rsidR="00411BF6">
        <w:tblPrEx>
          <w:tblCellMar>
            <w:top w:w="0" w:type="dxa"/>
            <w:bottom w:w="0" w:type="dxa"/>
          </w:tblCellMar>
        </w:tblPrEx>
        <w:trPr>
          <w:cantSplit/>
        </w:trPr>
        <w:tc>
          <w:tcPr>
            <w:tcW w:w="29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wso2-cred-generator-apis</w:t>
            </w:r>
          </w:p>
        </w:tc>
        <w:tc>
          <w:tcPr>
            <w:tcW w:w="9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9004</w:t>
            </w:r>
          </w:p>
        </w:tc>
        <w:tc>
          <w:tcPr>
            <w:tcW w:w="116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30004</w:t>
            </w:r>
          </w:p>
        </w:tc>
        <w:tc>
          <w:tcPr>
            <w:tcW w:w="44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WSO2 tenant/app key automation</w:t>
            </w:r>
          </w:p>
        </w:tc>
      </w:tr>
      <w:tr w:rsidR="00411BF6">
        <w:tblPrEx>
          <w:tblCellMar>
            <w:top w:w="0" w:type="dxa"/>
            <w:bottom w:w="0" w:type="dxa"/>
          </w:tblCellMar>
        </w:tblPrEx>
        <w:trPr>
          <w:cantSplit/>
        </w:trPr>
        <w:tc>
          <w:tcPr>
            <w:tcW w:w="29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notification-module-apis</w:t>
            </w:r>
          </w:p>
        </w:tc>
        <w:tc>
          <w:tcPr>
            <w:tcW w:w="9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9005</w:t>
            </w:r>
          </w:p>
        </w:tc>
        <w:tc>
          <w:tcPr>
            <w:tcW w:w="116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30005</w:t>
            </w:r>
          </w:p>
        </w:tc>
        <w:tc>
          <w:tcPr>
            <w:tcW w:w="44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Notification orchestration &amp; dispatch</w:t>
            </w:r>
          </w:p>
        </w:tc>
      </w:tr>
      <w:tr w:rsidR="00411BF6">
        <w:tblPrEx>
          <w:tblCellMar>
            <w:top w:w="0" w:type="dxa"/>
            <w:bottom w:w="0" w:type="dxa"/>
          </w:tblCellMar>
        </w:tblPrEx>
        <w:trPr>
          <w:cantSplit/>
        </w:trPr>
        <w:tc>
          <w:tcPr>
            <w:tcW w:w="29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audit-module-apis</w:t>
            </w:r>
          </w:p>
        </w:tc>
        <w:tc>
          <w:tcPr>
            <w:tcW w:w="9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9006</w:t>
            </w:r>
          </w:p>
        </w:tc>
        <w:tc>
          <w:tcPr>
            <w:tcW w:w="116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30006</w:t>
            </w:r>
          </w:p>
        </w:tc>
        <w:tc>
          <w:tcPr>
            <w:tcW w:w="44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Kafka-based audit event storage</w:t>
            </w:r>
          </w:p>
        </w:tc>
      </w:tr>
      <w:tr w:rsidR="00411BF6">
        <w:tblPrEx>
          <w:tblCellMar>
            <w:top w:w="0" w:type="dxa"/>
            <w:bottom w:w="0" w:type="dxa"/>
          </w:tblCellMar>
        </w:tblPrEx>
        <w:trPr>
          <w:cantSplit/>
        </w:trPr>
        <w:tc>
          <w:tcPr>
            <w:tcW w:w="29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grivance-module-apis</w:t>
            </w:r>
          </w:p>
        </w:tc>
        <w:tc>
          <w:tcPr>
            <w:tcW w:w="9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9007</w:t>
            </w:r>
          </w:p>
        </w:tc>
        <w:tc>
          <w:tcPr>
            <w:tcW w:w="116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30007</w:t>
            </w:r>
          </w:p>
        </w:tc>
        <w:tc>
          <w:tcPr>
            <w:tcW w:w="44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Grievance lifecycle management</w:t>
            </w:r>
          </w:p>
        </w:tc>
      </w:tr>
      <w:tr w:rsidR="00411BF6">
        <w:tblPrEx>
          <w:tblCellMar>
            <w:top w:w="0" w:type="dxa"/>
            <w:bottom w:w="0" w:type="dxa"/>
          </w:tblCellMar>
        </w:tblPrEx>
        <w:trPr>
          <w:cantSplit/>
        </w:trPr>
        <w:tc>
          <w:tcPr>
            <w:tcW w:w="29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cookie-consent-apis</w:t>
            </w:r>
          </w:p>
        </w:tc>
        <w:tc>
          <w:tcPr>
            <w:tcW w:w="9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9008</w:t>
            </w:r>
          </w:p>
        </w:tc>
        <w:tc>
          <w:tcPr>
            <w:tcW w:w="116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30008</w:t>
            </w:r>
          </w:p>
        </w:tc>
        <w:tc>
          <w:tcPr>
            <w:tcW w:w="44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Cookie banner consent processing</w:t>
            </w:r>
          </w:p>
        </w:tc>
      </w:tr>
      <w:tr w:rsidR="00411BF6">
        <w:tblPrEx>
          <w:tblCellMar>
            <w:top w:w="0" w:type="dxa"/>
            <w:bottom w:w="0" w:type="dxa"/>
          </w:tblCellMar>
        </w:tblPrEx>
        <w:trPr>
          <w:cantSplit/>
        </w:trPr>
        <w:tc>
          <w:tcPr>
            <w:tcW w:w="29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auth-apis</w:t>
            </w:r>
          </w:p>
        </w:tc>
        <w:tc>
          <w:tcPr>
            <w:tcW w:w="9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9009</w:t>
            </w:r>
          </w:p>
        </w:tc>
        <w:tc>
          <w:tcPr>
            <w:tcW w:w="116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30009</w:t>
            </w:r>
          </w:p>
        </w:tc>
        <w:tc>
          <w:tcPr>
            <w:tcW w:w="44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Authentication &amp; JWT issuance</w:t>
            </w:r>
          </w:p>
        </w:tc>
      </w:tr>
      <w:tr w:rsidR="00411BF6">
        <w:tblPrEx>
          <w:tblCellMar>
            <w:top w:w="0" w:type="dxa"/>
            <w:bottom w:w="0" w:type="dxa"/>
          </w:tblCellMar>
        </w:tblPrEx>
        <w:trPr>
          <w:cantSplit/>
        </w:trPr>
        <w:tc>
          <w:tcPr>
            <w:tcW w:w="29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vault-apis</w:t>
            </w:r>
          </w:p>
        </w:tc>
        <w:tc>
          <w:tcPr>
            <w:tcW w:w="9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9010</w:t>
            </w:r>
          </w:p>
        </w:tc>
        <w:tc>
          <w:tcPr>
            <w:tcW w:w="116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30010</w:t>
            </w:r>
          </w:p>
        </w:tc>
        <w:tc>
          <w:tcPr>
            <w:tcW w:w="44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Cryptographic signing &amp; verification</w:t>
            </w:r>
          </w:p>
        </w:tc>
      </w:tr>
      <w:tr w:rsidR="00411BF6">
        <w:tblPrEx>
          <w:tblCellMar>
            <w:top w:w="0" w:type="dxa"/>
            <w:bottom w:w="0" w:type="dxa"/>
          </w:tblCellMar>
        </w:tblPrEx>
        <w:trPr>
          <w:cantSplit/>
        </w:trPr>
        <w:tc>
          <w:tcPr>
            <w:tcW w:w="29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system-registry-apis</w:t>
            </w:r>
          </w:p>
        </w:tc>
        <w:tc>
          <w:tcPr>
            <w:tcW w:w="9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9011</w:t>
            </w:r>
          </w:p>
        </w:tc>
        <w:tc>
          <w:tcPr>
            <w:tcW w:w="116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30011</w:t>
            </w:r>
          </w:p>
        </w:tc>
        <w:tc>
          <w:tcPr>
            <w:tcW w:w="44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System/tenant registry</w:t>
            </w:r>
          </w:p>
        </w:tc>
      </w:tr>
      <w:tr w:rsidR="00411BF6">
        <w:tblPrEx>
          <w:tblCellMar>
            <w:top w:w="0" w:type="dxa"/>
            <w:bottom w:w="0" w:type="dxa"/>
          </w:tblCellMar>
        </w:tblPrEx>
        <w:trPr>
          <w:cantSplit/>
        </w:trPr>
        <w:tc>
          <w:tcPr>
            <w:tcW w:w="29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partner-portal-apis</w:t>
            </w:r>
          </w:p>
        </w:tc>
        <w:tc>
          <w:tcPr>
            <w:tcW w:w="9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9002</w:t>
            </w:r>
          </w:p>
        </w:tc>
        <w:tc>
          <w:tcPr>
            <w:tcW w:w="116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30002</w:t>
            </w:r>
          </w:p>
        </w:tc>
        <w:tc>
          <w:tcPr>
            <w:tcW w:w="44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Partner / data-fiduciary onboarding</w:t>
            </w:r>
          </w:p>
        </w:tc>
      </w:tr>
      <w:tr w:rsidR="00411BF6">
        <w:tblPrEx>
          <w:tblCellMar>
            <w:top w:w="0" w:type="dxa"/>
            <w:bottom w:w="0" w:type="dxa"/>
          </w:tblCellMar>
        </w:tblPrEx>
        <w:trPr>
          <w:cantSplit/>
        </w:trPr>
        <w:tc>
          <w:tcPr>
            <w:tcW w:w="29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lastRenderedPageBreak/>
              <w:t>schedular-apis</w:t>
            </w:r>
          </w:p>
        </w:tc>
        <w:tc>
          <w:tcPr>
            <w:tcW w:w="9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9017</w:t>
            </w:r>
          </w:p>
        </w:tc>
        <w:tc>
          <w:tcPr>
            <w:tcW w:w="116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30017</w:t>
            </w:r>
          </w:p>
        </w:tc>
        <w:tc>
          <w:tcPr>
            <w:tcW w:w="44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Scheduled jobs (expiry, retention, escalation)</w:t>
            </w:r>
          </w:p>
        </w:tc>
      </w:tr>
      <w:tr w:rsidR="00411BF6">
        <w:tblPrEx>
          <w:tblCellMar>
            <w:top w:w="0" w:type="dxa"/>
            <w:bottom w:w="0" w:type="dxa"/>
          </w:tblCellMar>
        </w:tblPrEx>
        <w:trPr>
          <w:cantSplit/>
        </w:trPr>
        <w:tc>
          <w:tcPr>
            <w:tcW w:w="29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notification-consumer-apis</w:t>
            </w:r>
          </w:p>
        </w:tc>
        <w:tc>
          <w:tcPr>
            <w:tcW w:w="9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9020</w:t>
            </w:r>
          </w:p>
        </w:tc>
        <w:tc>
          <w:tcPr>
            <w:tcW w:w="116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w:t>
            </w:r>
          </w:p>
        </w:tc>
        <w:tc>
          <w:tcPr>
            <w:tcW w:w="44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Kafka consumer for async notification delivery</w:t>
            </w:r>
          </w:p>
        </w:tc>
      </w:tr>
    </w:tbl>
    <w:p w:rsidR="00411BF6" w:rsidRDefault="00411BF6">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1BF6">
        <w:tblPrEx>
          <w:tblCellMar>
            <w:top w:w="0" w:type="dxa"/>
            <w:bottom w:w="0" w:type="dxa"/>
          </w:tblCellMar>
        </w:tblPrEx>
        <w:trPr>
          <w:cantSplit/>
        </w:trPr>
        <w:tc>
          <w:tcPr>
            <w:tcW w:w="9360" w:type="dxa"/>
            <w:tcBorders>
              <w:top w:val="single" w:sz="2" w:space="0" w:color="EAF1FA"/>
              <w:left w:val="single" w:sz="28" w:space="0" w:color="2D6CB5"/>
              <w:bottom w:val="single" w:sz="2" w:space="0" w:color="EAF1FA"/>
              <w:right w:val="single" w:sz="2" w:space="0" w:color="EAF1FA"/>
            </w:tcBorders>
            <w:shd w:val="clear" w:color="auto" w:fill="EAF1FA"/>
            <w:tcMar>
              <w:top w:w="120" w:type="dxa"/>
              <w:left w:w="180" w:type="dxa"/>
              <w:bottom w:w="120" w:type="dxa"/>
              <w:right w:w="160" w:type="dxa"/>
            </w:tcMar>
          </w:tcPr>
          <w:p w:rsidR="00411BF6" w:rsidRDefault="00B54063">
            <w:pPr>
              <w:spacing w:line="264" w:lineRule="auto"/>
            </w:pPr>
            <w:r>
              <w:rPr>
                <w:b/>
                <w:bCs/>
                <w:color w:val="2D6CB5"/>
              </w:rPr>
              <w:t>In-cluster DNS</w:t>
            </w:r>
          </w:p>
          <w:p w:rsidR="00411BF6" w:rsidRDefault="00B54063">
            <w:pPr>
              <w:spacing w:line="264" w:lineRule="auto"/>
            </w:pPr>
            <w:r>
              <w:t>Services within the cluster must use the in-cluster URL (e.g. http://auth-apis:9009). NodePorts (30xxx) are for external access only.</w:t>
            </w:r>
          </w:p>
        </w:tc>
      </w:tr>
    </w:tbl>
    <w:p w:rsidR="00411BF6" w:rsidRDefault="00B54063">
      <w:pPr>
        <w:pStyle w:val="Heading2"/>
      </w:pPr>
      <w:bookmarkStart w:id="35" w:name="h_9_2_health_endpoints"/>
      <w:r>
        <w:t>9.2  Health Endpoints</w:t>
      </w:r>
      <w:bookmarkEnd w:id="35"/>
    </w:p>
    <w:p w:rsidR="00411BF6" w:rsidRDefault="00B54063">
      <w:pPr>
        <w:spacing w:after="120" w:line="276" w:lineRule="auto"/>
      </w:pPr>
      <w:r>
        <w:t>All services expose a Spring Boot Actuator health endpoint. Use these to confirm a service is ready after deployment.</w:t>
      </w:r>
    </w:p>
    <w:p w:rsidR="00411BF6" w:rsidRDefault="00B54063">
      <w:pPr>
        <w:spacing w:after="120" w:line="276" w:lineRule="auto"/>
      </w:pPr>
      <w:r>
        <w:rPr>
          <w:b/>
          <w:bCs/>
        </w:rPr>
        <w:t>Example — check auth-apis from within the cluster: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1BF6">
        <w:tblPrEx>
          <w:tblCellMar>
            <w:top w:w="0" w:type="dxa"/>
            <w:bottom w:w="0" w:type="dxa"/>
          </w:tblCellMar>
        </w:tblPrEx>
        <w:trPr>
          <w:cantSplit/>
        </w:trPr>
        <w:tc>
          <w:tcPr>
            <w:tcW w:w="9360" w:type="dxa"/>
            <w:tcBorders>
              <w:top w:val="single" w:sz="2" w:space="0" w:color="DCE3EC"/>
              <w:left w:val="single" w:sz="18" w:space="0" w:color="5B8FCB"/>
              <w:bottom w:val="single" w:sz="2" w:space="0" w:color="DCE3EC"/>
              <w:right w:val="single" w:sz="2" w:space="0" w:color="DCE3EC"/>
            </w:tcBorders>
            <w:shd w:val="clear" w:color="auto" w:fill="F6F8FB"/>
            <w:tcMar>
              <w:top w:w="120" w:type="dxa"/>
              <w:left w:w="180" w:type="dxa"/>
              <w:bottom w:w="120" w:type="dxa"/>
              <w:right w:w="160" w:type="dxa"/>
            </w:tcMar>
          </w:tcPr>
          <w:p w:rsidR="00411BF6" w:rsidRDefault="00B54063">
            <w:pPr>
              <w:spacing w:line="252" w:lineRule="auto"/>
            </w:pPr>
            <w:r>
              <w:rPr>
                <w:rFonts w:ascii="Consolas" w:eastAsia="Consolas" w:hAnsi="Consolas" w:cs="Consolas"/>
                <w:color w:val="1B2733"/>
                <w:sz w:val="18"/>
                <w:szCs w:val="18"/>
              </w:rPr>
              <w:t>curl http://auth-apis:9009/auth/actuator/health</w:t>
            </w:r>
          </w:p>
        </w:tc>
      </w:tr>
    </w:tbl>
    <w:p w:rsidR="00411BF6" w:rsidRDefault="00B54063">
      <w:pPr>
        <w:spacing w:after="120" w:line="276" w:lineRule="auto"/>
      </w:pPr>
      <w:r>
        <w:rPr>
          <w:b/>
          <w:bCs/>
        </w:rPr>
        <w:t>Or from the cluster node via NodePort: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1BF6">
        <w:tblPrEx>
          <w:tblCellMar>
            <w:top w:w="0" w:type="dxa"/>
            <w:bottom w:w="0" w:type="dxa"/>
          </w:tblCellMar>
        </w:tblPrEx>
        <w:trPr>
          <w:cantSplit/>
        </w:trPr>
        <w:tc>
          <w:tcPr>
            <w:tcW w:w="9360" w:type="dxa"/>
            <w:tcBorders>
              <w:top w:val="single" w:sz="2" w:space="0" w:color="DCE3EC"/>
              <w:left w:val="single" w:sz="18" w:space="0" w:color="5B8FCB"/>
              <w:bottom w:val="single" w:sz="2" w:space="0" w:color="DCE3EC"/>
              <w:right w:val="single" w:sz="2" w:space="0" w:color="DCE3EC"/>
            </w:tcBorders>
            <w:shd w:val="clear" w:color="auto" w:fill="F6F8FB"/>
            <w:tcMar>
              <w:top w:w="120" w:type="dxa"/>
              <w:left w:w="180" w:type="dxa"/>
              <w:bottom w:w="120" w:type="dxa"/>
              <w:right w:w="160" w:type="dxa"/>
            </w:tcMar>
          </w:tcPr>
          <w:p w:rsidR="00411BF6" w:rsidRDefault="00B54063">
            <w:pPr>
              <w:spacing w:line="252" w:lineRule="auto"/>
            </w:pPr>
            <w:r>
              <w:rPr>
                <w:rFonts w:ascii="Consolas" w:eastAsia="Consolas" w:hAnsi="Consolas" w:cs="Consolas"/>
                <w:color w:val="1B2733"/>
                <w:sz w:val="18"/>
                <w:szCs w:val="18"/>
              </w:rPr>
              <w:t>curl http://&lt;node-ip&gt;:30009/auth/actuator/health</w:t>
            </w:r>
          </w:p>
        </w:tc>
      </w:tr>
    </w:tbl>
    <w:p w:rsidR="00411BF6" w:rsidRDefault="00B54063">
      <w:pPr>
        <w:spacing w:after="120" w:line="276" w:lineRule="auto"/>
      </w:pPr>
      <w:r>
        <w:rPr>
          <w:b/>
          <w:bCs/>
        </w:rPr>
        <w:t>Bulk health check script: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1BF6">
        <w:tblPrEx>
          <w:tblCellMar>
            <w:top w:w="0" w:type="dxa"/>
            <w:bottom w:w="0" w:type="dxa"/>
          </w:tblCellMar>
        </w:tblPrEx>
        <w:trPr>
          <w:cantSplit/>
        </w:trPr>
        <w:tc>
          <w:tcPr>
            <w:tcW w:w="9360" w:type="dxa"/>
            <w:tcBorders>
              <w:top w:val="single" w:sz="2" w:space="0" w:color="DCE3EC"/>
              <w:left w:val="single" w:sz="18" w:space="0" w:color="5B8FCB"/>
              <w:bottom w:val="single" w:sz="2" w:space="0" w:color="DCE3EC"/>
              <w:right w:val="single" w:sz="2" w:space="0" w:color="DCE3EC"/>
            </w:tcBorders>
            <w:shd w:val="clear" w:color="auto" w:fill="F6F8FB"/>
            <w:tcMar>
              <w:top w:w="120" w:type="dxa"/>
              <w:left w:w="180" w:type="dxa"/>
              <w:bottom w:w="120" w:type="dxa"/>
              <w:right w:w="160" w:type="dxa"/>
            </w:tcMar>
          </w:tcPr>
          <w:p w:rsidR="00411BF6" w:rsidRDefault="00B54063">
            <w:pPr>
              <w:spacing w:line="252" w:lineRule="auto"/>
            </w:pPr>
            <w:r>
              <w:rPr>
                <w:rFonts w:ascii="Consolas" w:eastAsia="Consolas" w:hAnsi="Consolas" w:cs="Consolas"/>
                <w:color w:val="1B2733"/>
                <w:sz w:val="18"/>
                <w:szCs w:val="18"/>
              </w:rPr>
              <w:t>for svc in consent-core-apis:9001 translator-apis:9003 wso2-cred-generator-apis:9004 \</w:t>
            </w:r>
          </w:p>
          <w:p w:rsidR="00411BF6" w:rsidRDefault="00B54063">
            <w:pPr>
              <w:spacing w:line="252" w:lineRule="auto"/>
            </w:pPr>
            <w:r>
              <w:rPr>
                <w:rFonts w:ascii="Consolas" w:eastAsia="Consolas" w:hAnsi="Consolas" w:cs="Consolas"/>
                <w:color w:val="1B2733"/>
                <w:sz w:val="18"/>
                <w:szCs w:val="18"/>
              </w:rPr>
              <w:t xml:space="preserve">  notification-module-apis:9005 audit-module-apis:9006 grivance-module-apis:9007 \</w:t>
            </w:r>
          </w:p>
          <w:p w:rsidR="00411BF6" w:rsidRDefault="00B54063">
            <w:pPr>
              <w:spacing w:line="252" w:lineRule="auto"/>
            </w:pPr>
            <w:r>
              <w:rPr>
                <w:rFonts w:ascii="Consolas" w:eastAsia="Consolas" w:hAnsi="Consolas" w:cs="Consolas"/>
                <w:color w:val="1B2733"/>
                <w:sz w:val="18"/>
                <w:szCs w:val="18"/>
              </w:rPr>
              <w:t xml:space="preserve">  cookie-consent-apis:9008 auth-apis:9009 vault-apis:9010 system-registry-apis:9011 \</w:t>
            </w:r>
          </w:p>
          <w:p w:rsidR="00411BF6" w:rsidRDefault="00B54063">
            <w:pPr>
              <w:spacing w:line="252" w:lineRule="auto"/>
            </w:pPr>
            <w:r>
              <w:rPr>
                <w:rFonts w:ascii="Consolas" w:eastAsia="Consolas" w:hAnsi="Consolas" w:cs="Consolas"/>
                <w:color w:val="1B2733"/>
                <w:sz w:val="18"/>
                <w:szCs w:val="18"/>
              </w:rPr>
              <w:t xml:space="preserve">  partner-portal-apis:9002 schedular-apis:9017 notification-consumer-apis:9020; do</w:t>
            </w:r>
          </w:p>
          <w:p w:rsidR="00411BF6" w:rsidRDefault="00B54063">
            <w:pPr>
              <w:spacing w:line="252" w:lineRule="auto"/>
            </w:pPr>
            <w:r>
              <w:rPr>
                <w:rFonts w:ascii="Consolas" w:eastAsia="Consolas" w:hAnsi="Consolas" w:cs="Consolas"/>
                <w:color w:val="1B2733"/>
                <w:sz w:val="18"/>
                <w:szCs w:val="18"/>
              </w:rPr>
              <w:t xml:space="preserve">  SVC=${svc%%:*}; PORT=${svc##*:}</w:t>
            </w:r>
          </w:p>
          <w:p w:rsidR="00411BF6" w:rsidRDefault="00B54063">
            <w:pPr>
              <w:spacing w:line="252" w:lineRule="auto"/>
            </w:pPr>
            <w:r>
              <w:rPr>
                <w:rFonts w:ascii="Consolas" w:eastAsia="Consolas" w:hAnsi="Consolas" w:cs="Consolas"/>
                <w:color w:val="1B2733"/>
                <w:sz w:val="18"/>
                <w:szCs w:val="18"/>
              </w:rPr>
              <w:t xml:space="preserve">  echo -n "$SVC: "; curl -sf http://$SVC:$PORT/${SVC%-apis}/actuator/health \</w:t>
            </w:r>
          </w:p>
          <w:p w:rsidR="00411BF6" w:rsidRDefault="00B54063">
            <w:pPr>
              <w:spacing w:line="252" w:lineRule="auto"/>
            </w:pPr>
            <w:r>
              <w:rPr>
                <w:rFonts w:ascii="Consolas" w:eastAsia="Consolas" w:hAnsi="Consolas" w:cs="Consolas"/>
                <w:color w:val="1B2733"/>
                <w:sz w:val="18"/>
                <w:szCs w:val="18"/>
              </w:rPr>
              <w:t xml:space="preserve">    | jq .status 2&gt;/dev/null || echo 'UNREACHABLE'</w:t>
            </w:r>
          </w:p>
          <w:p w:rsidR="00411BF6" w:rsidRDefault="00B54063">
            <w:pPr>
              <w:spacing w:line="252" w:lineRule="auto"/>
            </w:pPr>
            <w:r>
              <w:rPr>
                <w:rFonts w:ascii="Consolas" w:eastAsia="Consolas" w:hAnsi="Consolas" w:cs="Consolas"/>
                <w:color w:val="1B2733"/>
                <w:sz w:val="18"/>
                <w:szCs w:val="18"/>
              </w:rPr>
              <w:t>done</w:t>
            </w:r>
          </w:p>
        </w:tc>
      </w:tr>
    </w:tbl>
    <w:p w:rsidR="00411BF6" w:rsidRDefault="00B54063">
      <w:pPr>
        <w:pStyle w:val="Heading2"/>
      </w:pPr>
      <w:bookmarkStart w:id="36" w:name="h_9_3_scheduler_cron_reference"/>
      <w:r>
        <w:t>9.3  Scheduler Cron Reference</w:t>
      </w:r>
      <w:bookmarkEnd w:id="36"/>
    </w:p>
    <w:p w:rsidR="00411BF6" w:rsidRDefault="00B54063">
      <w:pPr>
        <w:spacing w:after="120" w:line="276" w:lineRule="auto"/>
      </w:pPr>
      <w:r>
        <w:t>The schedular-apis service runs the following scheduled jobs. Cron expressions and batch sizes are configurable via the schedular-apis ConfigMap.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700"/>
        <w:gridCol w:w="4660"/>
      </w:tblGrid>
      <w:tr w:rsidR="00411BF6">
        <w:tblPrEx>
          <w:tblCellMar>
            <w:top w:w="0" w:type="dxa"/>
            <w:bottom w:w="0" w:type="dxa"/>
          </w:tblCellMar>
        </w:tblPrEx>
        <w:trPr>
          <w:cantSplit/>
          <w:tblHeader/>
        </w:trPr>
        <w:tc>
          <w:tcPr>
            <w:tcW w:w="3000" w:type="dxa"/>
            <w:tcBorders>
              <w:top w:val="single" w:sz="2" w:space="0" w:color="14315C"/>
              <w:left w:val="single" w:sz="2" w:space="0" w:color="14315C"/>
              <w:bottom w:val="single" w:sz="8" w:space="0" w:color="2D6CB5"/>
              <w:right w:val="single" w:sz="2" w:space="0" w:color="14315C"/>
            </w:tcBorders>
            <w:shd w:val="clear" w:color="auto" w:fill="14315C"/>
            <w:tcMar>
              <w:top w:w="90" w:type="dxa"/>
              <w:left w:w="130" w:type="dxa"/>
              <w:bottom w:w="90" w:type="dxa"/>
              <w:right w:w="130" w:type="dxa"/>
            </w:tcMar>
          </w:tcPr>
          <w:p w:rsidR="00411BF6" w:rsidRDefault="00B54063">
            <w:pPr>
              <w:spacing w:line="256" w:lineRule="auto"/>
            </w:pPr>
            <w:r>
              <w:rPr>
                <w:b/>
                <w:bCs/>
                <w:color w:val="FFFFFF"/>
                <w:sz w:val="19"/>
                <w:szCs w:val="19"/>
              </w:rPr>
              <w:t>Job</w:t>
            </w:r>
          </w:p>
        </w:tc>
        <w:tc>
          <w:tcPr>
            <w:tcW w:w="1700" w:type="dxa"/>
            <w:tcBorders>
              <w:top w:val="single" w:sz="2" w:space="0" w:color="14315C"/>
              <w:left w:val="single" w:sz="2" w:space="0" w:color="14315C"/>
              <w:bottom w:val="single" w:sz="8" w:space="0" w:color="2D6CB5"/>
              <w:right w:val="single" w:sz="2" w:space="0" w:color="14315C"/>
            </w:tcBorders>
            <w:shd w:val="clear" w:color="auto" w:fill="14315C"/>
            <w:tcMar>
              <w:top w:w="90" w:type="dxa"/>
              <w:left w:w="130" w:type="dxa"/>
              <w:bottom w:w="90" w:type="dxa"/>
              <w:right w:w="130" w:type="dxa"/>
            </w:tcMar>
          </w:tcPr>
          <w:p w:rsidR="00411BF6" w:rsidRDefault="00B54063">
            <w:pPr>
              <w:spacing w:line="256" w:lineRule="auto"/>
            </w:pPr>
            <w:r>
              <w:rPr>
                <w:b/>
                <w:bCs/>
                <w:color w:val="FFFFFF"/>
                <w:sz w:val="19"/>
                <w:szCs w:val="19"/>
              </w:rPr>
              <w:t>Default Cron</w:t>
            </w:r>
          </w:p>
        </w:tc>
        <w:tc>
          <w:tcPr>
            <w:tcW w:w="4660" w:type="dxa"/>
            <w:tcBorders>
              <w:top w:val="single" w:sz="2" w:space="0" w:color="14315C"/>
              <w:left w:val="single" w:sz="2" w:space="0" w:color="14315C"/>
              <w:bottom w:val="single" w:sz="8" w:space="0" w:color="2D6CB5"/>
              <w:right w:val="single" w:sz="2" w:space="0" w:color="14315C"/>
            </w:tcBorders>
            <w:shd w:val="clear" w:color="auto" w:fill="14315C"/>
            <w:tcMar>
              <w:top w:w="90" w:type="dxa"/>
              <w:left w:w="130" w:type="dxa"/>
              <w:bottom w:w="90" w:type="dxa"/>
              <w:right w:w="130" w:type="dxa"/>
            </w:tcMar>
          </w:tcPr>
          <w:p w:rsidR="00411BF6" w:rsidRDefault="00B54063">
            <w:pPr>
              <w:spacing w:line="256" w:lineRule="auto"/>
            </w:pPr>
            <w:r>
              <w:rPr>
                <w:b/>
                <w:bCs/>
                <w:color w:val="FFFFFF"/>
                <w:sz w:val="19"/>
                <w:szCs w:val="19"/>
              </w:rPr>
              <w:t>Description</w:t>
            </w:r>
          </w:p>
        </w:tc>
      </w:tr>
      <w:tr w:rsidR="00411BF6">
        <w:tblPrEx>
          <w:tblCellMar>
            <w:top w:w="0" w:type="dxa"/>
            <w:bottom w:w="0" w:type="dxa"/>
          </w:tblCellMar>
        </w:tblPrEx>
        <w:trPr>
          <w:cantSplit/>
        </w:trPr>
        <w:tc>
          <w:tcPr>
            <w:tcW w:w="30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Consent Handle Expiry</w:t>
            </w:r>
          </w:p>
        </w:tc>
        <w:tc>
          <w:tcPr>
            <w:tcW w:w="17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0 0 2 * * ?</w:t>
            </w:r>
          </w:p>
        </w:tc>
        <w:tc>
          <w:tcPr>
            <w:tcW w:w="466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Marks expired consent handles as EXPIRED (batch 5000, 10 threads)</w:t>
            </w:r>
          </w:p>
        </w:tc>
      </w:tr>
      <w:tr w:rsidR="00411BF6">
        <w:tblPrEx>
          <w:tblCellMar>
            <w:top w:w="0" w:type="dxa"/>
            <w:bottom w:w="0" w:type="dxa"/>
          </w:tblCellMar>
        </w:tblPrEx>
        <w:trPr>
          <w:cantSplit/>
        </w:trPr>
        <w:tc>
          <w:tcPr>
            <w:tcW w:w="30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Consent Expiry</w:t>
            </w:r>
          </w:p>
        </w:tc>
        <w:tc>
          <w:tcPr>
            <w:tcW w:w="17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0 30 02 * * ?</w:t>
            </w:r>
          </w:p>
        </w:tc>
        <w:tc>
          <w:tcPr>
            <w:tcW w:w="466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Expires consents past their validity period (batch 1000, 10 threads)</w:t>
            </w:r>
          </w:p>
        </w:tc>
      </w:tr>
      <w:tr w:rsidR="00411BF6">
        <w:tblPrEx>
          <w:tblCellMar>
            <w:top w:w="0" w:type="dxa"/>
            <w:bottom w:w="0" w:type="dxa"/>
          </w:tblCellMar>
        </w:tblPrEx>
        <w:trPr>
          <w:cantSplit/>
        </w:trPr>
        <w:tc>
          <w:tcPr>
            <w:tcW w:w="30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Consent Preference Expiry Reminder</w:t>
            </w:r>
          </w:p>
        </w:tc>
        <w:tc>
          <w:tcPr>
            <w:tcW w:w="17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0 15 02 * * ?</w:t>
            </w:r>
          </w:p>
        </w:tc>
        <w:tc>
          <w:tcPr>
            <w:tcW w:w="466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Sends reminders before preference expiry (batch 500, default 30 days before)</w:t>
            </w:r>
          </w:p>
        </w:tc>
      </w:tr>
      <w:tr w:rsidR="00411BF6">
        <w:tblPrEx>
          <w:tblCellMar>
            <w:top w:w="0" w:type="dxa"/>
            <w:bottom w:w="0" w:type="dxa"/>
          </w:tblCellMar>
        </w:tblPrEx>
        <w:trPr>
          <w:cantSplit/>
        </w:trPr>
        <w:tc>
          <w:tcPr>
            <w:tcW w:w="30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Grievance Escalation</w:t>
            </w:r>
          </w:p>
        </w:tc>
        <w:tc>
          <w:tcPr>
            <w:tcW w:w="17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0 0 3 * * ?</w:t>
            </w:r>
          </w:p>
        </w:tc>
        <w:tc>
          <w:tcPr>
            <w:tcW w:w="466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Escalates unresolved grievances (batch 500, default after 2 days)</w:t>
            </w:r>
          </w:p>
        </w:tc>
      </w:tr>
      <w:tr w:rsidR="00411BF6">
        <w:tblPrEx>
          <w:tblCellMar>
            <w:top w:w="0" w:type="dxa"/>
            <w:bottom w:w="0" w:type="dxa"/>
          </w:tblCellMar>
        </w:tblPrEx>
        <w:trPr>
          <w:cantSplit/>
        </w:trPr>
        <w:tc>
          <w:tcPr>
            <w:tcW w:w="30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lastRenderedPageBreak/>
              <w:t>Cookie Consent Handle Expiry</w:t>
            </w:r>
          </w:p>
        </w:tc>
        <w:tc>
          <w:tcPr>
            <w:tcW w:w="17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0 * * * * *</w:t>
            </w:r>
          </w:p>
        </w:tc>
        <w:tc>
          <w:tcPr>
            <w:tcW w:w="466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Runs every minute — marks expired cookie consent handles</w:t>
            </w:r>
          </w:p>
        </w:tc>
      </w:tr>
      <w:tr w:rsidR="00411BF6">
        <w:tblPrEx>
          <w:tblCellMar>
            <w:top w:w="0" w:type="dxa"/>
            <w:bottom w:w="0" w:type="dxa"/>
          </w:tblCellMar>
        </w:tblPrEx>
        <w:trPr>
          <w:cantSplit/>
        </w:trPr>
        <w:tc>
          <w:tcPr>
            <w:tcW w:w="30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Cookie Consent Expiry</w:t>
            </w:r>
          </w:p>
        </w:tc>
        <w:tc>
          <w:tcPr>
            <w:tcW w:w="17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0 0 0 * * *</w:t>
            </w:r>
          </w:p>
        </w:tc>
        <w:tc>
          <w:tcPr>
            <w:tcW w:w="466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Daily midnight expiry of cookie consents</w:t>
            </w:r>
          </w:p>
        </w:tc>
      </w:tr>
      <w:tr w:rsidR="00411BF6">
        <w:tblPrEx>
          <w:tblCellMar>
            <w:top w:w="0" w:type="dxa"/>
            <w:bottom w:w="0" w:type="dxa"/>
          </w:tblCellMar>
        </w:tblPrEx>
        <w:trPr>
          <w:cantSplit/>
        </w:trPr>
        <w:tc>
          <w:tcPr>
            <w:tcW w:w="30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Consent Artifact Retention</w:t>
            </w:r>
          </w:p>
        </w:tc>
        <w:tc>
          <w:tcPr>
            <w:tcW w:w="17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0 45 02 * * ?</w:t>
            </w:r>
          </w:p>
        </w:tc>
        <w:tc>
          <w:tcPr>
            <w:tcW w:w="466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Purges old consent artifacts (batch 500, default 2 days retention)</w:t>
            </w:r>
          </w:p>
        </w:tc>
      </w:tr>
      <w:tr w:rsidR="00411BF6">
        <w:tblPrEx>
          <w:tblCellMar>
            <w:top w:w="0" w:type="dxa"/>
            <w:bottom w:w="0" w:type="dxa"/>
          </w:tblCellMar>
        </w:tblPrEx>
        <w:trPr>
          <w:cantSplit/>
        </w:trPr>
        <w:tc>
          <w:tcPr>
            <w:tcW w:w="30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Cookie Consent Retention</w:t>
            </w:r>
          </w:p>
        </w:tc>
        <w:tc>
          <w:tcPr>
            <w:tcW w:w="17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0 15 03 * * ?</w:t>
            </w:r>
          </w:p>
        </w:tc>
        <w:tc>
          <w:tcPr>
            <w:tcW w:w="466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Purges old cookie consent records (batch 500, 2 days retention)</w:t>
            </w:r>
          </w:p>
        </w:tc>
      </w:tr>
      <w:tr w:rsidR="00411BF6">
        <w:tblPrEx>
          <w:tblCellMar>
            <w:top w:w="0" w:type="dxa"/>
            <w:bottom w:w="0" w:type="dxa"/>
          </w:tblCellMar>
        </w:tblPrEx>
        <w:trPr>
          <w:cantSplit/>
        </w:trPr>
        <w:tc>
          <w:tcPr>
            <w:tcW w:w="30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Grievance Retention</w:t>
            </w:r>
          </w:p>
        </w:tc>
        <w:tc>
          <w:tcPr>
            <w:tcW w:w="17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0 30 03 * * ?</w:t>
            </w:r>
          </w:p>
        </w:tc>
        <w:tc>
          <w:tcPr>
            <w:tcW w:w="466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Purges old grievance records (batch 500, 2 days retention)</w:t>
            </w:r>
          </w:p>
        </w:tc>
      </w:tr>
      <w:tr w:rsidR="00411BF6">
        <w:tblPrEx>
          <w:tblCellMar>
            <w:top w:w="0" w:type="dxa"/>
            <w:bottom w:w="0" w:type="dxa"/>
          </w:tblCellMar>
        </w:tblPrEx>
        <w:trPr>
          <w:cantSplit/>
        </w:trPr>
        <w:tc>
          <w:tcPr>
            <w:tcW w:w="30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Logs Retention</w:t>
            </w:r>
          </w:p>
        </w:tc>
        <w:tc>
          <w:tcPr>
            <w:tcW w:w="17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0 45 03 * * ?</w:t>
            </w:r>
          </w:p>
        </w:tc>
        <w:tc>
          <w:tcPr>
            <w:tcW w:w="466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Purges old log entries (batch 500, 2 days retention)</w:t>
            </w:r>
          </w:p>
        </w:tc>
      </w:tr>
      <w:tr w:rsidR="00411BF6">
        <w:tblPrEx>
          <w:tblCellMar>
            <w:top w:w="0" w:type="dxa"/>
            <w:bottom w:w="0" w:type="dxa"/>
          </w:tblCellMar>
        </w:tblPrEx>
        <w:trPr>
          <w:cantSplit/>
        </w:trPr>
        <w:tc>
          <w:tcPr>
            <w:tcW w:w="30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Data Retention</w:t>
            </w:r>
          </w:p>
        </w:tc>
        <w:tc>
          <w:tcPr>
            <w:tcW w:w="17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0 00 04 * * ?</w:t>
            </w:r>
          </w:p>
        </w:tc>
        <w:tc>
          <w:tcPr>
            <w:tcW w:w="466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General data retention sweep (batch 500, 2 days retention)</w:t>
            </w:r>
          </w:p>
        </w:tc>
      </w:tr>
    </w:tbl>
    <w:p w:rsidR="00411BF6" w:rsidRDefault="00411BF6">
      <w:pPr>
        <w:spacing w:after="80"/>
      </w:pPr>
    </w:p>
    <w:p w:rsidR="00411BF6" w:rsidRDefault="00B54063">
      <w:pPr>
        <w:spacing w:after="120" w:line="276" w:lineRule="auto"/>
      </w:pPr>
      <w:r>
        <w:t>All cron expressions use Spring's 6-field format: Seconds Minutes Hours DayOfMonth Month DayOfWeek. Override any expression in configmap.yaml under schedular-apis-config.</w:t>
      </w:r>
    </w:p>
    <w:p w:rsidR="00411BF6" w:rsidRDefault="00B54063">
      <w:pPr>
        <w:pStyle w:val="Heading1"/>
      </w:pPr>
      <w:bookmarkStart w:id="37" w:name="h_10_rollback"/>
      <w:r>
        <w:t>10.  Rollback</w:t>
      </w:r>
      <w:bookmarkEnd w:id="37"/>
    </w:p>
    <w:p w:rsidR="00411BF6" w:rsidRDefault="00B54063">
      <w:pPr>
        <w:spacing w:after="120" w:line="276" w:lineRule="auto"/>
      </w:pPr>
      <w:r>
        <w:t>Kubernetes retains the last 2 deployment revisions (revisionHistoryLimit: 2). Use kubectl rollout undo to roll back without rebuilding images.</w:t>
      </w:r>
    </w:p>
    <w:p w:rsidR="00411BF6" w:rsidRDefault="00B54063">
      <w:pPr>
        <w:pStyle w:val="Heading2"/>
      </w:pPr>
      <w:bookmarkStart w:id="38" w:name="h_10_1_rolling_back_a_single_service"/>
      <w:r>
        <w:t>10.1  Rolling Back a Single Service</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1BF6">
        <w:tblPrEx>
          <w:tblCellMar>
            <w:top w:w="0" w:type="dxa"/>
            <w:bottom w:w="0" w:type="dxa"/>
          </w:tblCellMar>
        </w:tblPrEx>
        <w:trPr>
          <w:cantSplit/>
        </w:trPr>
        <w:tc>
          <w:tcPr>
            <w:tcW w:w="9360" w:type="dxa"/>
            <w:tcBorders>
              <w:top w:val="single" w:sz="2" w:space="0" w:color="DCE3EC"/>
              <w:left w:val="single" w:sz="18" w:space="0" w:color="5B8FCB"/>
              <w:bottom w:val="single" w:sz="2" w:space="0" w:color="DCE3EC"/>
              <w:right w:val="single" w:sz="2" w:space="0" w:color="DCE3EC"/>
            </w:tcBorders>
            <w:shd w:val="clear" w:color="auto" w:fill="F6F8FB"/>
            <w:tcMar>
              <w:top w:w="120" w:type="dxa"/>
              <w:left w:w="180" w:type="dxa"/>
              <w:bottom w:w="120" w:type="dxa"/>
              <w:right w:w="160" w:type="dxa"/>
            </w:tcMar>
          </w:tcPr>
          <w:p w:rsidR="00411BF6" w:rsidRDefault="00B54063">
            <w:pPr>
              <w:spacing w:line="252" w:lineRule="auto"/>
            </w:pPr>
            <w:r>
              <w:rPr>
                <w:rFonts w:ascii="Consolas" w:eastAsia="Consolas" w:hAnsi="Consolas" w:cs="Consolas"/>
                <w:color w:val="1B2733"/>
                <w:sz w:val="18"/>
                <w:szCs w:val="18"/>
              </w:rPr>
              <w:t>kubectl rollout undo deployment/&lt;service&gt; -n &lt;namespace&gt;</w:t>
            </w:r>
          </w:p>
        </w:tc>
      </w:tr>
    </w:tbl>
    <w:p w:rsidR="00411BF6" w:rsidRDefault="00B54063">
      <w:pPr>
        <w:spacing w:after="120" w:line="276" w:lineRule="auto"/>
      </w:pPr>
      <w:r>
        <w:rPr>
          <w:b/>
          <w:bCs/>
        </w:rPr>
        <w:t>Example — roll back auth-apis: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1BF6">
        <w:tblPrEx>
          <w:tblCellMar>
            <w:top w:w="0" w:type="dxa"/>
            <w:bottom w:w="0" w:type="dxa"/>
          </w:tblCellMar>
        </w:tblPrEx>
        <w:trPr>
          <w:cantSplit/>
        </w:trPr>
        <w:tc>
          <w:tcPr>
            <w:tcW w:w="9360" w:type="dxa"/>
            <w:tcBorders>
              <w:top w:val="single" w:sz="2" w:space="0" w:color="DCE3EC"/>
              <w:left w:val="single" w:sz="18" w:space="0" w:color="5B8FCB"/>
              <w:bottom w:val="single" w:sz="2" w:space="0" w:color="DCE3EC"/>
              <w:right w:val="single" w:sz="2" w:space="0" w:color="DCE3EC"/>
            </w:tcBorders>
            <w:shd w:val="clear" w:color="auto" w:fill="F6F8FB"/>
            <w:tcMar>
              <w:top w:w="120" w:type="dxa"/>
              <w:left w:w="180" w:type="dxa"/>
              <w:bottom w:w="120" w:type="dxa"/>
              <w:right w:w="160" w:type="dxa"/>
            </w:tcMar>
          </w:tcPr>
          <w:p w:rsidR="00411BF6" w:rsidRDefault="00B54063">
            <w:pPr>
              <w:spacing w:line="252" w:lineRule="auto"/>
            </w:pPr>
            <w:r>
              <w:rPr>
                <w:rFonts w:ascii="Consolas" w:eastAsia="Consolas" w:hAnsi="Consolas" w:cs="Consolas"/>
                <w:color w:val="1B2733"/>
                <w:sz w:val="18"/>
                <w:szCs w:val="18"/>
              </w:rPr>
              <w:t>kubectl rollout undo deployment/auth-apis -n dpdp-consent-public</w:t>
            </w:r>
          </w:p>
        </w:tc>
      </w:tr>
    </w:tbl>
    <w:p w:rsidR="00411BF6" w:rsidRDefault="00B54063">
      <w:pPr>
        <w:spacing w:after="120" w:line="276" w:lineRule="auto"/>
      </w:pPr>
      <w:r>
        <w:rPr>
          <w:b/>
          <w:bCs/>
        </w:rPr>
        <w:t>Roll back to a specific revision: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1BF6">
        <w:tblPrEx>
          <w:tblCellMar>
            <w:top w:w="0" w:type="dxa"/>
            <w:bottom w:w="0" w:type="dxa"/>
          </w:tblCellMar>
        </w:tblPrEx>
        <w:trPr>
          <w:cantSplit/>
        </w:trPr>
        <w:tc>
          <w:tcPr>
            <w:tcW w:w="9360" w:type="dxa"/>
            <w:tcBorders>
              <w:top w:val="single" w:sz="2" w:space="0" w:color="DCE3EC"/>
              <w:left w:val="single" w:sz="18" w:space="0" w:color="5B8FCB"/>
              <w:bottom w:val="single" w:sz="2" w:space="0" w:color="DCE3EC"/>
              <w:right w:val="single" w:sz="2" w:space="0" w:color="DCE3EC"/>
            </w:tcBorders>
            <w:shd w:val="clear" w:color="auto" w:fill="F6F8FB"/>
            <w:tcMar>
              <w:top w:w="120" w:type="dxa"/>
              <w:left w:w="180" w:type="dxa"/>
              <w:bottom w:w="120" w:type="dxa"/>
              <w:right w:w="160" w:type="dxa"/>
            </w:tcMar>
          </w:tcPr>
          <w:p w:rsidR="00411BF6" w:rsidRDefault="00B54063">
            <w:pPr>
              <w:spacing w:line="252" w:lineRule="auto"/>
            </w:pPr>
            <w:r>
              <w:rPr>
                <w:rFonts w:ascii="Consolas" w:eastAsia="Consolas" w:hAnsi="Consolas" w:cs="Consolas"/>
                <w:color w:val="1B2733"/>
                <w:sz w:val="18"/>
                <w:szCs w:val="18"/>
              </w:rPr>
              <w:t>kubectl rollout history deployment/&lt;service&gt; -n &lt;namespace&gt;          # list revisions</w:t>
            </w:r>
          </w:p>
          <w:p w:rsidR="00411BF6" w:rsidRDefault="00B54063">
            <w:pPr>
              <w:spacing w:line="252" w:lineRule="auto"/>
            </w:pPr>
            <w:r>
              <w:rPr>
                <w:rFonts w:ascii="Consolas" w:eastAsia="Consolas" w:hAnsi="Consolas" w:cs="Consolas"/>
                <w:color w:val="1B2733"/>
                <w:sz w:val="18"/>
                <w:szCs w:val="18"/>
              </w:rPr>
              <w:t>kubectl rollout undo deployment/&lt;service&gt; --to-revision=&lt;N&gt; -n &lt;namespace&gt;</w:t>
            </w:r>
          </w:p>
        </w:tc>
      </w:tr>
    </w:tbl>
    <w:p w:rsidR="00411BF6" w:rsidRDefault="00B54063">
      <w:pPr>
        <w:pStyle w:val="Heading2"/>
      </w:pPr>
      <w:bookmarkStart w:id="39" w:name="h_10_2_rolling_back_all_services"/>
      <w:r>
        <w:t>10.2  Rolling Back All Services</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1BF6">
        <w:tblPrEx>
          <w:tblCellMar>
            <w:top w:w="0" w:type="dxa"/>
            <w:bottom w:w="0" w:type="dxa"/>
          </w:tblCellMar>
        </w:tblPrEx>
        <w:trPr>
          <w:cantSplit/>
        </w:trPr>
        <w:tc>
          <w:tcPr>
            <w:tcW w:w="9360" w:type="dxa"/>
            <w:tcBorders>
              <w:top w:val="single" w:sz="2" w:space="0" w:color="DCE3EC"/>
              <w:left w:val="single" w:sz="18" w:space="0" w:color="5B8FCB"/>
              <w:bottom w:val="single" w:sz="2" w:space="0" w:color="DCE3EC"/>
              <w:right w:val="single" w:sz="2" w:space="0" w:color="DCE3EC"/>
            </w:tcBorders>
            <w:shd w:val="clear" w:color="auto" w:fill="F6F8FB"/>
            <w:tcMar>
              <w:top w:w="120" w:type="dxa"/>
              <w:left w:w="180" w:type="dxa"/>
              <w:bottom w:w="120" w:type="dxa"/>
              <w:right w:w="160" w:type="dxa"/>
            </w:tcMar>
          </w:tcPr>
          <w:p w:rsidR="00411BF6" w:rsidRDefault="00B54063">
            <w:pPr>
              <w:spacing w:line="252" w:lineRule="auto"/>
            </w:pPr>
            <w:r>
              <w:rPr>
                <w:rFonts w:ascii="Consolas" w:eastAsia="Consolas" w:hAnsi="Consolas" w:cs="Consolas"/>
                <w:color w:val="1B2733"/>
                <w:sz w:val="18"/>
                <w:szCs w:val="18"/>
              </w:rPr>
              <w:t>for svc in audit-module-apis auth-apis consent-core-apis cookie-consent-apis \</w:t>
            </w:r>
          </w:p>
          <w:p w:rsidR="00411BF6" w:rsidRDefault="00B54063">
            <w:pPr>
              <w:spacing w:line="252" w:lineRule="auto"/>
            </w:pPr>
            <w:r>
              <w:rPr>
                <w:rFonts w:ascii="Consolas" w:eastAsia="Consolas" w:hAnsi="Consolas" w:cs="Consolas"/>
                <w:color w:val="1B2733"/>
                <w:sz w:val="18"/>
                <w:szCs w:val="18"/>
              </w:rPr>
              <w:t xml:space="preserve">  grivance-module-apis notification-consumer-apis notification-module-apis \</w:t>
            </w:r>
          </w:p>
          <w:p w:rsidR="00411BF6" w:rsidRDefault="00B54063">
            <w:pPr>
              <w:spacing w:line="252" w:lineRule="auto"/>
            </w:pPr>
            <w:r>
              <w:rPr>
                <w:rFonts w:ascii="Consolas" w:eastAsia="Consolas" w:hAnsi="Consolas" w:cs="Consolas"/>
                <w:color w:val="1B2733"/>
                <w:sz w:val="18"/>
                <w:szCs w:val="18"/>
              </w:rPr>
              <w:t xml:space="preserve">  partner-portal-apis schedular-apis system-registry-apis translator-apis \</w:t>
            </w:r>
          </w:p>
          <w:p w:rsidR="00411BF6" w:rsidRDefault="00B54063">
            <w:pPr>
              <w:spacing w:line="252" w:lineRule="auto"/>
            </w:pPr>
            <w:r>
              <w:rPr>
                <w:rFonts w:ascii="Consolas" w:eastAsia="Consolas" w:hAnsi="Consolas" w:cs="Consolas"/>
                <w:color w:val="1B2733"/>
                <w:sz w:val="18"/>
                <w:szCs w:val="18"/>
              </w:rPr>
              <w:t xml:space="preserve">  vault-apis wso2-cred-generator-apis; do</w:t>
            </w:r>
          </w:p>
          <w:p w:rsidR="00411BF6" w:rsidRDefault="00B54063">
            <w:pPr>
              <w:spacing w:line="252" w:lineRule="auto"/>
            </w:pPr>
            <w:r>
              <w:rPr>
                <w:rFonts w:ascii="Consolas" w:eastAsia="Consolas" w:hAnsi="Consolas" w:cs="Consolas"/>
                <w:color w:val="1B2733"/>
                <w:sz w:val="18"/>
                <w:szCs w:val="18"/>
              </w:rPr>
              <w:t xml:space="preserve">  echo "Rolling back $svc..."</w:t>
            </w:r>
          </w:p>
          <w:p w:rsidR="00411BF6" w:rsidRDefault="00B54063">
            <w:pPr>
              <w:spacing w:line="252" w:lineRule="auto"/>
            </w:pPr>
            <w:r>
              <w:rPr>
                <w:rFonts w:ascii="Consolas" w:eastAsia="Consolas" w:hAnsi="Consolas" w:cs="Consolas"/>
                <w:color w:val="1B2733"/>
                <w:sz w:val="18"/>
                <w:szCs w:val="18"/>
              </w:rPr>
              <w:t xml:space="preserve">  kubectl rollout undo deployment/$svc -n dpdp-consent-public</w:t>
            </w:r>
          </w:p>
          <w:p w:rsidR="00411BF6" w:rsidRDefault="00B54063">
            <w:pPr>
              <w:spacing w:line="252" w:lineRule="auto"/>
            </w:pPr>
            <w:r>
              <w:rPr>
                <w:rFonts w:ascii="Consolas" w:eastAsia="Consolas" w:hAnsi="Consolas" w:cs="Consolas"/>
                <w:color w:val="1B2733"/>
                <w:sz w:val="18"/>
                <w:szCs w:val="18"/>
              </w:rPr>
              <w:t>done</w:t>
            </w:r>
          </w:p>
        </w:tc>
      </w:tr>
    </w:tbl>
    <w:p w:rsidR="00411BF6" w:rsidRDefault="00B54063">
      <w:pPr>
        <w:pStyle w:val="Heading2"/>
      </w:pPr>
      <w:bookmarkStart w:id="40" w:name="h_10_3_verifying_the_rollback"/>
      <w:r>
        <w:lastRenderedPageBreak/>
        <w:t>10.3  Verifying the Rollback</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
        <w:gridCol w:w="9336"/>
        <w:gridCol w:w="12"/>
      </w:tblGrid>
      <w:tr w:rsidR="00411BF6">
        <w:tblPrEx>
          <w:tblCellMar>
            <w:top w:w="0" w:type="dxa"/>
            <w:bottom w:w="0" w:type="dxa"/>
          </w:tblCellMar>
        </w:tblPrEx>
        <w:trPr>
          <w:gridAfter w:val="1"/>
          <w:wAfter w:w="12" w:type="dxa"/>
          <w:cantSplit/>
        </w:trPr>
        <w:tc>
          <w:tcPr>
            <w:tcW w:w="9360" w:type="dxa"/>
            <w:gridSpan w:val="2"/>
            <w:tcBorders>
              <w:top w:val="single" w:sz="2" w:space="0" w:color="DCE3EC"/>
              <w:left w:val="single" w:sz="18" w:space="0" w:color="5B8FCB"/>
              <w:bottom w:val="single" w:sz="2" w:space="0" w:color="DCE3EC"/>
              <w:right w:val="single" w:sz="2" w:space="0" w:color="DCE3EC"/>
            </w:tcBorders>
            <w:shd w:val="clear" w:color="auto" w:fill="F6F8FB"/>
            <w:tcMar>
              <w:top w:w="120" w:type="dxa"/>
              <w:left w:w="180" w:type="dxa"/>
              <w:bottom w:w="120" w:type="dxa"/>
              <w:right w:w="160" w:type="dxa"/>
            </w:tcMar>
          </w:tcPr>
          <w:p w:rsidR="00411BF6" w:rsidRDefault="00B54063">
            <w:pPr>
              <w:spacing w:line="252" w:lineRule="auto"/>
            </w:pPr>
            <w:r>
              <w:rPr>
                <w:rFonts w:ascii="Consolas" w:eastAsia="Consolas" w:hAnsi="Consolas" w:cs="Consolas"/>
                <w:color w:val="1B2733"/>
                <w:sz w:val="18"/>
                <w:szCs w:val="18"/>
              </w:rPr>
              <w:t>kubectl rollout status deployment/&lt;service&gt; -n &lt;namespace&gt;</w:t>
            </w:r>
          </w:p>
          <w:p w:rsidR="00411BF6" w:rsidRDefault="00B54063">
            <w:pPr>
              <w:spacing w:line="252" w:lineRule="auto"/>
            </w:pPr>
            <w:r>
              <w:rPr>
                <w:rFonts w:ascii="Consolas" w:eastAsia="Consolas" w:hAnsi="Consolas" w:cs="Consolas"/>
                <w:color w:val="1B2733"/>
                <w:sz w:val="18"/>
                <w:szCs w:val="18"/>
              </w:rPr>
              <w:t>kubectl get pods -n &lt;namespace&gt;</w:t>
            </w:r>
          </w:p>
        </w:tc>
      </w:tr>
      <w:tr w:rsidR="00411BF6">
        <w:tblPrEx>
          <w:tblCellMar>
            <w:top w:w="0" w:type="dxa"/>
            <w:bottom w:w="0" w:type="dxa"/>
          </w:tblCellMar>
        </w:tblPrEx>
        <w:trPr>
          <w:gridBefore w:val="1"/>
          <w:wBefore w:w="12" w:type="dxa"/>
          <w:cantSplit/>
        </w:trPr>
        <w:tc>
          <w:tcPr>
            <w:tcW w:w="9360" w:type="dxa"/>
            <w:gridSpan w:val="2"/>
            <w:tcBorders>
              <w:top w:val="single" w:sz="2" w:space="0" w:color="FCEEEE"/>
              <w:left w:val="single" w:sz="28" w:space="0" w:color="C0392B"/>
              <w:bottom w:val="single" w:sz="2" w:space="0" w:color="FCEEEE"/>
              <w:right w:val="single" w:sz="2" w:space="0" w:color="FCEEEE"/>
            </w:tcBorders>
            <w:shd w:val="clear" w:color="auto" w:fill="FCEEEE"/>
            <w:tcMar>
              <w:top w:w="120" w:type="dxa"/>
              <w:left w:w="180" w:type="dxa"/>
              <w:bottom w:w="120" w:type="dxa"/>
              <w:right w:w="160" w:type="dxa"/>
            </w:tcMar>
          </w:tcPr>
          <w:p w:rsidR="00411BF6" w:rsidRDefault="00B54063">
            <w:pPr>
              <w:spacing w:line="264" w:lineRule="auto"/>
            </w:pPr>
            <w:r>
              <w:rPr>
                <w:b/>
                <w:bCs/>
                <w:color w:val="C0392B"/>
              </w:rPr>
              <w:t>Do not delete the namespace</w:t>
            </w:r>
          </w:p>
          <w:p w:rsidR="00411BF6" w:rsidRDefault="00B54063">
            <w:pPr>
              <w:spacing w:line="264" w:lineRule="auto"/>
            </w:pPr>
            <w:r>
              <w:t>Never use kubectl delete namespace as a rollback strategy. This destroys all Secrets, ConfigMaps, PersistentVolumeClaims, and Services in the namespace and requires full re-provisioning.</w:t>
            </w:r>
          </w:p>
        </w:tc>
      </w:tr>
    </w:tbl>
    <w:p w:rsidR="00411BF6" w:rsidRDefault="00B54063">
      <w:pPr>
        <w:pStyle w:val="Heading1"/>
      </w:pPr>
      <w:bookmarkStart w:id="41" w:name="h_11_monitoring_and_observability"/>
      <w:r>
        <w:t>11.  Monitoring and Observability</w:t>
      </w:r>
      <w:bookmarkEnd w:id="41"/>
    </w:p>
    <w:p w:rsidR="00411BF6" w:rsidRDefault="00B54063">
      <w:pPr>
        <w:pStyle w:val="Heading2"/>
      </w:pPr>
      <w:bookmarkStart w:id="42" w:name="h_11_1_metrics_prometheus"/>
      <w:r>
        <w:t>11.1  Metrics (Prometheus)</w:t>
      </w:r>
      <w:bookmarkEnd w:id="42"/>
    </w:p>
    <w:p w:rsidR="00411BF6" w:rsidRDefault="00B54063">
      <w:pPr>
        <w:spacing w:after="120" w:line="276" w:lineRule="auto"/>
      </w:pPr>
      <w:r>
        <w:t>All services expose Prometheus metrics via the Actuator endpoint. Scrape from: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1BF6">
        <w:tblPrEx>
          <w:tblCellMar>
            <w:top w:w="0" w:type="dxa"/>
            <w:bottom w:w="0" w:type="dxa"/>
          </w:tblCellMar>
        </w:tblPrEx>
        <w:trPr>
          <w:cantSplit/>
        </w:trPr>
        <w:tc>
          <w:tcPr>
            <w:tcW w:w="9360" w:type="dxa"/>
            <w:tcBorders>
              <w:top w:val="single" w:sz="2" w:space="0" w:color="DCE3EC"/>
              <w:left w:val="single" w:sz="18" w:space="0" w:color="5B8FCB"/>
              <w:bottom w:val="single" w:sz="2" w:space="0" w:color="DCE3EC"/>
              <w:right w:val="single" w:sz="2" w:space="0" w:color="DCE3EC"/>
            </w:tcBorders>
            <w:shd w:val="clear" w:color="auto" w:fill="F6F8FB"/>
            <w:tcMar>
              <w:top w:w="120" w:type="dxa"/>
              <w:left w:w="180" w:type="dxa"/>
              <w:bottom w:w="120" w:type="dxa"/>
              <w:right w:w="160" w:type="dxa"/>
            </w:tcMar>
          </w:tcPr>
          <w:p w:rsidR="00411BF6" w:rsidRDefault="00B54063">
            <w:pPr>
              <w:spacing w:line="252" w:lineRule="auto"/>
            </w:pPr>
            <w:r>
              <w:rPr>
                <w:rFonts w:ascii="Consolas" w:eastAsia="Consolas" w:hAnsi="Consolas" w:cs="Consolas"/>
                <w:color w:val="1B2733"/>
                <w:sz w:val="18"/>
                <w:szCs w:val="18"/>
              </w:rPr>
              <w:t>http://&lt;service&gt;:&lt;port&gt;/&lt;context&gt;/actuator/prometheus</w:t>
            </w:r>
          </w:p>
        </w:tc>
      </w:tr>
    </w:tbl>
    <w:p w:rsidR="00411BF6" w:rsidRDefault="00B54063">
      <w:pPr>
        <w:spacing w:after="120" w:line="276" w:lineRule="auto"/>
      </w:pPr>
      <w:r>
        <w:t>Configure a Prometheus ServiceMonitor or scrape config to collect from all 13 services.</w:t>
      </w:r>
    </w:p>
    <w:p w:rsidR="00411BF6" w:rsidRDefault="00B54063">
      <w:pPr>
        <w:pStyle w:val="Heading2"/>
      </w:pPr>
      <w:bookmarkStart w:id="43" w:name="h_11_2_log_aggregation"/>
      <w:r>
        <w:t>11.2  Log Aggregation</w:t>
      </w:r>
      <w:bookmarkEnd w:id="43"/>
    </w:p>
    <w:p w:rsidR="00411BF6" w:rsidRDefault="00B54063">
      <w:pPr>
        <w:spacing w:after="120" w:line="276" w:lineRule="auto"/>
      </w:pPr>
      <w:r>
        <w:t>Logback writes structured JSON logs to both stdout (for Kubernetes log collection) and rotating files at /opt/logs. Logs include X-Transaction-ID for cross-service request correlation. Recommended collection pipeline: Fluent Bit → Elasticsearch → Kibana or similar.</w:t>
      </w:r>
    </w:p>
    <w:p w:rsidR="00411BF6" w:rsidRDefault="00B54063">
      <w:pPr>
        <w:spacing w:after="120" w:line="276" w:lineRule="auto"/>
      </w:pPr>
      <w:r>
        <w:rPr>
          <w:b/>
          <w:bCs/>
        </w:rPr>
        <w:t>Tail logs for a service in real-time: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1BF6">
        <w:tblPrEx>
          <w:tblCellMar>
            <w:top w:w="0" w:type="dxa"/>
            <w:bottom w:w="0" w:type="dxa"/>
          </w:tblCellMar>
        </w:tblPrEx>
        <w:trPr>
          <w:cantSplit/>
        </w:trPr>
        <w:tc>
          <w:tcPr>
            <w:tcW w:w="9360" w:type="dxa"/>
            <w:tcBorders>
              <w:top w:val="single" w:sz="2" w:space="0" w:color="DCE3EC"/>
              <w:left w:val="single" w:sz="18" w:space="0" w:color="5B8FCB"/>
              <w:bottom w:val="single" w:sz="2" w:space="0" w:color="DCE3EC"/>
              <w:right w:val="single" w:sz="2" w:space="0" w:color="DCE3EC"/>
            </w:tcBorders>
            <w:shd w:val="clear" w:color="auto" w:fill="F6F8FB"/>
            <w:tcMar>
              <w:top w:w="120" w:type="dxa"/>
              <w:left w:w="180" w:type="dxa"/>
              <w:bottom w:w="120" w:type="dxa"/>
              <w:right w:w="160" w:type="dxa"/>
            </w:tcMar>
          </w:tcPr>
          <w:p w:rsidR="00411BF6" w:rsidRDefault="00B54063">
            <w:pPr>
              <w:spacing w:line="252" w:lineRule="auto"/>
            </w:pPr>
            <w:r>
              <w:rPr>
                <w:rFonts w:ascii="Consolas" w:eastAsia="Consolas" w:hAnsi="Consolas" w:cs="Consolas"/>
                <w:color w:val="1B2733"/>
                <w:sz w:val="18"/>
                <w:szCs w:val="18"/>
              </w:rPr>
              <w:t>kubectl logs -f deployment/&lt;service&gt; -n dpdp-consent-public</w:t>
            </w:r>
          </w:p>
        </w:tc>
      </w:tr>
    </w:tbl>
    <w:p w:rsidR="00411BF6" w:rsidRDefault="00B54063">
      <w:pPr>
        <w:spacing w:after="120" w:line="276" w:lineRule="auto"/>
      </w:pPr>
      <w:r>
        <w:rPr>
          <w:b/>
          <w:bCs/>
        </w:rPr>
        <w:t>View previous crash logs: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1BF6">
        <w:tblPrEx>
          <w:tblCellMar>
            <w:top w:w="0" w:type="dxa"/>
            <w:bottom w:w="0" w:type="dxa"/>
          </w:tblCellMar>
        </w:tblPrEx>
        <w:trPr>
          <w:cantSplit/>
        </w:trPr>
        <w:tc>
          <w:tcPr>
            <w:tcW w:w="9360" w:type="dxa"/>
            <w:tcBorders>
              <w:top w:val="single" w:sz="2" w:space="0" w:color="DCE3EC"/>
              <w:left w:val="single" w:sz="18" w:space="0" w:color="5B8FCB"/>
              <w:bottom w:val="single" w:sz="2" w:space="0" w:color="DCE3EC"/>
              <w:right w:val="single" w:sz="2" w:space="0" w:color="DCE3EC"/>
            </w:tcBorders>
            <w:shd w:val="clear" w:color="auto" w:fill="F6F8FB"/>
            <w:tcMar>
              <w:top w:w="120" w:type="dxa"/>
              <w:left w:w="180" w:type="dxa"/>
              <w:bottom w:w="120" w:type="dxa"/>
              <w:right w:w="160" w:type="dxa"/>
            </w:tcMar>
          </w:tcPr>
          <w:p w:rsidR="00411BF6" w:rsidRDefault="00B54063">
            <w:pPr>
              <w:spacing w:line="252" w:lineRule="auto"/>
            </w:pPr>
            <w:r>
              <w:rPr>
                <w:rFonts w:ascii="Consolas" w:eastAsia="Consolas" w:hAnsi="Consolas" w:cs="Consolas"/>
                <w:color w:val="1B2733"/>
                <w:sz w:val="18"/>
                <w:szCs w:val="18"/>
              </w:rPr>
              <w:t>kubectl logs deployment/&lt;service&gt; -n dpdp-consent-public --previous</w:t>
            </w:r>
          </w:p>
        </w:tc>
      </w:tr>
    </w:tbl>
    <w:p w:rsidR="00411BF6" w:rsidRDefault="00B54063">
      <w:pPr>
        <w:pStyle w:val="Heading2"/>
      </w:pPr>
      <w:bookmarkStart w:id="44" w:name="h_11_3_kafka_consumer_lag_notification_c"/>
      <w:del w:id="148" w:author="Claude" w:date="2026-06-16T00:00:00Z">
        <w:r>
          <w:delText xml:space="preserve">11.3  Kafka Consumer Lag (notification-consumer-apis)</w:delText>
        </w:r>
      </w:del>
      <w:ins w:id="149" w:author="Claude" w:date="2026-06-16T00:00:00Z">
        <w:r>
          <w:t xml:space="preserve">11.3  Kafka Consumer Lag (audit-module-apis and notification-consumer-apis)</w:t>
        </w:r>
      </w:ins>
      <w:bookmarkEnd w:id="4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1BF6">
        <w:tblPrEx>
          <w:tblCellMar>
            <w:top w:w="0" w:type="dxa"/>
            <w:bottom w:w="0" w:type="dxa"/>
          </w:tblCellMar>
        </w:tblPrEx>
        <w:trPr>
          <w:cantSplit/>
        </w:trPr>
        <w:tc>
          <w:tcPr>
            <w:tcW w:w="9360" w:type="dxa"/>
            <w:tcBorders>
              <w:top w:val="single" w:sz="2" w:space="0" w:color="DCE3EC"/>
              <w:left w:val="single" w:sz="18" w:space="0" w:color="5B8FCB"/>
              <w:bottom w:val="single" w:sz="2" w:space="0" w:color="DCE3EC"/>
              <w:right w:val="single" w:sz="2" w:space="0" w:color="DCE3EC"/>
            </w:tcBorders>
            <w:shd w:val="clear" w:color="auto" w:fill="F6F8FB"/>
            <w:tcMar>
              <w:top w:w="120" w:type="dxa"/>
              <w:left w:w="180" w:type="dxa"/>
              <w:bottom w:w="120" w:type="dxa"/>
              <w:right w:w="160" w:type="dxa"/>
            </w:tcMar>
          </w:tcPr>
          <w:p w:rsidR="00411BF6" w:rsidRDefault="00B54063">
            <w:pPr>
              <w:spacing w:line="252" w:lineRule="auto"/>
            </w:pPr>
            <w:r>
              <w:rPr>
                <w:rFonts w:ascii="Consolas" w:eastAsia="Consolas" w:hAnsi="Consolas" w:cs="Consolas"/>
                <w:color w:val="1B2733"/>
                <w:sz w:val="18"/>
                <w:szCs w:val="18"/>
              </w:rPr>
              <w:t>kubectl exec -it &lt;kafka-pod&gt; -- kafka-consumer-groups \</w:t>
            </w:r>
          </w:p>
          <w:p w:rsidR="00411BF6" w:rsidRDefault="00B54063">
            <w:pPr>
              <w:spacing w:line="252" w:lineRule="auto"/>
            </w:pPr>
            <w:r>
              <w:rPr>
                <w:rFonts w:ascii="Consolas" w:eastAsia="Consolas" w:hAnsi="Consolas" w:cs="Consolas"/>
                <w:color w:val="1B2733"/>
                <w:sz w:val="18"/>
                <w:szCs w:val="18"/>
              </w:rPr>
              <w:t xml:space="preserve">  --bootstrap-server &lt;kafka-host&gt;:9092 \</w:t>
            </w:r>
          </w:p>
          <w:p w:rsidR="00411BF6" w:rsidRDefault="00B54063">
            <w:pPr>
              <w:spacing w:line="252" w:lineRule="auto"/>
            </w:pPr>
            <w:r>
              <w:rPr>
                <w:rFonts w:ascii="Consolas" w:eastAsia="Consolas" w:hAnsi="Consolas" w:cs="Consolas"/>
                <w:color w:val="1B2733"/>
                <w:sz w:val="18"/>
                <w:szCs w:val="18"/>
              </w:rPr>
              <w:t xml:space="preserve">  --group DEV_CMS_NOTIFICATION --describe</w:t>
            </w:r>
          </w:p>
        </w:tc>
      </w:tr>
    </w:tbl>
    <w:p w:rsidR="00411BF6" w:rsidRDefault="00B54063">
      <w:pPr>
        <w:pStyle w:val="Heading1"/>
      </w:pPr>
      <w:bookmarkStart w:id="45" w:name="h_12_troubleshooting"/>
      <w:r>
        <w:t>12.  Troubleshooting</w:t>
      </w:r>
      <w:bookmarkEnd w:id="45"/>
    </w:p>
    <w:p w:rsidR="00411BF6" w:rsidRDefault="00B54063">
      <w:pPr>
        <w:spacing w:after="120" w:line="276" w:lineRule="auto"/>
      </w:pPr>
      <w:r>
        <w:t>The table below covers the most common deployment and runtime issues. Always collect diagnostic information before raising a support ticket (see Section 11.2).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7"/>
        <w:gridCol w:w="2228"/>
        <w:gridCol w:w="4805"/>
      </w:tblGrid>
      <w:tr w:rsidR="00411BF6">
        <w:tblPrEx>
          <w:tblCellMar>
            <w:top w:w="0" w:type="dxa"/>
            <w:bottom w:w="0" w:type="dxa"/>
          </w:tblCellMar>
        </w:tblPrEx>
        <w:trPr>
          <w:cantSplit/>
          <w:tblHeader/>
        </w:trPr>
        <w:tc>
          <w:tcPr>
            <w:tcW w:w="2700" w:type="dxa"/>
            <w:tcBorders>
              <w:top w:val="single" w:sz="2" w:space="0" w:color="14315C"/>
              <w:left w:val="single" w:sz="2" w:space="0" w:color="14315C"/>
              <w:bottom w:val="single" w:sz="8" w:space="0" w:color="2D6CB5"/>
              <w:right w:val="single" w:sz="2" w:space="0" w:color="14315C"/>
            </w:tcBorders>
            <w:shd w:val="clear" w:color="auto" w:fill="14315C"/>
            <w:tcMar>
              <w:top w:w="90" w:type="dxa"/>
              <w:left w:w="130" w:type="dxa"/>
              <w:bottom w:w="90" w:type="dxa"/>
              <w:right w:w="130" w:type="dxa"/>
            </w:tcMar>
          </w:tcPr>
          <w:p w:rsidR="00411BF6" w:rsidRDefault="00B54063">
            <w:pPr>
              <w:spacing w:line="256" w:lineRule="auto"/>
            </w:pPr>
            <w:r>
              <w:rPr>
                <w:b/>
                <w:bCs/>
                <w:color w:val="FFFFFF"/>
                <w:sz w:val="19"/>
                <w:szCs w:val="19"/>
              </w:rPr>
              <w:lastRenderedPageBreak/>
              <w:t>Symptom</w:t>
            </w:r>
          </w:p>
        </w:tc>
        <w:tc>
          <w:tcPr>
            <w:tcW w:w="2700" w:type="dxa"/>
            <w:tcBorders>
              <w:top w:val="single" w:sz="2" w:space="0" w:color="14315C"/>
              <w:left w:val="single" w:sz="2" w:space="0" w:color="14315C"/>
              <w:bottom w:val="single" w:sz="8" w:space="0" w:color="2D6CB5"/>
              <w:right w:val="single" w:sz="2" w:space="0" w:color="14315C"/>
            </w:tcBorders>
            <w:shd w:val="clear" w:color="auto" w:fill="14315C"/>
            <w:tcMar>
              <w:top w:w="90" w:type="dxa"/>
              <w:left w:w="130" w:type="dxa"/>
              <w:bottom w:w="90" w:type="dxa"/>
              <w:right w:w="130" w:type="dxa"/>
            </w:tcMar>
          </w:tcPr>
          <w:p w:rsidR="00411BF6" w:rsidRDefault="00B54063">
            <w:pPr>
              <w:spacing w:line="256" w:lineRule="auto"/>
            </w:pPr>
            <w:r>
              <w:rPr>
                <w:b/>
                <w:bCs/>
                <w:color w:val="FFFFFF"/>
                <w:sz w:val="19"/>
                <w:szCs w:val="19"/>
              </w:rPr>
              <w:t>Likely Cause</w:t>
            </w:r>
          </w:p>
        </w:tc>
        <w:tc>
          <w:tcPr>
            <w:tcW w:w="3960" w:type="dxa"/>
            <w:tcBorders>
              <w:top w:val="single" w:sz="2" w:space="0" w:color="14315C"/>
              <w:left w:val="single" w:sz="2" w:space="0" w:color="14315C"/>
              <w:bottom w:val="single" w:sz="8" w:space="0" w:color="2D6CB5"/>
              <w:right w:val="single" w:sz="2" w:space="0" w:color="14315C"/>
            </w:tcBorders>
            <w:shd w:val="clear" w:color="auto" w:fill="14315C"/>
            <w:tcMar>
              <w:top w:w="90" w:type="dxa"/>
              <w:left w:w="130" w:type="dxa"/>
              <w:bottom w:w="90" w:type="dxa"/>
              <w:right w:w="130" w:type="dxa"/>
            </w:tcMar>
          </w:tcPr>
          <w:p w:rsidR="00411BF6" w:rsidRDefault="00B54063">
            <w:pPr>
              <w:spacing w:line="256" w:lineRule="auto"/>
            </w:pPr>
            <w:r>
              <w:rPr>
                <w:b/>
                <w:bCs/>
                <w:color w:val="FFFFFF"/>
                <w:sz w:val="19"/>
                <w:szCs w:val="19"/>
              </w:rPr>
              <w:t>Resolution</w:t>
            </w:r>
          </w:p>
        </w:tc>
      </w:tr>
      <w:tr w:rsidR="00411BF6">
        <w:tblPrEx>
          <w:tblCellMar>
            <w:top w:w="0" w:type="dxa"/>
            <w:bottom w:w="0" w:type="dxa"/>
          </w:tblCellMar>
        </w:tblPrEx>
        <w:trPr>
          <w:cantSplit/>
        </w:trPr>
        <w:tc>
          <w:tcPr>
            <w:tcW w:w="27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CrashLoopBackOff on startup</w:t>
            </w:r>
          </w:p>
        </w:tc>
        <w:tc>
          <w:tcPr>
            <w:tcW w:w="27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Missing ConfigMap env var or malformed config</w:t>
            </w:r>
          </w:p>
        </w:tc>
        <w:tc>
          <w:tcPr>
            <w:tcW w:w="396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kubectl describe pod &lt;name&gt;; verify all &lt;placeholder&gt; values are filled in configmap.yaml</w:t>
            </w:r>
          </w:p>
        </w:tc>
      </w:tr>
      <w:tr w:rsidR="00411BF6">
        <w:tblPrEx>
          <w:tblCellMar>
            <w:top w:w="0" w:type="dxa"/>
            <w:bottom w:w="0" w:type="dxa"/>
          </w:tblCellMar>
        </w:tblPrEx>
        <w:trPr>
          <w:cantSplit/>
        </w:trPr>
        <w:tc>
          <w:tcPr>
            <w:tcW w:w="27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ImagePullBackOff</w:t>
            </w:r>
          </w:p>
        </w:tc>
        <w:tc>
          <w:tcPr>
            <w:tcW w:w="27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Wrong registry, tag, or missing imagePullSecret</w:t>
            </w:r>
          </w:p>
        </w:tc>
        <w:tc>
          <w:tcPr>
            <w:tcW w:w="396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Confirm docker push succeeded; check --registry and --tag args; ensure registry credentials are available to the cluster</w:t>
            </w:r>
          </w:p>
        </w:tc>
      </w:tr>
      <w:tr w:rsidR="00411BF6">
        <w:tblPrEx>
          <w:tblCellMar>
            <w:top w:w="0" w:type="dxa"/>
            <w:bottom w:w="0" w:type="dxa"/>
          </w:tblCellMar>
        </w:tblPrEx>
        <w:trPr>
          <w:cantSplit/>
        </w:trPr>
        <w:tc>
          <w:tcPr>
            <w:tcW w:w="27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Pod stuck in Pending</w:t>
            </w:r>
          </w:p>
        </w:tc>
        <w:tc>
          <w:tcPr>
            <w:tcW w:w="27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Insufficient cluster resources</w:t>
            </w:r>
          </w:p>
        </w:tc>
        <w:tc>
          <w:tcPr>
            <w:tcW w:w="396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kubectl describe pod — check events for Insufficient cpu/memory; scale node pool or reduce resource requests</w:t>
            </w:r>
          </w:p>
        </w:tc>
      </w:tr>
      <w:tr w:rsidR="00411BF6">
        <w:tblPrEx>
          <w:tblCellMar>
            <w:top w:w="0" w:type="dxa"/>
            <w:bottom w:w="0" w:type="dxa"/>
          </w:tblCellMar>
        </w:tblPrEx>
        <w:trPr>
          <w:cantSplit/>
        </w:trPr>
        <w:tc>
          <w:tcPr>
            <w:tcW w:w="27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Service unreachable (connection refused)</w:t>
            </w:r>
          </w:p>
        </w:tc>
        <w:tc>
          <w:tcPr>
            <w:tcW w:w="27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Pod not yet Ready or wrong Service port</w:t>
            </w:r>
          </w:p>
        </w:tc>
        <w:tc>
          <w:tcPr>
            <w:tcW w:w="396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kubectl get pods (wait for 1/1 Running); kubectl get svc (verify port mapping)</w:t>
            </w:r>
          </w:p>
        </w:tc>
      </w:tr>
      <w:tr w:rsidR="00411BF6">
        <w:tblPrEx>
          <w:tblCellMar>
            <w:top w:w="0" w:type="dxa"/>
            <w:bottom w:w="0" w:type="dxa"/>
          </w:tblCellMar>
        </w:tblPrEx>
        <w:trPr>
          <w:cantSplit/>
        </w:trPr>
        <w:tc>
          <w:tcPr>
            <w:tcW w:w="27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Tenant ID cannot be null</w:t>
            </w:r>
          </w:p>
        </w:tc>
        <w:tc>
          <w:tcPr>
            <w:tcW w:w="27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Missing X-Tenant-ID header in API request</w:t>
            </w:r>
          </w:p>
        </w:tc>
        <w:tc>
          <w:tcPr>
            <w:tcW w:w="396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Include X-Tenant-ID, X-Business-ID, and X-Transaction-ID in every API call</w:t>
            </w:r>
          </w:p>
        </w:tc>
      </w:tr>
      <w:tr w:rsidR="00411BF6">
        <w:tblPrEx>
          <w:tblCellMar>
            <w:top w:w="0" w:type="dxa"/>
            <w:bottom w:w="0" w:type="dxa"/>
          </w:tblCellMar>
        </w:tblPrEx>
        <w:trPr>
          <w:cantSplit/>
        </w:trPr>
        <w:tc>
          <w:tcPr>
            <w:tcW w:w="27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Failed to sign JWT</w:t>
            </w:r>
          </w:p>
        </w:tc>
        <w:tc>
          <w:tcPr>
            <w:tcW w:w="27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Vault service unreachable or token expired</w:t>
            </w:r>
          </w:p>
        </w:tc>
        <w:tc>
          <w:tcPr>
            <w:tcW w:w="396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Check VAULT_APIS_URL; curl http://vault-apis:9010/negdvault/actuator/health; verify ROOTKEY secret</w:t>
            </w:r>
          </w:p>
        </w:tc>
      </w:tr>
      <w:tr w:rsidR="00411BF6">
        <w:tblPrEx>
          <w:tblCellMar>
            <w:top w:w="0" w:type="dxa"/>
            <w:bottom w:w="0" w:type="dxa"/>
          </w:tblCellMar>
        </w:tblPrEx>
        <w:trPr>
          <w:cantSplit/>
        </w:trPr>
        <w:tc>
          <w:tcPr>
            <w:tcW w:w="27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MongoDB authentication failure</w:t>
            </w:r>
          </w:p>
        </w:tc>
        <w:tc>
          <w:tcPr>
            <w:tcW w:w="27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Wrong URI or missing DB segment</w:t>
            </w:r>
          </w:p>
        </w:tc>
        <w:tc>
          <w:tcPr>
            <w:tcW w:w="396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Ensure URI includes DB: mongodb://user:pass@host:27017/tenant_db_shared; check mongodb-secret</w:t>
            </w:r>
          </w:p>
        </w:tc>
      </w:tr>
      <w:tr w:rsidR="00411BF6">
        <w:tblPrEx>
          <w:tblCellMar>
            <w:top w:w="0" w:type="dxa"/>
            <w:bottom w:w="0" w:type="dxa"/>
          </w:tblCellMar>
        </w:tblPrEx>
        <w:trPr>
          <w:cantSplit/>
        </w:trPr>
        <w:tc>
          <w:tcPr>
            <w:tcW w:w="27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Kafka consumer lag growing</w:t>
            </w:r>
          </w:p>
        </w:tc>
        <w:tc>
          <w:tcPr>
            <w:tcW w:w="27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Consumer can't reach broker or Kerberos failure</w:t>
            </w:r>
          </w:p>
        </w:tc>
        <w:tc>
          <w:tcPr>
            <w:tcW w:w="396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Verify KAFKA_BOOTSTRAP_SERVERS; check kafka-krb5 and kafka-keytab secrets; review consumer logs</w:t>
            </w:r>
          </w:p>
        </w:tc>
      </w:tr>
      <w:tr w:rsidR="00411BF6">
        <w:tblPrEx>
          <w:tblCellMar>
            <w:top w:w="0" w:type="dxa"/>
            <w:bottom w:w="0" w:type="dxa"/>
          </w:tblCellMar>
        </w:tblPrEx>
        <w:trPr>
          <w:cantSplit/>
        </w:trPr>
        <w:tc>
          <w:tcPr>
            <w:tcW w:w="27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Rollout timeout (120 s)</w:t>
            </w:r>
          </w:p>
        </w:tc>
        <w:tc>
          <w:tcPr>
            <w:tcW w:w="27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Image pull slow, OOMKilled, or liveness failing</w:t>
            </w:r>
          </w:p>
        </w:tc>
        <w:tc>
          <w:tcPr>
            <w:tcW w:w="396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kubectl describe pod — check Events; increase memory limit or investigate OOMKilled</w:t>
            </w:r>
          </w:p>
        </w:tc>
      </w:tr>
      <w:tr w:rsidR="00411BF6">
        <w:tblPrEx>
          <w:tblCellMar>
            <w:top w:w="0" w:type="dxa"/>
            <w:bottom w:w="0" w:type="dxa"/>
          </w:tblCellMar>
        </w:tblPrEx>
        <w:trPr>
          <w:cantSplit/>
        </w:trPr>
        <w:tc>
          <w:tcPr>
            <w:tcW w:w="27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Notification not delivered</w:t>
            </w:r>
          </w:p>
        </w:tc>
        <w:tc>
          <w:tcPr>
            <w:tcW w:w="27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Channel disabled or contact field missing</w:t>
            </w:r>
          </w:p>
        </w:tc>
        <w:tc>
          <w:tcPr>
            <w:tcW w:w="396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Check grievance_configurations in MongoDB; ensure user_details contain email or mobile</w:t>
            </w:r>
          </w:p>
        </w:tc>
      </w:tr>
      <w:tr w:rsidR="00411BF6">
        <w:tblPrEx>
          <w:tblCellMar>
            <w:top w:w="0" w:type="dxa"/>
            <w:bottom w:w="0" w:type="dxa"/>
          </w:tblCellMar>
        </w:tblPrEx>
        <w:trPr>
          <w:cantSplit/>
        </w:trPr>
        <w:tc>
          <w:tcPr>
            <w:tcW w:w="27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ConfigMap not found during deploy</w:t>
            </w:r>
          </w:p>
        </w:tc>
        <w:tc>
          <w:tcPr>
            <w:tcW w:w="27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configmap.yaml applied after services</w:t>
            </w:r>
          </w:p>
        </w:tc>
        <w:tc>
          <w:tcPr>
            <w:tcW w:w="396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Always apply configmap.yaml first: kubectl apply -f Backend/configmap.yaml -n &lt;ns&gt;</w:t>
            </w:r>
          </w:p>
        </w:tc>
      </w:tr>
      <w:tr w:rsidR="00411BF6">
        <w:tblPrEx>
          <w:tblCellMar>
            <w:top w:w="0" w:type="dxa"/>
            <w:bottom w:w="0" w:type="dxa"/>
          </w:tblCellMar>
        </w:tblPrEx>
        <w:trPr>
          <w:cantSplit/>
        </w:trPr>
        <w:tc>
          <w:tcPr>
            <w:tcW w:w="27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Port already in use (NodePort conflict)</w:t>
            </w:r>
          </w:p>
        </w:tc>
        <w:tc>
          <w:tcPr>
            <w:tcW w:w="27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NodePort 30xxx already claimed</w:t>
            </w:r>
          </w:p>
        </w:tc>
        <w:tc>
          <w:tcPr>
            <w:tcW w:w="396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kubectl get svc -n &lt;ns&gt;; resolve NodePort conflicts before re-applying service manifests</w:t>
            </w:r>
          </w:p>
        </w:tc>
      </w:tr>
    </w:tbl>
    <w:p w:rsidR="00411BF6" w:rsidRDefault="00B54063">
      <w:pPr>
        <w:pStyle w:val="Heading2"/>
      </w:pPr>
      <w:bookmarkStart w:id="46" w:name="h_12_1_diagnostic_commands"/>
      <w:r>
        <w:t>12.1  Diagnostic Commands</w:t>
      </w:r>
      <w:bookmarkEnd w:id="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6000"/>
      </w:tblGrid>
      <w:tr w:rsidR="00411BF6">
        <w:tblPrEx>
          <w:tblCellMar>
            <w:top w:w="0" w:type="dxa"/>
            <w:bottom w:w="0" w:type="dxa"/>
          </w:tblCellMar>
        </w:tblPrEx>
        <w:trPr>
          <w:cantSplit/>
          <w:tblHeader/>
        </w:trPr>
        <w:tc>
          <w:tcPr>
            <w:tcW w:w="3360" w:type="dxa"/>
            <w:tcBorders>
              <w:top w:val="single" w:sz="2" w:space="0" w:color="14315C"/>
              <w:left w:val="single" w:sz="2" w:space="0" w:color="14315C"/>
              <w:bottom w:val="single" w:sz="8" w:space="0" w:color="2D6CB5"/>
              <w:right w:val="single" w:sz="2" w:space="0" w:color="14315C"/>
            </w:tcBorders>
            <w:shd w:val="clear" w:color="auto" w:fill="14315C"/>
            <w:tcMar>
              <w:top w:w="90" w:type="dxa"/>
              <w:left w:w="130" w:type="dxa"/>
              <w:bottom w:w="90" w:type="dxa"/>
              <w:right w:w="130" w:type="dxa"/>
            </w:tcMar>
          </w:tcPr>
          <w:p w:rsidR="00411BF6" w:rsidRDefault="00B54063">
            <w:pPr>
              <w:spacing w:line="256" w:lineRule="auto"/>
            </w:pPr>
            <w:r>
              <w:rPr>
                <w:b/>
                <w:bCs/>
                <w:color w:val="FFFFFF"/>
                <w:sz w:val="19"/>
                <w:szCs w:val="19"/>
              </w:rPr>
              <w:t>What to Check</w:t>
            </w:r>
          </w:p>
        </w:tc>
        <w:tc>
          <w:tcPr>
            <w:tcW w:w="6000" w:type="dxa"/>
            <w:tcBorders>
              <w:top w:val="single" w:sz="2" w:space="0" w:color="14315C"/>
              <w:left w:val="single" w:sz="2" w:space="0" w:color="14315C"/>
              <w:bottom w:val="single" w:sz="8" w:space="0" w:color="2D6CB5"/>
              <w:right w:val="single" w:sz="2" w:space="0" w:color="14315C"/>
            </w:tcBorders>
            <w:shd w:val="clear" w:color="auto" w:fill="14315C"/>
            <w:tcMar>
              <w:top w:w="90" w:type="dxa"/>
              <w:left w:w="130" w:type="dxa"/>
              <w:bottom w:w="90" w:type="dxa"/>
              <w:right w:w="130" w:type="dxa"/>
            </w:tcMar>
          </w:tcPr>
          <w:p w:rsidR="00411BF6" w:rsidRDefault="00B54063">
            <w:pPr>
              <w:spacing w:line="256" w:lineRule="auto"/>
            </w:pPr>
            <w:r>
              <w:rPr>
                <w:b/>
                <w:bCs/>
                <w:color w:val="FFFFFF"/>
                <w:sz w:val="19"/>
                <w:szCs w:val="19"/>
              </w:rPr>
              <w:t>Command</w:t>
            </w:r>
          </w:p>
        </w:tc>
      </w:tr>
      <w:tr w:rsidR="00411BF6">
        <w:tblPrEx>
          <w:tblCellMar>
            <w:top w:w="0" w:type="dxa"/>
            <w:bottom w:w="0" w:type="dxa"/>
          </w:tblCellMar>
        </w:tblPrEx>
        <w:trPr>
          <w:cantSplit/>
        </w:trPr>
        <w:tc>
          <w:tcPr>
            <w:tcW w:w="336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Pod events &amp; env vars</w:t>
            </w:r>
          </w:p>
        </w:tc>
        <w:tc>
          <w:tcPr>
            <w:tcW w:w="60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kubectl describe pod &lt;name&gt; -n &lt;ns&gt;</w:t>
            </w:r>
          </w:p>
        </w:tc>
      </w:tr>
      <w:tr w:rsidR="00411BF6">
        <w:tblPrEx>
          <w:tblCellMar>
            <w:top w:w="0" w:type="dxa"/>
            <w:bottom w:w="0" w:type="dxa"/>
          </w:tblCellMar>
        </w:tblPrEx>
        <w:trPr>
          <w:cantSplit/>
        </w:trPr>
        <w:tc>
          <w:tcPr>
            <w:tcW w:w="336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Logs from crashed container</w:t>
            </w:r>
          </w:p>
        </w:tc>
        <w:tc>
          <w:tcPr>
            <w:tcW w:w="60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kubectl logs &lt;name&gt; -n &lt;ns&gt; --previous</w:t>
            </w:r>
          </w:p>
        </w:tc>
      </w:tr>
      <w:tr w:rsidR="00411BF6">
        <w:tblPrEx>
          <w:tblCellMar>
            <w:top w:w="0" w:type="dxa"/>
            <w:bottom w:w="0" w:type="dxa"/>
          </w:tblCellMar>
        </w:tblPrEx>
        <w:trPr>
          <w:cantSplit/>
        </w:trPr>
        <w:tc>
          <w:tcPr>
            <w:tcW w:w="336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All recent events</w:t>
            </w:r>
          </w:p>
        </w:tc>
        <w:tc>
          <w:tcPr>
            <w:tcW w:w="60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kubectl get events -n &lt;ns&gt; --sort-by=.metadata.creationTimestamp</w:t>
            </w:r>
          </w:p>
        </w:tc>
      </w:tr>
      <w:tr w:rsidR="00411BF6">
        <w:tblPrEx>
          <w:tblCellMar>
            <w:top w:w="0" w:type="dxa"/>
            <w:bottom w:w="0" w:type="dxa"/>
          </w:tblCellMar>
        </w:tblPrEx>
        <w:trPr>
          <w:cantSplit/>
        </w:trPr>
        <w:tc>
          <w:tcPr>
            <w:tcW w:w="336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Secret keys (not values)</w:t>
            </w:r>
          </w:p>
        </w:tc>
        <w:tc>
          <w:tcPr>
            <w:tcW w:w="60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kubectl describe secret mongodb-secret -n &lt;ns&gt;</w:t>
            </w:r>
          </w:p>
        </w:tc>
      </w:tr>
      <w:tr w:rsidR="00411BF6">
        <w:tblPrEx>
          <w:tblCellMar>
            <w:top w:w="0" w:type="dxa"/>
            <w:bottom w:w="0" w:type="dxa"/>
          </w:tblCellMar>
        </w:tblPrEx>
        <w:trPr>
          <w:cantSplit/>
        </w:trPr>
        <w:tc>
          <w:tcPr>
            <w:tcW w:w="336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ConfigMap values</w:t>
            </w:r>
          </w:p>
        </w:tc>
        <w:tc>
          <w:tcPr>
            <w:tcW w:w="60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kubectl get configmap &lt;service&gt;-config -n &lt;ns&gt; -o yaml</w:t>
            </w:r>
          </w:p>
        </w:tc>
      </w:tr>
      <w:tr w:rsidR="00411BF6">
        <w:tblPrEx>
          <w:tblCellMar>
            <w:top w:w="0" w:type="dxa"/>
            <w:bottom w:w="0" w:type="dxa"/>
          </w:tblCellMar>
        </w:tblPrEx>
        <w:trPr>
          <w:cantSplit/>
        </w:trPr>
        <w:tc>
          <w:tcPr>
            <w:tcW w:w="336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lastRenderedPageBreak/>
              <w:t>Resource usage</w:t>
            </w:r>
          </w:p>
        </w:tc>
        <w:tc>
          <w:tcPr>
            <w:tcW w:w="60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kubectl top pods -n &lt;ns&gt;</w:t>
            </w:r>
          </w:p>
        </w:tc>
      </w:tr>
      <w:tr w:rsidR="00411BF6">
        <w:tblPrEx>
          <w:tblCellMar>
            <w:top w:w="0" w:type="dxa"/>
            <w:bottom w:w="0" w:type="dxa"/>
          </w:tblCellMar>
        </w:tblPrEx>
        <w:trPr>
          <w:cantSplit/>
        </w:trPr>
        <w:tc>
          <w:tcPr>
            <w:tcW w:w="336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Rollout history</w:t>
            </w:r>
          </w:p>
        </w:tc>
        <w:tc>
          <w:tcPr>
            <w:tcW w:w="60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kubectl rollout history deployment/&lt;service&gt; -n &lt;ns&gt;</w:t>
            </w:r>
          </w:p>
        </w:tc>
      </w:tr>
      <w:tr w:rsidR="00411BF6">
        <w:tblPrEx>
          <w:tblCellMar>
            <w:top w:w="0" w:type="dxa"/>
            <w:bottom w:w="0" w:type="dxa"/>
          </w:tblCellMar>
        </w:tblPrEx>
        <w:trPr>
          <w:cantSplit/>
        </w:trPr>
        <w:tc>
          <w:tcPr>
            <w:tcW w:w="336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Service endpoints</w:t>
            </w:r>
          </w:p>
        </w:tc>
        <w:tc>
          <w:tcPr>
            <w:tcW w:w="60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kubectl get endpoints -n &lt;ns&gt;</w:t>
            </w:r>
          </w:p>
        </w:tc>
      </w:tr>
    </w:tbl>
    <w:p w:rsidR="00411BF6" w:rsidRDefault="00B54063">
      <w:pPr>
        <w:pStyle w:val="Heading2"/>
      </w:pPr>
      <w:bookmarkStart w:id="47" w:name="h_12_2_support"/>
      <w:r>
        <w:t>12.2  Support</w:t>
      </w:r>
      <w:bookmarkEnd w:id="47"/>
    </w:p>
    <w:p w:rsidR="00411BF6" w:rsidRDefault="00B54063">
      <w:pPr>
        <w:spacing w:after="120" w:line="276" w:lineRule="auto"/>
      </w:pPr>
      <w:r>
        <w:t xml:space="preserve">For product and engineering support: </w:t>
      </w:r>
      <w:r>
        <w:rPr>
          <w:color w:val="2D6CB5"/>
        </w:rPr>
        <w:t>Jio.ConsentSupport@ril.com</w:t>
      </w:r>
    </w:p>
    <w:p w:rsidR="00411BF6" w:rsidRDefault="00B54063">
      <w:pPr>
        <w:spacing w:after="120" w:line="276" w:lineRule="auto"/>
      </w:pPr>
      <w:r>
        <w:t xml:space="preserve">Security disclosures: </w:t>
      </w:r>
      <w:r>
        <w:rPr>
          <w:color w:val="2D6CB5"/>
        </w:rPr>
        <w:t>Jio.ConsentSupport@ril.com</w:t>
      </w:r>
    </w:p>
    <w:p w:rsidR="00411BF6" w:rsidRDefault="00B54063">
      <w:pPr>
        <w:spacing w:after="120" w:line="276" w:lineRule="auto"/>
      </w:pPr>
      <w:r>
        <w:t>Maintained by: DigiGov DPDP Core Team — Jio Digital Government Solutions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1BF6">
        <w:tblPrEx>
          <w:tblCellMar>
            <w:top w:w="0" w:type="dxa"/>
            <w:bottom w:w="0" w:type="dxa"/>
          </w:tblCellMar>
        </w:tblPrEx>
        <w:trPr>
          <w:cantSplit/>
        </w:trPr>
        <w:tc>
          <w:tcPr>
            <w:tcW w:w="9360" w:type="dxa"/>
            <w:tcBorders>
              <w:top w:val="single" w:sz="2" w:space="0" w:color="EAF1FA"/>
              <w:left w:val="single" w:sz="28" w:space="0" w:color="2D6CB5"/>
              <w:bottom w:val="single" w:sz="2" w:space="0" w:color="EAF1FA"/>
              <w:right w:val="single" w:sz="2" w:space="0" w:color="EAF1FA"/>
            </w:tcBorders>
            <w:shd w:val="clear" w:color="auto" w:fill="EAF1FA"/>
            <w:tcMar>
              <w:top w:w="120" w:type="dxa"/>
              <w:left w:w="180" w:type="dxa"/>
              <w:bottom w:w="120" w:type="dxa"/>
              <w:right w:w="160" w:type="dxa"/>
            </w:tcMar>
          </w:tcPr>
          <w:p w:rsidR="00411BF6" w:rsidRDefault="00B54063">
            <w:pPr>
              <w:spacing w:line="264" w:lineRule="auto"/>
            </w:pPr>
            <w:r>
              <w:rPr>
                <w:b/>
                <w:bCs/>
                <w:color w:val="2D6CB5"/>
              </w:rPr>
              <w:t>Raising a Ticket</w:t>
            </w:r>
          </w:p>
          <w:p w:rsidR="00411BF6" w:rsidRDefault="00B54063">
            <w:pPr>
              <w:spacing w:line="264" w:lineRule="auto"/>
            </w:pPr>
            <w:r>
              <w:t>Include: service name, namespace, kubectl describe pod output, relevant log lines with X-Transaction-ID, and steps to reproduce. Attach the output of: kubectl get events -n &lt;ns&gt; --sort-by=.metadata.creationTimestamp</w:t>
            </w:r>
          </w:p>
        </w:tc>
      </w:tr>
    </w:tbl>
    <w:p w:rsidR="00411BF6" w:rsidRDefault="00B54063">
      <w:pPr>
        <w:pStyle w:val="Heading1"/>
      </w:pPr>
      <w:bookmarkStart w:id="48" w:name="h_13_frontend_deployment"/>
      <w:r>
        <w:t>13.  Frontend Deployment</w:t>
      </w:r>
      <w:bookmarkEnd w:id="48"/>
    </w:p>
    <w:p w:rsidR="00411BF6" w:rsidRDefault="00B54063">
      <w:pPr>
        <w:spacing w:after="120" w:line="276" w:lineRule="auto"/>
      </w:pPr>
      <w:r>
        <w:t>JCMS includes three React-based frontend applications. Each is a static single-page application (SPA) built with Parcel and served by a web server (typically Nginx). They communicate with backend services exclusively through an API Gateway / reverse proxy — they never call backend NodePorts directly.</w:t>
      </w:r>
    </w:p>
    <w:p w:rsidR="00411BF6" w:rsidRDefault="00B54063">
      <w:pPr>
        <w:pStyle w:val="Heading2"/>
      </w:pPr>
      <w:bookmarkStart w:id="49" w:name="h_13_1_frontend_applications"/>
      <w:r>
        <w:t>13.1  Frontend Applications</w:t>
      </w:r>
      <w:bookmarkEnd w:id="4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100"/>
        <w:gridCol w:w="5560"/>
      </w:tblGrid>
      <w:tr w:rsidR="00411BF6">
        <w:tblPrEx>
          <w:tblCellMar>
            <w:top w:w="0" w:type="dxa"/>
            <w:bottom w:w="0" w:type="dxa"/>
          </w:tblCellMar>
        </w:tblPrEx>
        <w:trPr>
          <w:cantSplit/>
          <w:tblHeader/>
        </w:trPr>
        <w:tc>
          <w:tcPr>
            <w:tcW w:w="2700" w:type="dxa"/>
            <w:tcBorders>
              <w:top w:val="single" w:sz="2" w:space="0" w:color="14315C"/>
              <w:left w:val="single" w:sz="2" w:space="0" w:color="14315C"/>
              <w:bottom w:val="single" w:sz="8" w:space="0" w:color="2D6CB5"/>
              <w:right w:val="single" w:sz="2" w:space="0" w:color="14315C"/>
            </w:tcBorders>
            <w:shd w:val="clear" w:color="auto" w:fill="14315C"/>
            <w:tcMar>
              <w:top w:w="90" w:type="dxa"/>
              <w:left w:w="130" w:type="dxa"/>
              <w:bottom w:w="90" w:type="dxa"/>
              <w:right w:w="130" w:type="dxa"/>
            </w:tcMar>
          </w:tcPr>
          <w:p w:rsidR="00411BF6" w:rsidRDefault="00B54063">
            <w:pPr>
              <w:spacing w:line="256" w:lineRule="auto"/>
            </w:pPr>
            <w:r>
              <w:rPr>
                <w:b/>
                <w:bCs/>
                <w:color w:val="FFFFFF"/>
                <w:sz w:val="19"/>
                <w:szCs w:val="19"/>
              </w:rPr>
              <w:t>Application</w:t>
            </w:r>
          </w:p>
        </w:tc>
        <w:tc>
          <w:tcPr>
            <w:tcW w:w="1100" w:type="dxa"/>
            <w:tcBorders>
              <w:top w:val="single" w:sz="2" w:space="0" w:color="14315C"/>
              <w:left w:val="single" w:sz="2" w:space="0" w:color="14315C"/>
              <w:bottom w:val="single" w:sz="8" w:space="0" w:color="2D6CB5"/>
              <w:right w:val="single" w:sz="2" w:space="0" w:color="14315C"/>
            </w:tcBorders>
            <w:shd w:val="clear" w:color="auto" w:fill="14315C"/>
            <w:tcMar>
              <w:top w:w="90" w:type="dxa"/>
              <w:left w:w="130" w:type="dxa"/>
              <w:bottom w:w="90" w:type="dxa"/>
              <w:right w:w="130" w:type="dxa"/>
            </w:tcMar>
          </w:tcPr>
          <w:p w:rsidR="00411BF6" w:rsidRDefault="00B54063">
            <w:pPr>
              <w:spacing w:line="256" w:lineRule="auto"/>
            </w:pPr>
            <w:r>
              <w:rPr>
                <w:b/>
                <w:bCs/>
                <w:color w:val="FFFFFF"/>
                <w:sz w:val="19"/>
                <w:szCs w:val="19"/>
              </w:rPr>
              <w:t>Dev Port</w:t>
            </w:r>
          </w:p>
        </w:tc>
        <w:tc>
          <w:tcPr>
            <w:tcW w:w="5560" w:type="dxa"/>
            <w:tcBorders>
              <w:top w:val="single" w:sz="2" w:space="0" w:color="14315C"/>
              <w:left w:val="single" w:sz="2" w:space="0" w:color="14315C"/>
              <w:bottom w:val="single" w:sz="8" w:space="0" w:color="2D6CB5"/>
              <w:right w:val="single" w:sz="2" w:space="0" w:color="14315C"/>
            </w:tcBorders>
            <w:shd w:val="clear" w:color="auto" w:fill="14315C"/>
            <w:tcMar>
              <w:top w:w="90" w:type="dxa"/>
              <w:left w:w="130" w:type="dxa"/>
              <w:bottom w:w="90" w:type="dxa"/>
              <w:right w:w="130" w:type="dxa"/>
            </w:tcMar>
          </w:tcPr>
          <w:p w:rsidR="00411BF6" w:rsidRDefault="00B54063">
            <w:pPr>
              <w:spacing w:line="256" w:lineRule="auto"/>
            </w:pPr>
            <w:r>
              <w:rPr>
                <w:b/>
                <w:bCs/>
                <w:color w:val="FFFFFF"/>
                <w:sz w:val="19"/>
                <w:szCs w:val="19"/>
              </w:rPr>
              <w:t>Description</w:t>
            </w:r>
          </w:p>
        </w:tc>
      </w:tr>
      <w:tr w:rsidR="00411BF6">
        <w:tblPrEx>
          <w:tblCellMar>
            <w:top w:w="0" w:type="dxa"/>
            <w:bottom w:w="0" w:type="dxa"/>
          </w:tblCellMar>
        </w:tblPrEx>
        <w:trPr>
          <w:cantSplit/>
        </w:trPr>
        <w:tc>
          <w:tcPr>
            <w:tcW w:w="27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partner-portal-frontend</w:t>
            </w:r>
          </w:p>
        </w:tc>
        <w:tc>
          <w:tcPr>
            <w:tcW w:w="11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1234</w:t>
            </w:r>
          </w:p>
        </w:tc>
        <w:tc>
          <w:tcPr>
            <w:tcW w:w="556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Partner / Data Fiduciary portal — manage consent templates, data processing register, data processors, grievance management, cookie consent, audit, and compliance reporting</w:t>
            </w:r>
          </w:p>
        </w:tc>
      </w:tr>
      <w:tr w:rsidR="00411BF6">
        <w:tblPrEx>
          <w:tblCellMar>
            <w:top w:w="0" w:type="dxa"/>
            <w:bottom w:w="0" w:type="dxa"/>
          </w:tblCellMar>
        </w:tblPrEx>
        <w:trPr>
          <w:cantSplit/>
        </w:trPr>
        <w:tc>
          <w:tcPr>
            <w:tcW w:w="27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user-portal-frontend</w:t>
            </w:r>
          </w:p>
        </w:tc>
        <w:tc>
          <w:tcPr>
            <w:tcW w:w="11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4200</w:t>
            </w:r>
          </w:p>
        </w:tc>
        <w:tc>
          <w:tcPr>
            <w:tcW w:w="556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Data Principal portal — view and manage consents, raise grievances, integration requests, and parental consent flows</w:t>
            </w:r>
          </w:p>
        </w:tc>
      </w:tr>
      <w:tr w:rsidR="00411BF6">
        <w:tblPrEx>
          <w:tblCellMar>
            <w:top w:w="0" w:type="dxa"/>
            <w:bottom w:w="0" w:type="dxa"/>
          </w:tblCellMar>
        </w:tblPrEx>
        <w:trPr>
          <w:cantSplit/>
        </w:trPr>
        <w:tc>
          <w:tcPr>
            <w:tcW w:w="27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consent-popup-frontend</w:t>
            </w:r>
          </w:p>
        </w:tc>
        <w:tc>
          <w:tcPr>
            <w:tcW w:w="11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3000</w:t>
            </w:r>
          </w:p>
        </w:tc>
        <w:tc>
          <w:tcPr>
            <w:tcW w:w="556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Lightweight embeddable consent popup and redirect-based consent capture — used as iframe or redirect flow in partner applications</w:t>
            </w:r>
          </w:p>
        </w:tc>
      </w:tr>
    </w:tbl>
    <w:p w:rsidR="00411BF6" w:rsidRDefault="00B54063">
      <w:pPr>
        <w:pStyle w:val="Heading2"/>
      </w:pPr>
      <w:bookmarkStart w:id="50" w:name="h_13_2_prerequisites"/>
      <w:r>
        <w:t>13.2  Prerequisites</w:t>
      </w:r>
      <w:bookmarkEnd w:id="5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500"/>
        <w:gridCol w:w="6160"/>
      </w:tblGrid>
      <w:tr w:rsidR="00411BF6">
        <w:tblPrEx>
          <w:tblCellMar>
            <w:top w:w="0" w:type="dxa"/>
            <w:bottom w:w="0" w:type="dxa"/>
          </w:tblCellMar>
        </w:tblPrEx>
        <w:trPr>
          <w:cantSplit/>
          <w:tblHeader/>
        </w:trPr>
        <w:tc>
          <w:tcPr>
            <w:tcW w:w="1700" w:type="dxa"/>
            <w:tcBorders>
              <w:top w:val="single" w:sz="2" w:space="0" w:color="14315C"/>
              <w:left w:val="single" w:sz="2" w:space="0" w:color="14315C"/>
              <w:bottom w:val="single" w:sz="8" w:space="0" w:color="2D6CB5"/>
              <w:right w:val="single" w:sz="2" w:space="0" w:color="14315C"/>
            </w:tcBorders>
            <w:shd w:val="clear" w:color="auto" w:fill="14315C"/>
            <w:tcMar>
              <w:top w:w="90" w:type="dxa"/>
              <w:left w:w="130" w:type="dxa"/>
              <w:bottom w:w="90" w:type="dxa"/>
              <w:right w:w="130" w:type="dxa"/>
            </w:tcMar>
          </w:tcPr>
          <w:p w:rsidR="00411BF6" w:rsidRDefault="00B54063">
            <w:pPr>
              <w:spacing w:line="256" w:lineRule="auto"/>
            </w:pPr>
            <w:r>
              <w:rPr>
                <w:b/>
                <w:bCs/>
                <w:color w:val="FFFFFF"/>
                <w:sz w:val="19"/>
                <w:szCs w:val="19"/>
              </w:rPr>
              <w:t>Tool</w:t>
            </w:r>
          </w:p>
        </w:tc>
        <w:tc>
          <w:tcPr>
            <w:tcW w:w="1500" w:type="dxa"/>
            <w:tcBorders>
              <w:top w:val="single" w:sz="2" w:space="0" w:color="14315C"/>
              <w:left w:val="single" w:sz="2" w:space="0" w:color="14315C"/>
              <w:bottom w:val="single" w:sz="8" w:space="0" w:color="2D6CB5"/>
              <w:right w:val="single" w:sz="2" w:space="0" w:color="14315C"/>
            </w:tcBorders>
            <w:shd w:val="clear" w:color="auto" w:fill="14315C"/>
            <w:tcMar>
              <w:top w:w="90" w:type="dxa"/>
              <w:left w:w="130" w:type="dxa"/>
              <w:bottom w:w="90" w:type="dxa"/>
              <w:right w:w="130" w:type="dxa"/>
            </w:tcMar>
          </w:tcPr>
          <w:p w:rsidR="00411BF6" w:rsidRDefault="00B54063">
            <w:pPr>
              <w:spacing w:line="256" w:lineRule="auto"/>
            </w:pPr>
            <w:r>
              <w:rPr>
                <w:b/>
                <w:bCs/>
                <w:color w:val="FFFFFF"/>
                <w:sz w:val="19"/>
                <w:szCs w:val="19"/>
              </w:rPr>
              <w:t>Min. Version</w:t>
            </w:r>
          </w:p>
        </w:tc>
        <w:tc>
          <w:tcPr>
            <w:tcW w:w="6160" w:type="dxa"/>
            <w:tcBorders>
              <w:top w:val="single" w:sz="2" w:space="0" w:color="14315C"/>
              <w:left w:val="single" w:sz="2" w:space="0" w:color="14315C"/>
              <w:bottom w:val="single" w:sz="8" w:space="0" w:color="2D6CB5"/>
              <w:right w:val="single" w:sz="2" w:space="0" w:color="14315C"/>
            </w:tcBorders>
            <w:shd w:val="clear" w:color="auto" w:fill="14315C"/>
            <w:tcMar>
              <w:top w:w="90" w:type="dxa"/>
              <w:left w:w="130" w:type="dxa"/>
              <w:bottom w:w="90" w:type="dxa"/>
              <w:right w:w="130" w:type="dxa"/>
            </w:tcMar>
          </w:tcPr>
          <w:p w:rsidR="00411BF6" w:rsidRDefault="00B54063">
            <w:pPr>
              <w:spacing w:line="256" w:lineRule="auto"/>
            </w:pPr>
            <w:r>
              <w:rPr>
                <w:b/>
                <w:bCs/>
                <w:color w:val="FFFFFF"/>
                <w:sz w:val="19"/>
                <w:szCs w:val="19"/>
              </w:rPr>
              <w:t>Notes</w:t>
            </w:r>
          </w:p>
        </w:tc>
      </w:tr>
      <w:tr w:rsidR="00411BF6">
        <w:tblPrEx>
          <w:tblCellMar>
            <w:top w:w="0" w:type="dxa"/>
            <w:bottom w:w="0" w:type="dxa"/>
          </w:tblCellMar>
        </w:tblPrEx>
        <w:trPr>
          <w:cantSplit/>
        </w:trPr>
        <w:tc>
          <w:tcPr>
            <w:tcW w:w="17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Node.js</w:t>
            </w:r>
          </w:p>
        </w:tc>
        <w:tc>
          <w:tcPr>
            <w:tcW w:w="15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14.x</w:t>
            </w:r>
          </w:p>
        </w:tc>
        <w:tc>
          <w:tcPr>
            <w:tcW w:w="616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del w:id="126" w:author="Claude" w:date="2026-06-16T00:00:00Z">
              <w:r>
                <w:rPr>
                  <w:sz w:val="19"/>
                  <w:szCs w:val="19"/>
                </w:rPr>
                <w:delText xml:space="preserve">LTS recommended. All three apps tested on Node 14+. Node 18 or 20 LTS preferred for production builds.</w:delText>
              </w:r>
            </w:del>
            <w:ins w:id="127" w:author="Claude" w:date="2026-06-16T00:00:00Z">
              <w:r>
                <w:rPr>
                  <w:sz w:val="19"/>
                  <w:szCs w:val="19"/>
                </w:rPr>
                <w:t xml:space="preserve">Node 18 LTS minimum (Node 14 is end-of-life and insufficient for React 18 / Parcel 2). Node 18 or 20 LTS recommended for production builds.</w:t>
              </w:r>
            </w:ins>
          </w:p>
        </w:tc>
      </w:tr>
      <w:tr w:rsidR="00411BF6">
        <w:tblPrEx>
          <w:tblCellMar>
            <w:top w:w="0" w:type="dxa"/>
            <w:bottom w:w="0" w:type="dxa"/>
          </w:tblCellMar>
        </w:tblPrEx>
        <w:trPr>
          <w:cantSplit/>
        </w:trPr>
        <w:tc>
          <w:tcPr>
            <w:tcW w:w="17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lastRenderedPageBreak/>
              <w:t>npm</w:t>
            </w:r>
          </w:p>
        </w:tc>
        <w:tc>
          <w:tcPr>
            <w:tcW w:w="15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6.x</w:t>
            </w:r>
          </w:p>
        </w:tc>
        <w:tc>
          <w:tcPr>
            <w:tcW w:w="616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Bundled with Node.js. Required for installing dependencies and running build scripts.</w:t>
            </w:r>
          </w:p>
        </w:tc>
      </w:tr>
      <w:tr w:rsidR="00411BF6">
        <w:tblPrEx>
          <w:tblCellMar>
            <w:top w:w="0" w:type="dxa"/>
            <w:bottom w:w="0" w:type="dxa"/>
          </w:tblCellMar>
        </w:tblPrEx>
        <w:trPr>
          <w:cantSplit/>
        </w:trPr>
        <w:tc>
          <w:tcPr>
            <w:tcW w:w="17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Parcel</w:t>
            </w:r>
          </w:p>
        </w:tc>
        <w:tc>
          <w:tcPr>
            <w:tcW w:w="15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2.x</w:t>
            </w:r>
          </w:p>
        </w:tc>
        <w:tc>
          <w:tcPr>
            <w:tcW w:w="616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Bundler used by all three apps. Installed as a dev dependency via npm install — no global install required.</w:t>
            </w:r>
          </w:p>
        </w:tc>
      </w:tr>
      <w:tr w:rsidR="00411BF6">
        <w:tblPrEx>
          <w:tblCellMar>
            <w:top w:w="0" w:type="dxa"/>
            <w:bottom w:w="0" w:type="dxa"/>
          </w:tblCellMar>
        </w:tblPrEx>
        <w:trPr>
          <w:cantSplit/>
        </w:trPr>
        <w:tc>
          <w:tcPr>
            <w:tcW w:w="17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env-cmd</w:t>
            </w:r>
          </w:p>
        </w:tc>
        <w:tc>
          <w:tcPr>
            <w:tcW w:w="15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any</w:t>
            </w:r>
          </w:p>
        </w:tc>
        <w:tc>
          <w:tcPr>
            <w:tcW w:w="616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Used to load .env.dev / .env.nonprod / .env.prod per build. Installed as a dev dependency.</w:t>
            </w:r>
          </w:p>
        </w:tc>
      </w:tr>
      <w:tr w:rsidR="00411BF6">
        <w:tblPrEx>
          <w:tblCellMar>
            <w:top w:w="0" w:type="dxa"/>
            <w:bottom w:w="0" w:type="dxa"/>
          </w:tblCellMar>
        </w:tblPrEx>
        <w:trPr>
          <w:cantSplit/>
        </w:trPr>
        <w:tc>
          <w:tcPr>
            <w:tcW w:w="17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Git</w:t>
            </w:r>
          </w:p>
        </w:tc>
        <w:tc>
          <w:tcPr>
            <w:tcW w:w="15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2.x</w:t>
            </w:r>
          </w:p>
        </w:tc>
        <w:tc>
          <w:tcPr>
            <w:tcW w:w="616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For cloning the repository.</w:t>
            </w:r>
          </w:p>
        </w:tc>
      </w:tr>
      <w:tr w:rsidR="00411BF6">
        <w:tblPrEx>
          <w:tblCellMar>
            <w:top w:w="0" w:type="dxa"/>
            <w:bottom w:w="0" w:type="dxa"/>
          </w:tblCellMar>
        </w:tblPrEx>
        <w:trPr>
          <w:cantSplit/>
        </w:trPr>
        <w:tc>
          <w:tcPr>
            <w:tcW w:w="17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Web server</w:t>
            </w:r>
          </w:p>
        </w:tc>
        <w:tc>
          <w:tcPr>
            <w:tcW w:w="15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latest</w:t>
            </w:r>
          </w:p>
        </w:tc>
        <w:tc>
          <w:tcPr>
            <w:tcW w:w="616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Nginx 1.18+ (or Apache) to serve the static build output (dist/) in production.</w:t>
            </w:r>
          </w:p>
        </w:tc>
      </w:tr>
    </w:tbl>
    <w:p w:rsidR="00411BF6" w:rsidRDefault="00B54063">
      <w:pPr>
        <w:pStyle w:val="Heading2"/>
      </w:pPr>
      <w:bookmarkStart w:id="51" w:name="h_13_3_environment_configuration"/>
      <w:r>
        <w:t>13.3  Environment Configuration</w:t>
      </w:r>
      <w:bookmarkEnd w:id="51"/>
    </w:p>
    <w:p w:rsidR="00411BF6" w:rsidRDefault="00B54063">
      <w:pPr>
        <w:spacing w:after="120" w:line="276" w:lineRule="auto"/>
      </w:pPr>
      <w:r>
        <w:t>Each application has three environment files: .env.dev, .env.nonprod, and .env.prod. These files define the API base URLs and are baked into the static build at compile time. Never commit real credentials or internal hostnames to version control. Update the correct .env file before building.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1BF6">
        <w:tblPrEx>
          <w:tblCellMar>
            <w:top w:w="0" w:type="dxa"/>
            <w:bottom w:w="0" w:type="dxa"/>
          </w:tblCellMar>
        </w:tblPrEx>
        <w:trPr>
          <w:cantSplit/>
        </w:trPr>
        <w:tc>
          <w:tcPr>
            <w:tcW w:w="9360" w:type="dxa"/>
            <w:tcBorders>
              <w:top w:val="single" w:sz="2" w:space="0" w:color="EAF1FA"/>
              <w:left w:val="single" w:sz="28" w:space="0" w:color="2D6CB5"/>
              <w:bottom w:val="single" w:sz="2" w:space="0" w:color="EAF1FA"/>
              <w:right w:val="single" w:sz="2" w:space="0" w:color="EAF1FA"/>
            </w:tcBorders>
            <w:shd w:val="clear" w:color="auto" w:fill="EAF1FA"/>
            <w:tcMar>
              <w:top w:w="120" w:type="dxa"/>
              <w:left w:w="180" w:type="dxa"/>
              <w:bottom w:w="120" w:type="dxa"/>
              <w:right w:w="160" w:type="dxa"/>
            </w:tcMar>
          </w:tcPr>
          <w:p w:rsidR="00411BF6" w:rsidRDefault="00B54063">
            <w:pPr>
              <w:spacing w:line="264" w:lineRule="auto"/>
            </w:pPr>
            <w:r>
              <w:rPr>
                <w:b/>
                <w:bCs/>
                <w:color w:val="2D6CB5"/>
              </w:rPr>
              <w:t>Placeholders used in the tables below</w:t>
            </w:r>
          </w:p>
          <w:p w:rsidR="00411BF6" w:rsidRDefault="00B54063">
            <w:pPr>
              <w:spacing w:line="264" w:lineRule="auto"/>
            </w:pPr>
            <w:r>
              <w:t>&lt;gw&gt; = the API Gateway base, e.g. https://api.jcms.example.com:8443  ·  &lt;portal&gt; = the partner/user portal host  ·  &lt;popup&gt; = the consent-popup embed host. Replace each placeholder with the real value for the environment you are building.</w:t>
            </w:r>
          </w:p>
        </w:tc>
      </w:tr>
    </w:tbl>
    <w:p w:rsidR="00411BF6" w:rsidRDefault="00B54063">
      <w:pPr>
        <w:pStyle w:val="Heading3"/>
      </w:pPr>
      <w:r>
        <w:t>partner-portal-frontend  (.env.*)</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97"/>
        <w:gridCol w:w="3345"/>
        <w:gridCol w:w="2918"/>
      </w:tblGrid>
      <w:tr w:rsidR="00411BF6">
        <w:tblPrEx>
          <w:tblCellMar>
            <w:top w:w="0" w:type="dxa"/>
            <w:bottom w:w="0" w:type="dxa"/>
          </w:tblCellMar>
        </w:tblPrEx>
        <w:trPr>
          <w:cantSplit/>
          <w:tblHeader/>
        </w:trPr>
        <w:tc>
          <w:tcPr>
            <w:tcW w:w="3100" w:type="dxa"/>
            <w:tcBorders>
              <w:top w:val="single" w:sz="2" w:space="0" w:color="14315C"/>
              <w:left w:val="single" w:sz="2" w:space="0" w:color="14315C"/>
              <w:bottom w:val="single" w:sz="8" w:space="0" w:color="2D6CB5"/>
              <w:right w:val="single" w:sz="2" w:space="0" w:color="14315C"/>
            </w:tcBorders>
            <w:shd w:val="clear" w:color="auto" w:fill="14315C"/>
            <w:tcMar>
              <w:top w:w="90" w:type="dxa"/>
              <w:left w:w="130" w:type="dxa"/>
              <w:bottom w:w="90" w:type="dxa"/>
              <w:right w:w="130" w:type="dxa"/>
            </w:tcMar>
          </w:tcPr>
          <w:p w:rsidR="00411BF6" w:rsidRDefault="00B54063">
            <w:pPr>
              <w:spacing w:line="256" w:lineRule="auto"/>
            </w:pPr>
            <w:r>
              <w:rPr>
                <w:b/>
                <w:bCs/>
                <w:color w:val="FFFFFF"/>
                <w:sz w:val="19"/>
                <w:szCs w:val="19"/>
              </w:rPr>
              <w:t>Variable</w:t>
            </w:r>
          </w:p>
        </w:tc>
        <w:tc>
          <w:tcPr>
            <w:tcW w:w="3200" w:type="dxa"/>
            <w:tcBorders>
              <w:top w:val="single" w:sz="2" w:space="0" w:color="14315C"/>
              <w:left w:val="single" w:sz="2" w:space="0" w:color="14315C"/>
              <w:bottom w:val="single" w:sz="8" w:space="0" w:color="2D6CB5"/>
              <w:right w:val="single" w:sz="2" w:space="0" w:color="14315C"/>
            </w:tcBorders>
            <w:shd w:val="clear" w:color="auto" w:fill="14315C"/>
            <w:tcMar>
              <w:top w:w="90" w:type="dxa"/>
              <w:left w:w="130" w:type="dxa"/>
              <w:bottom w:w="90" w:type="dxa"/>
              <w:right w:w="130" w:type="dxa"/>
            </w:tcMar>
          </w:tcPr>
          <w:p w:rsidR="00411BF6" w:rsidRDefault="00B54063">
            <w:pPr>
              <w:spacing w:line="256" w:lineRule="auto"/>
            </w:pPr>
            <w:r>
              <w:rPr>
                <w:b/>
                <w:bCs/>
                <w:color w:val="FFFFFF"/>
                <w:sz w:val="19"/>
                <w:szCs w:val="19"/>
              </w:rPr>
              <w:t>Example (dev)</w:t>
            </w:r>
          </w:p>
        </w:tc>
        <w:tc>
          <w:tcPr>
            <w:tcW w:w="3060" w:type="dxa"/>
            <w:tcBorders>
              <w:top w:val="single" w:sz="2" w:space="0" w:color="14315C"/>
              <w:left w:val="single" w:sz="2" w:space="0" w:color="14315C"/>
              <w:bottom w:val="single" w:sz="8" w:space="0" w:color="2D6CB5"/>
              <w:right w:val="single" w:sz="2" w:space="0" w:color="14315C"/>
            </w:tcBorders>
            <w:shd w:val="clear" w:color="auto" w:fill="14315C"/>
            <w:tcMar>
              <w:top w:w="90" w:type="dxa"/>
              <w:left w:w="130" w:type="dxa"/>
              <w:bottom w:w="90" w:type="dxa"/>
              <w:right w:w="130" w:type="dxa"/>
            </w:tcMar>
          </w:tcPr>
          <w:p w:rsidR="00411BF6" w:rsidRDefault="00B54063">
            <w:pPr>
              <w:spacing w:line="256" w:lineRule="auto"/>
            </w:pPr>
            <w:r>
              <w:rPr>
                <w:b/>
                <w:bCs/>
                <w:color w:val="FFFFFF"/>
                <w:sz w:val="19"/>
                <w:szCs w:val="19"/>
              </w:rPr>
              <w:t>Purpose</w:t>
            </w:r>
          </w:p>
        </w:tc>
      </w:tr>
      <w:tr w:rsidR="00411BF6">
        <w:tblPrEx>
          <w:tblCellMar>
            <w:top w:w="0" w:type="dxa"/>
            <w:bottom w:w="0" w:type="dxa"/>
          </w:tblCellMar>
        </w:tblPrEx>
        <w:trPr>
          <w:cantSplit/>
        </w:trPr>
        <w:tc>
          <w:tcPr>
            <w:tcW w:w="31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REACT_APP_API_URL</w:t>
            </w:r>
          </w:p>
        </w:tc>
        <w:tc>
          <w:tcPr>
            <w:tcW w:w="32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&lt;gw&gt;/partnerportal</w:t>
            </w:r>
          </w:p>
        </w:tc>
        <w:tc>
          <w:tcPr>
            <w:tcW w:w="306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Partner portal APIs (partner-portal-apis context path)</w:t>
            </w:r>
          </w:p>
        </w:tc>
      </w:tr>
      <w:tr w:rsidR="00411BF6">
        <w:tblPrEx>
          <w:tblCellMar>
            <w:top w:w="0" w:type="dxa"/>
            <w:bottom w:w="0" w:type="dxa"/>
          </w:tblCellMar>
        </w:tblPrEx>
        <w:trPr>
          <w:cantSplit/>
        </w:trPr>
        <w:tc>
          <w:tcPr>
            <w:tcW w:w="31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REACT_APP_CONSENT_URL</w:t>
            </w:r>
          </w:p>
        </w:tc>
        <w:tc>
          <w:tcPr>
            <w:tcW w:w="32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&lt;gw&gt;/consent</w:t>
            </w:r>
          </w:p>
        </w:tc>
        <w:tc>
          <w:tcPr>
            <w:tcW w:w="306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Consent core APIs</w:t>
            </w:r>
          </w:p>
        </w:tc>
      </w:tr>
      <w:tr w:rsidR="00411BF6">
        <w:tblPrEx>
          <w:tblCellMar>
            <w:top w:w="0" w:type="dxa"/>
            <w:bottom w:w="0" w:type="dxa"/>
          </w:tblCellMar>
        </w:tblPrEx>
        <w:trPr>
          <w:cantSplit/>
        </w:trPr>
        <w:tc>
          <w:tcPr>
            <w:tcW w:w="31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REACT_APP_LOGIN_SIGNUP_URL</w:t>
            </w:r>
          </w:p>
        </w:tc>
        <w:tc>
          <w:tcPr>
            <w:tcW w:w="32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&lt;gw&gt;</w:t>
            </w:r>
          </w:p>
        </w:tc>
        <w:tc>
          <w:tcPr>
            <w:tcW w:w="306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Auth service base URL (auth-apis)</w:t>
            </w:r>
          </w:p>
        </w:tc>
      </w:tr>
      <w:tr w:rsidR="00411BF6">
        <w:tblPrEx>
          <w:tblCellMar>
            <w:top w:w="0" w:type="dxa"/>
            <w:bottom w:w="0" w:type="dxa"/>
          </w:tblCellMar>
        </w:tblPrEx>
        <w:trPr>
          <w:cantSplit/>
        </w:trPr>
        <w:tc>
          <w:tcPr>
            <w:tcW w:w="31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REACT_APP_ENCRYPT_URL</w:t>
            </w:r>
          </w:p>
        </w:tc>
        <w:tc>
          <w:tcPr>
            <w:tcW w:w="32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&lt;gw&gt;/consent</w:t>
            </w:r>
          </w:p>
        </w:tc>
        <w:tc>
          <w:tcPr>
            <w:tcW w:w="306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Encryption endpoint (routed via consent-core or vault)</w:t>
            </w:r>
          </w:p>
        </w:tc>
      </w:tr>
      <w:tr w:rsidR="00411BF6">
        <w:tblPrEx>
          <w:tblCellMar>
            <w:top w:w="0" w:type="dxa"/>
            <w:bottom w:w="0" w:type="dxa"/>
          </w:tblCellMar>
        </w:tblPrEx>
        <w:trPr>
          <w:cantSplit/>
        </w:trPr>
        <w:tc>
          <w:tcPr>
            <w:tcW w:w="31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REACT_APP_GRIEVANCE_URL</w:t>
            </w:r>
          </w:p>
        </w:tc>
        <w:tc>
          <w:tcPr>
            <w:tcW w:w="32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&lt;gw&gt;/grievance</w:t>
            </w:r>
          </w:p>
        </w:tc>
        <w:tc>
          <w:tcPr>
            <w:tcW w:w="306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Grievance module APIs</w:t>
            </w:r>
          </w:p>
        </w:tc>
      </w:tr>
      <w:tr w:rsidR="00411BF6">
        <w:tblPrEx>
          <w:tblCellMar>
            <w:top w:w="0" w:type="dxa"/>
            <w:bottom w:w="0" w:type="dxa"/>
          </w:tblCellMar>
        </w:tblPrEx>
        <w:trPr>
          <w:cantSplit/>
        </w:trPr>
        <w:tc>
          <w:tcPr>
            <w:tcW w:w="31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REACT_APP_COOKIE_URL</w:t>
            </w:r>
          </w:p>
        </w:tc>
        <w:tc>
          <w:tcPr>
            <w:tcW w:w="32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&lt;gw&gt;/cookie</w:t>
            </w:r>
          </w:p>
        </w:tc>
        <w:tc>
          <w:tcPr>
            <w:tcW w:w="306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Cookie consent APIs</w:t>
            </w:r>
          </w:p>
        </w:tc>
      </w:tr>
      <w:tr w:rsidR="00411BF6">
        <w:tblPrEx>
          <w:tblCellMar>
            <w:top w:w="0" w:type="dxa"/>
            <w:bottom w:w="0" w:type="dxa"/>
          </w:tblCellMar>
        </w:tblPrEx>
        <w:trPr>
          <w:cantSplit/>
        </w:trPr>
        <w:tc>
          <w:tcPr>
            <w:tcW w:w="31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REACT_APP_AUDIT_URL</w:t>
            </w:r>
          </w:p>
        </w:tc>
        <w:tc>
          <w:tcPr>
            <w:tcW w:w="32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&lt;gw&gt;</w:t>
            </w:r>
          </w:p>
        </w:tc>
        <w:tc>
          <w:tcPr>
            <w:tcW w:w="306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Audit module APIs base</w:t>
            </w:r>
          </w:p>
        </w:tc>
      </w:tr>
      <w:tr w:rsidR="00411BF6">
        <w:tblPrEx>
          <w:tblCellMar>
            <w:top w:w="0" w:type="dxa"/>
            <w:bottom w:w="0" w:type="dxa"/>
          </w:tblCellMar>
        </w:tblPrEx>
        <w:trPr>
          <w:cantSplit/>
        </w:trPr>
        <w:tc>
          <w:tcPr>
            <w:tcW w:w="31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REACT_APP_TRANSLATOR_URL</w:t>
            </w:r>
          </w:p>
        </w:tc>
        <w:tc>
          <w:tcPr>
            <w:tcW w:w="32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&lt;gw&gt;/translator</w:t>
            </w:r>
          </w:p>
        </w:tc>
        <w:tc>
          <w:tcPr>
            <w:tcW w:w="306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Translation / localisation APIs</w:t>
            </w:r>
          </w:p>
        </w:tc>
      </w:tr>
      <w:tr w:rsidR="00411BF6">
        <w:tblPrEx>
          <w:tblCellMar>
            <w:top w:w="0" w:type="dxa"/>
            <w:bottom w:w="0" w:type="dxa"/>
          </w:tblCellMar>
        </w:tblPrEx>
        <w:trPr>
          <w:cantSplit/>
        </w:trPr>
        <w:tc>
          <w:tcPr>
            <w:tcW w:w="31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REACT_APP_NOTIFICATION_URL</w:t>
            </w:r>
          </w:p>
        </w:tc>
        <w:tc>
          <w:tcPr>
            <w:tcW w:w="32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&lt;gw&gt;/notification</w:t>
            </w:r>
          </w:p>
        </w:tc>
        <w:tc>
          <w:tcPr>
            <w:tcW w:w="306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Notification module APIs</w:t>
            </w:r>
          </w:p>
        </w:tc>
      </w:tr>
      <w:tr w:rsidR="00411BF6">
        <w:tblPrEx>
          <w:tblCellMar>
            <w:top w:w="0" w:type="dxa"/>
            <w:bottom w:w="0" w:type="dxa"/>
          </w:tblCellMar>
        </w:tblPrEx>
        <w:trPr>
          <w:cantSplit/>
        </w:trPr>
        <w:tc>
          <w:tcPr>
            <w:tcW w:w="31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REACT_APP_SCHEDULAR_URL</w:t>
            </w:r>
          </w:p>
        </w:tc>
        <w:tc>
          <w:tcPr>
            <w:tcW w:w="32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&lt;gw&gt;</w:t>
            </w:r>
          </w:p>
        </w:tc>
        <w:tc>
          <w:tcPr>
            <w:tcW w:w="306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Scheduler APIs base</w:t>
            </w:r>
          </w:p>
        </w:tc>
      </w:tr>
      <w:tr w:rsidR="00411BF6">
        <w:tblPrEx>
          <w:tblCellMar>
            <w:top w:w="0" w:type="dxa"/>
            <w:bottom w:w="0" w:type="dxa"/>
          </w:tblCellMar>
        </w:tblPrEx>
        <w:trPr>
          <w:cantSplit/>
        </w:trPr>
        <w:tc>
          <w:tcPr>
            <w:tcW w:w="31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REACT_APP_REGISTRY_URL</w:t>
            </w:r>
          </w:p>
        </w:tc>
        <w:tc>
          <w:tcPr>
            <w:tcW w:w="32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&lt;gw&gt;/registry</w:t>
            </w:r>
          </w:p>
        </w:tc>
        <w:tc>
          <w:tcPr>
            <w:tcW w:w="306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System registry APIs</w:t>
            </w:r>
          </w:p>
        </w:tc>
      </w:tr>
      <w:tr w:rsidR="00411BF6">
        <w:tblPrEx>
          <w:tblCellMar>
            <w:top w:w="0" w:type="dxa"/>
            <w:bottom w:w="0" w:type="dxa"/>
          </w:tblCellMar>
        </w:tblPrEx>
        <w:trPr>
          <w:cantSplit/>
        </w:trPr>
        <w:tc>
          <w:tcPr>
            <w:tcW w:w="31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lastRenderedPageBreak/>
              <w:t>REACT_APP_BASE_URL</w:t>
            </w:r>
          </w:p>
        </w:tc>
        <w:tc>
          <w:tcPr>
            <w:tcW w:w="32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&lt;portal&gt;</w:t>
            </w:r>
          </w:p>
        </w:tc>
        <w:tc>
          <w:tcPr>
            <w:tcW w:w="306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Base URL for deep-links in notifications</w:t>
            </w:r>
          </w:p>
        </w:tc>
      </w:tr>
      <w:tr w:rsidR="00411BF6">
        <w:tblPrEx>
          <w:tblCellMar>
            <w:top w:w="0" w:type="dxa"/>
            <w:bottom w:w="0" w:type="dxa"/>
          </w:tblCellMar>
        </w:tblPrEx>
        <w:trPr>
          <w:cantSplit/>
        </w:trPr>
        <w:tc>
          <w:tcPr>
            <w:tcW w:w="31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REACT_APP_INTEGRATION_BASE_URL</w:t>
            </w:r>
          </w:p>
        </w:tc>
        <w:tc>
          <w:tcPr>
            <w:tcW w:w="32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&lt;portal&gt;/integrationCreateRequest</w:t>
            </w:r>
          </w:p>
        </w:tc>
        <w:tc>
          <w:tcPr>
            <w:tcW w:w="306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Grievance integration request URL</w:t>
            </w:r>
          </w:p>
        </w:tc>
      </w:tr>
      <w:tr w:rsidR="00411BF6">
        <w:tblPrEx>
          <w:tblCellMar>
            <w:top w:w="0" w:type="dxa"/>
            <w:bottom w:w="0" w:type="dxa"/>
          </w:tblCellMar>
        </w:tblPrEx>
        <w:trPr>
          <w:cantSplit/>
        </w:trPr>
        <w:tc>
          <w:tcPr>
            <w:tcW w:w="31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REACT_APP_ENV</w:t>
            </w:r>
          </w:p>
        </w:tc>
        <w:tc>
          <w:tcPr>
            <w:tcW w:w="32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DEV / NONPROD / PROD</w:t>
            </w:r>
          </w:p>
        </w:tc>
        <w:tc>
          <w:tcPr>
            <w:tcW w:w="306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Active environment label</w:t>
            </w:r>
          </w:p>
        </w:tc>
      </w:tr>
    </w:tbl>
    <w:p w:rsidR="00411BF6" w:rsidRDefault="00B54063">
      <w:pPr>
        <w:pStyle w:val="Heading3"/>
      </w:pPr>
      <w:r>
        <w:t>user-portal-frontend  (.env.*)</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3200"/>
        <w:gridCol w:w="3060"/>
      </w:tblGrid>
      <w:tr w:rsidR="00411BF6">
        <w:tblPrEx>
          <w:tblCellMar>
            <w:top w:w="0" w:type="dxa"/>
            <w:bottom w:w="0" w:type="dxa"/>
          </w:tblCellMar>
        </w:tblPrEx>
        <w:trPr>
          <w:cantSplit/>
          <w:tblHeader/>
        </w:trPr>
        <w:tc>
          <w:tcPr>
            <w:tcW w:w="3100" w:type="dxa"/>
            <w:tcBorders>
              <w:top w:val="single" w:sz="2" w:space="0" w:color="14315C"/>
              <w:left w:val="single" w:sz="2" w:space="0" w:color="14315C"/>
              <w:bottom w:val="single" w:sz="8" w:space="0" w:color="2D6CB5"/>
              <w:right w:val="single" w:sz="2" w:space="0" w:color="14315C"/>
            </w:tcBorders>
            <w:shd w:val="clear" w:color="auto" w:fill="14315C"/>
            <w:tcMar>
              <w:top w:w="90" w:type="dxa"/>
              <w:left w:w="130" w:type="dxa"/>
              <w:bottom w:w="90" w:type="dxa"/>
              <w:right w:w="130" w:type="dxa"/>
            </w:tcMar>
          </w:tcPr>
          <w:p w:rsidR="00411BF6" w:rsidRDefault="00B54063">
            <w:pPr>
              <w:spacing w:line="256" w:lineRule="auto"/>
            </w:pPr>
            <w:r>
              <w:rPr>
                <w:b/>
                <w:bCs/>
                <w:color w:val="FFFFFF"/>
                <w:sz w:val="19"/>
                <w:szCs w:val="19"/>
              </w:rPr>
              <w:t>Variable</w:t>
            </w:r>
          </w:p>
        </w:tc>
        <w:tc>
          <w:tcPr>
            <w:tcW w:w="3200" w:type="dxa"/>
            <w:tcBorders>
              <w:top w:val="single" w:sz="2" w:space="0" w:color="14315C"/>
              <w:left w:val="single" w:sz="2" w:space="0" w:color="14315C"/>
              <w:bottom w:val="single" w:sz="8" w:space="0" w:color="2D6CB5"/>
              <w:right w:val="single" w:sz="2" w:space="0" w:color="14315C"/>
            </w:tcBorders>
            <w:shd w:val="clear" w:color="auto" w:fill="14315C"/>
            <w:tcMar>
              <w:top w:w="90" w:type="dxa"/>
              <w:left w:w="130" w:type="dxa"/>
              <w:bottom w:w="90" w:type="dxa"/>
              <w:right w:w="130" w:type="dxa"/>
            </w:tcMar>
          </w:tcPr>
          <w:p w:rsidR="00411BF6" w:rsidRDefault="00B54063">
            <w:pPr>
              <w:spacing w:line="256" w:lineRule="auto"/>
            </w:pPr>
            <w:r>
              <w:rPr>
                <w:b/>
                <w:bCs/>
                <w:color w:val="FFFFFF"/>
                <w:sz w:val="19"/>
                <w:szCs w:val="19"/>
              </w:rPr>
              <w:t>Example (dev)</w:t>
            </w:r>
          </w:p>
        </w:tc>
        <w:tc>
          <w:tcPr>
            <w:tcW w:w="3060" w:type="dxa"/>
            <w:tcBorders>
              <w:top w:val="single" w:sz="2" w:space="0" w:color="14315C"/>
              <w:left w:val="single" w:sz="2" w:space="0" w:color="14315C"/>
              <w:bottom w:val="single" w:sz="8" w:space="0" w:color="2D6CB5"/>
              <w:right w:val="single" w:sz="2" w:space="0" w:color="14315C"/>
            </w:tcBorders>
            <w:shd w:val="clear" w:color="auto" w:fill="14315C"/>
            <w:tcMar>
              <w:top w:w="90" w:type="dxa"/>
              <w:left w:w="130" w:type="dxa"/>
              <w:bottom w:w="90" w:type="dxa"/>
              <w:right w:w="130" w:type="dxa"/>
            </w:tcMar>
          </w:tcPr>
          <w:p w:rsidR="00411BF6" w:rsidRDefault="00B54063">
            <w:pPr>
              <w:spacing w:line="256" w:lineRule="auto"/>
            </w:pPr>
            <w:r>
              <w:rPr>
                <w:b/>
                <w:bCs/>
                <w:color w:val="FFFFFF"/>
                <w:sz w:val="19"/>
                <w:szCs w:val="19"/>
              </w:rPr>
              <w:t>Purpose</w:t>
            </w:r>
          </w:p>
        </w:tc>
      </w:tr>
      <w:tr w:rsidR="00411BF6">
        <w:tblPrEx>
          <w:tblCellMar>
            <w:top w:w="0" w:type="dxa"/>
            <w:bottom w:w="0" w:type="dxa"/>
          </w:tblCellMar>
        </w:tblPrEx>
        <w:trPr>
          <w:cantSplit/>
        </w:trPr>
        <w:tc>
          <w:tcPr>
            <w:tcW w:w="31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REACT_APP_API_URL</w:t>
            </w:r>
          </w:p>
        </w:tc>
        <w:tc>
          <w:tcPr>
            <w:tcW w:w="32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&lt;gw&gt;/partnerportal</w:t>
            </w:r>
          </w:p>
        </w:tc>
        <w:tc>
          <w:tcPr>
            <w:tcW w:w="306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Partner portal APIs (auth and partner lookups)</w:t>
            </w:r>
          </w:p>
        </w:tc>
      </w:tr>
      <w:tr w:rsidR="00411BF6">
        <w:tblPrEx>
          <w:tblCellMar>
            <w:top w:w="0" w:type="dxa"/>
            <w:bottom w:w="0" w:type="dxa"/>
          </w:tblCellMar>
        </w:tblPrEx>
        <w:trPr>
          <w:cantSplit/>
        </w:trPr>
        <w:tc>
          <w:tcPr>
            <w:tcW w:w="31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REACT_APP_CONSENT_URL</w:t>
            </w:r>
          </w:p>
        </w:tc>
        <w:tc>
          <w:tcPr>
            <w:tcW w:w="32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&lt;gw&gt;/consent</w:t>
            </w:r>
          </w:p>
        </w:tc>
        <w:tc>
          <w:tcPr>
            <w:tcW w:w="306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Consent core APIs</w:t>
            </w:r>
          </w:p>
        </w:tc>
      </w:tr>
      <w:tr w:rsidR="00411BF6">
        <w:tblPrEx>
          <w:tblCellMar>
            <w:top w:w="0" w:type="dxa"/>
            <w:bottom w:w="0" w:type="dxa"/>
          </w:tblCellMar>
        </w:tblPrEx>
        <w:trPr>
          <w:cantSplit/>
        </w:trPr>
        <w:tc>
          <w:tcPr>
            <w:tcW w:w="31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REACT_APP_GRIEVANCE_URL</w:t>
            </w:r>
          </w:p>
        </w:tc>
        <w:tc>
          <w:tcPr>
            <w:tcW w:w="32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&lt;gw&gt;/grievance</w:t>
            </w:r>
          </w:p>
        </w:tc>
        <w:tc>
          <w:tcPr>
            <w:tcW w:w="306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Grievance module APIs</w:t>
            </w:r>
          </w:p>
        </w:tc>
      </w:tr>
      <w:tr w:rsidR="00411BF6">
        <w:tblPrEx>
          <w:tblCellMar>
            <w:top w:w="0" w:type="dxa"/>
            <w:bottom w:w="0" w:type="dxa"/>
          </w:tblCellMar>
        </w:tblPrEx>
        <w:trPr>
          <w:cantSplit/>
        </w:trPr>
        <w:tc>
          <w:tcPr>
            <w:tcW w:w="31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REACT_APP_TRANSLATE_URL</w:t>
            </w:r>
          </w:p>
        </w:tc>
        <w:tc>
          <w:tcPr>
            <w:tcW w:w="32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&lt;gw&gt;/translator</w:t>
            </w:r>
          </w:p>
        </w:tc>
        <w:tc>
          <w:tcPr>
            <w:tcW w:w="306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Translation APIs</w:t>
            </w:r>
          </w:p>
        </w:tc>
      </w:tr>
      <w:tr w:rsidR="00411BF6">
        <w:tblPrEx>
          <w:tblCellMar>
            <w:top w:w="0" w:type="dxa"/>
            <w:bottom w:w="0" w:type="dxa"/>
          </w:tblCellMar>
        </w:tblPrEx>
        <w:trPr>
          <w:cantSplit/>
        </w:trPr>
        <w:tc>
          <w:tcPr>
            <w:tcW w:w="31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REACT_APP_META_URL</w:t>
            </w:r>
          </w:p>
        </w:tc>
        <w:tc>
          <w:tcPr>
            <w:tcW w:w="32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&lt;gw&gt;/userportal</w:t>
            </w:r>
          </w:p>
        </w:tc>
        <w:tc>
          <w:tcPr>
            <w:tcW w:w="306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User portal metadata endpoint</w:t>
            </w:r>
          </w:p>
        </w:tc>
      </w:tr>
      <w:tr w:rsidR="00411BF6">
        <w:tblPrEx>
          <w:tblCellMar>
            <w:top w:w="0" w:type="dxa"/>
            <w:bottom w:w="0" w:type="dxa"/>
          </w:tblCellMar>
        </w:tblPrEx>
        <w:trPr>
          <w:cantSplit/>
        </w:trPr>
        <w:tc>
          <w:tcPr>
            <w:tcW w:w="31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REACT_APP_BASE_URL</w:t>
            </w:r>
          </w:p>
        </w:tc>
        <w:tc>
          <w:tcPr>
            <w:tcW w:w="32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&lt;portal&gt;</w:t>
            </w:r>
          </w:p>
        </w:tc>
        <w:tc>
          <w:tcPr>
            <w:tcW w:w="306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Base URL for the user portal (deep-links, redirects)</w:t>
            </w:r>
          </w:p>
        </w:tc>
      </w:tr>
      <w:tr w:rsidR="00411BF6">
        <w:tblPrEx>
          <w:tblCellMar>
            <w:top w:w="0" w:type="dxa"/>
            <w:bottom w:w="0" w:type="dxa"/>
          </w:tblCellMar>
        </w:tblPrEx>
        <w:trPr>
          <w:cantSplit/>
        </w:trPr>
        <w:tc>
          <w:tcPr>
            <w:tcW w:w="31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REACT_APP_ENV</w:t>
            </w:r>
          </w:p>
        </w:tc>
        <w:tc>
          <w:tcPr>
            <w:tcW w:w="32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dev / nonprod / prod</w:t>
            </w:r>
          </w:p>
        </w:tc>
        <w:tc>
          <w:tcPr>
            <w:tcW w:w="306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Active environment label</w:t>
            </w:r>
          </w:p>
        </w:tc>
      </w:tr>
    </w:tbl>
    <w:p w:rsidR="00411BF6" w:rsidRDefault="00B54063">
      <w:pPr>
        <w:pStyle w:val="Heading3"/>
      </w:pPr>
      <w:r>
        <w:t>consent-popup-frontend  (.env.*)</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3200"/>
        <w:gridCol w:w="3060"/>
      </w:tblGrid>
      <w:tr w:rsidR="00411BF6">
        <w:tblPrEx>
          <w:tblCellMar>
            <w:top w:w="0" w:type="dxa"/>
            <w:bottom w:w="0" w:type="dxa"/>
          </w:tblCellMar>
        </w:tblPrEx>
        <w:trPr>
          <w:cantSplit/>
          <w:tblHeader/>
        </w:trPr>
        <w:tc>
          <w:tcPr>
            <w:tcW w:w="3100" w:type="dxa"/>
            <w:tcBorders>
              <w:top w:val="single" w:sz="2" w:space="0" w:color="14315C"/>
              <w:left w:val="single" w:sz="2" w:space="0" w:color="14315C"/>
              <w:bottom w:val="single" w:sz="8" w:space="0" w:color="2D6CB5"/>
              <w:right w:val="single" w:sz="2" w:space="0" w:color="14315C"/>
            </w:tcBorders>
            <w:shd w:val="clear" w:color="auto" w:fill="14315C"/>
            <w:tcMar>
              <w:top w:w="90" w:type="dxa"/>
              <w:left w:w="130" w:type="dxa"/>
              <w:bottom w:w="90" w:type="dxa"/>
              <w:right w:w="130" w:type="dxa"/>
            </w:tcMar>
          </w:tcPr>
          <w:p w:rsidR="00411BF6" w:rsidRDefault="00B54063">
            <w:pPr>
              <w:spacing w:line="256" w:lineRule="auto"/>
            </w:pPr>
            <w:r>
              <w:rPr>
                <w:b/>
                <w:bCs/>
                <w:color w:val="FFFFFF"/>
                <w:sz w:val="19"/>
                <w:szCs w:val="19"/>
              </w:rPr>
              <w:t>Variable</w:t>
            </w:r>
          </w:p>
        </w:tc>
        <w:tc>
          <w:tcPr>
            <w:tcW w:w="3200" w:type="dxa"/>
            <w:tcBorders>
              <w:top w:val="single" w:sz="2" w:space="0" w:color="14315C"/>
              <w:left w:val="single" w:sz="2" w:space="0" w:color="14315C"/>
              <w:bottom w:val="single" w:sz="8" w:space="0" w:color="2D6CB5"/>
              <w:right w:val="single" w:sz="2" w:space="0" w:color="14315C"/>
            </w:tcBorders>
            <w:shd w:val="clear" w:color="auto" w:fill="14315C"/>
            <w:tcMar>
              <w:top w:w="90" w:type="dxa"/>
              <w:left w:w="130" w:type="dxa"/>
              <w:bottom w:w="90" w:type="dxa"/>
              <w:right w:w="130" w:type="dxa"/>
            </w:tcMar>
          </w:tcPr>
          <w:p w:rsidR="00411BF6" w:rsidRDefault="00B54063">
            <w:pPr>
              <w:spacing w:line="256" w:lineRule="auto"/>
            </w:pPr>
            <w:r>
              <w:rPr>
                <w:b/>
                <w:bCs/>
                <w:color w:val="FFFFFF"/>
                <w:sz w:val="19"/>
                <w:szCs w:val="19"/>
              </w:rPr>
              <w:t>Example (dev)</w:t>
            </w:r>
          </w:p>
        </w:tc>
        <w:tc>
          <w:tcPr>
            <w:tcW w:w="3060" w:type="dxa"/>
            <w:tcBorders>
              <w:top w:val="single" w:sz="2" w:space="0" w:color="14315C"/>
              <w:left w:val="single" w:sz="2" w:space="0" w:color="14315C"/>
              <w:bottom w:val="single" w:sz="8" w:space="0" w:color="2D6CB5"/>
              <w:right w:val="single" w:sz="2" w:space="0" w:color="14315C"/>
            </w:tcBorders>
            <w:shd w:val="clear" w:color="auto" w:fill="14315C"/>
            <w:tcMar>
              <w:top w:w="90" w:type="dxa"/>
              <w:left w:w="130" w:type="dxa"/>
              <w:bottom w:w="90" w:type="dxa"/>
              <w:right w:w="130" w:type="dxa"/>
            </w:tcMar>
          </w:tcPr>
          <w:p w:rsidR="00411BF6" w:rsidRDefault="00B54063">
            <w:pPr>
              <w:spacing w:line="256" w:lineRule="auto"/>
            </w:pPr>
            <w:r>
              <w:rPr>
                <w:b/>
                <w:bCs/>
                <w:color w:val="FFFFFF"/>
                <w:sz w:val="19"/>
                <w:szCs w:val="19"/>
              </w:rPr>
              <w:t>Purpose</w:t>
            </w:r>
          </w:p>
        </w:tc>
      </w:tr>
      <w:tr w:rsidR="00411BF6">
        <w:tblPrEx>
          <w:tblCellMar>
            <w:top w:w="0" w:type="dxa"/>
            <w:bottom w:w="0" w:type="dxa"/>
          </w:tblCellMar>
        </w:tblPrEx>
        <w:trPr>
          <w:cantSplit/>
        </w:trPr>
        <w:tc>
          <w:tcPr>
            <w:tcW w:w="31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REACT_APP_API_URL</w:t>
            </w:r>
          </w:p>
        </w:tc>
        <w:tc>
          <w:tcPr>
            <w:tcW w:w="32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&lt;gw&gt;/partnerportal</w:t>
            </w:r>
          </w:p>
        </w:tc>
        <w:tc>
          <w:tcPr>
            <w:tcW w:w="306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Partner portal APIs</w:t>
            </w:r>
          </w:p>
        </w:tc>
      </w:tr>
      <w:tr w:rsidR="00411BF6">
        <w:tblPrEx>
          <w:tblCellMar>
            <w:top w:w="0" w:type="dxa"/>
            <w:bottom w:w="0" w:type="dxa"/>
          </w:tblCellMar>
        </w:tblPrEx>
        <w:trPr>
          <w:cantSplit/>
        </w:trPr>
        <w:tc>
          <w:tcPr>
            <w:tcW w:w="31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REACT_APP_CONSENT_URL</w:t>
            </w:r>
          </w:p>
        </w:tc>
        <w:tc>
          <w:tcPr>
            <w:tcW w:w="32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&lt;gw&gt;/consent</w:t>
            </w:r>
          </w:p>
        </w:tc>
        <w:tc>
          <w:tcPr>
            <w:tcW w:w="306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Consent core APIs for popup consent capture</w:t>
            </w:r>
          </w:p>
        </w:tc>
      </w:tr>
      <w:tr w:rsidR="00411BF6">
        <w:tblPrEx>
          <w:tblCellMar>
            <w:top w:w="0" w:type="dxa"/>
            <w:bottom w:w="0" w:type="dxa"/>
          </w:tblCellMar>
        </w:tblPrEx>
        <w:trPr>
          <w:cantSplit/>
        </w:trPr>
        <w:tc>
          <w:tcPr>
            <w:tcW w:w="31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REACT_APP_TRANSLATE_URL</w:t>
            </w:r>
          </w:p>
        </w:tc>
        <w:tc>
          <w:tcPr>
            <w:tcW w:w="32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&lt;gw&gt;/translator</w:t>
            </w:r>
          </w:p>
        </w:tc>
        <w:tc>
          <w:tcPr>
            <w:tcW w:w="306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Translation APIs for multilingual popup UI</w:t>
            </w:r>
          </w:p>
        </w:tc>
      </w:tr>
      <w:tr w:rsidR="00411BF6">
        <w:tblPrEx>
          <w:tblCellMar>
            <w:top w:w="0" w:type="dxa"/>
            <w:bottom w:w="0" w:type="dxa"/>
          </w:tblCellMar>
        </w:tblPrEx>
        <w:trPr>
          <w:cantSplit/>
        </w:trPr>
        <w:tc>
          <w:tcPr>
            <w:tcW w:w="31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REACT_APP_BASE_URL</w:t>
            </w:r>
          </w:p>
        </w:tc>
        <w:tc>
          <w:tcPr>
            <w:tcW w:w="32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&lt;popup&gt;</w:t>
            </w:r>
          </w:p>
        </w:tc>
        <w:tc>
          <w:tcPr>
            <w:tcW w:w="306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Base URL for the popup embed host</w:t>
            </w:r>
          </w:p>
        </w:tc>
      </w:tr>
      <w:tr w:rsidR="00411BF6">
        <w:tblPrEx>
          <w:tblCellMar>
            <w:top w:w="0" w:type="dxa"/>
            <w:bottom w:w="0" w:type="dxa"/>
          </w:tblCellMar>
        </w:tblPrEx>
        <w:trPr>
          <w:cantSplit/>
        </w:trPr>
        <w:tc>
          <w:tcPr>
            <w:tcW w:w="31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REACT_APP_ENV</w:t>
            </w:r>
          </w:p>
        </w:tc>
        <w:tc>
          <w:tcPr>
            <w:tcW w:w="32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dev / nonprod / prod</w:t>
            </w:r>
          </w:p>
        </w:tc>
        <w:tc>
          <w:tcPr>
            <w:tcW w:w="306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Active environment label</w:t>
            </w:r>
          </w:p>
        </w:tc>
      </w:tr>
    </w:tbl>
    <w:p w:rsidR="00411BF6" w:rsidRDefault="00411BF6">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1BF6">
        <w:tblPrEx>
          <w:tblCellMar>
            <w:top w:w="0" w:type="dxa"/>
            <w:bottom w:w="0" w:type="dxa"/>
          </w:tblCellMar>
        </w:tblPrEx>
        <w:trPr>
          <w:cantSplit/>
        </w:trPr>
        <w:tc>
          <w:tcPr>
            <w:tcW w:w="9360" w:type="dxa"/>
            <w:tcBorders>
              <w:top w:val="single" w:sz="2" w:space="0" w:color="FFF6E8"/>
              <w:left w:val="single" w:sz="28" w:space="0" w:color="D9870B"/>
              <w:bottom w:val="single" w:sz="2" w:space="0" w:color="FFF6E8"/>
              <w:right w:val="single" w:sz="2" w:space="0" w:color="FFF6E8"/>
            </w:tcBorders>
            <w:shd w:val="clear" w:color="auto" w:fill="FFF6E8"/>
            <w:tcMar>
              <w:top w:w="120" w:type="dxa"/>
              <w:left w:w="180" w:type="dxa"/>
              <w:bottom w:w="120" w:type="dxa"/>
              <w:right w:w="160" w:type="dxa"/>
            </w:tcMar>
          </w:tcPr>
          <w:p w:rsidR="00411BF6" w:rsidRDefault="00B54063">
            <w:pPr>
              <w:spacing w:line="264" w:lineRule="auto"/>
            </w:pPr>
            <w:r>
              <w:rPr>
                <w:b/>
                <w:bCs/>
                <w:color w:val="D9870B"/>
              </w:rPr>
              <w:t>Important</w:t>
            </w:r>
          </w:p>
          <w:p w:rsidR="00411BF6" w:rsidRDefault="00B54063">
            <w:pPr>
              <w:spacing w:line="264" w:lineRule="auto"/>
            </w:pPr>
            <w:r>
              <w:t>The REACT_APP_* variables are embedded into the JavaScript bundle at build time. If you change API URLs after building, you must rebuild — a running server restart is not sufficient.</w:t>
            </w:r>
          </w:p>
        </w:tc>
      </w:tr>
    </w:tbl>
    <w:p w:rsidR="00411BF6" w:rsidRDefault="00B54063">
      <w:pPr>
        <w:pStyle w:val="Heading2"/>
      </w:pPr>
      <w:bookmarkStart w:id="52" w:name="h_13_4_building_with_deployfrontend_sh"/>
      <w:r>
        <w:t>13.4  Building with deployFrontend.sh</w:t>
      </w:r>
      <w:bookmarkEnd w:id="52"/>
    </w:p>
    <w:p w:rsidR="00411BF6" w:rsidRDefault="00B54063">
      <w:pPr>
        <w:spacing w:after="120" w:line="276" w:lineRule="auto"/>
      </w:pPr>
      <w:r>
        <w:t>The Frontend/deployFrontend.sh script automates the build for all three applications in sequence. It cleans dependencies, reinstalls from scratch, and runs the Parcel build for the target environment.</w:t>
      </w:r>
    </w:p>
    <w:p w:rsidR="00411BF6" w:rsidRDefault="00B54063">
      <w:pPr>
        <w:pStyle w:val="Heading3"/>
      </w:pPr>
      <w:r>
        <w:lastRenderedPageBreak/>
        <w:t>Configure the script before running</w:t>
      </w:r>
    </w:p>
    <w:p w:rsidR="00411BF6" w:rsidRDefault="00B54063">
      <w:pPr>
        <w:spacing w:after="120" w:line="276" w:lineRule="auto"/>
      </w:pPr>
      <w:r>
        <w:t>Open deployFrontend.sh and set the two variables at the top: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1BF6">
        <w:tblPrEx>
          <w:tblCellMar>
            <w:top w:w="0" w:type="dxa"/>
            <w:bottom w:w="0" w:type="dxa"/>
          </w:tblCellMar>
        </w:tblPrEx>
        <w:trPr>
          <w:cantSplit/>
        </w:trPr>
        <w:tc>
          <w:tcPr>
            <w:tcW w:w="9360" w:type="dxa"/>
            <w:tcBorders>
              <w:top w:val="single" w:sz="2" w:space="0" w:color="DCE3EC"/>
              <w:left w:val="single" w:sz="18" w:space="0" w:color="5B8FCB"/>
              <w:bottom w:val="single" w:sz="2" w:space="0" w:color="DCE3EC"/>
              <w:right w:val="single" w:sz="2" w:space="0" w:color="DCE3EC"/>
            </w:tcBorders>
            <w:shd w:val="clear" w:color="auto" w:fill="F6F8FB"/>
            <w:tcMar>
              <w:top w:w="120" w:type="dxa"/>
              <w:left w:w="180" w:type="dxa"/>
              <w:bottom w:w="120" w:type="dxa"/>
              <w:right w:w="160" w:type="dxa"/>
            </w:tcMar>
          </w:tcPr>
          <w:p w:rsidR="00411BF6" w:rsidRDefault="00B54063">
            <w:pPr>
              <w:spacing w:line="252" w:lineRule="auto"/>
            </w:pPr>
            <w:r>
              <w:rPr>
                <w:rFonts w:ascii="Consolas" w:eastAsia="Consolas" w:hAnsi="Consolas" w:cs="Consolas"/>
                <w:color w:val="1B2733"/>
                <w:sz w:val="18"/>
                <w:szCs w:val="18"/>
              </w:rPr>
              <w:t>BUILD_ENV="prod"    # dev | nonprod | prod</w:t>
            </w:r>
          </w:p>
          <w:p w:rsidR="00411BF6" w:rsidRDefault="00B54063">
            <w:pPr>
              <w:spacing w:line="252" w:lineRule="auto"/>
            </w:pPr>
            <w:r>
              <w:rPr>
                <w:rFonts w:ascii="Consolas" w:eastAsia="Consolas" w:hAnsi="Consolas" w:cs="Consolas"/>
                <w:color w:val="1B2733"/>
                <w:sz w:val="18"/>
                <w:szCs w:val="18"/>
              </w:rPr>
              <w:t>DEPLOY_PATH=""      # leave empty to skip copy-to-server step</w:t>
            </w:r>
          </w:p>
        </w:tc>
      </w:tr>
    </w:tbl>
    <w:p w:rsidR="00411BF6" w:rsidRDefault="00B54063">
      <w:pPr>
        <w:spacing w:after="120" w:line="276" w:lineRule="auto"/>
      </w:pPr>
      <w:r>
        <w:t>If DEPLOY_PATH is set, the script copies each app's dist/ output to DEPLOY_PATH/&lt;service&gt;/ after a successful build.</w:t>
      </w:r>
    </w:p>
    <w:p w:rsidR="00411BF6" w:rsidRDefault="00B54063">
      <w:pPr>
        <w:pStyle w:val="Heading3"/>
      </w:pPr>
      <w:r>
        <w:t>Run the build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1BF6">
        <w:tblPrEx>
          <w:tblCellMar>
            <w:top w:w="0" w:type="dxa"/>
            <w:bottom w:w="0" w:type="dxa"/>
          </w:tblCellMar>
        </w:tblPrEx>
        <w:trPr>
          <w:cantSplit/>
        </w:trPr>
        <w:tc>
          <w:tcPr>
            <w:tcW w:w="9360" w:type="dxa"/>
            <w:tcBorders>
              <w:top w:val="single" w:sz="2" w:space="0" w:color="DCE3EC"/>
              <w:left w:val="single" w:sz="18" w:space="0" w:color="5B8FCB"/>
              <w:bottom w:val="single" w:sz="2" w:space="0" w:color="DCE3EC"/>
              <w:right w:val="single" w:sz="2" w:space="0" w:color="DCE3EC"/>
            </w:tcBorders>
            <w:shd w:val="clear" w:color="auto" w:fill="F6F8FB"/>
            <w:tcMar>
              <w:top w:w="120" w:type="dxa"/>
              <w:left w:w="180" w:type="dxa"/>
              <w:bottom w:w="120" w:type="dxa"/>
              <w:right w:w="160" w:type="dxa"/>
            </w:tcMar>
          </w:tcPr>
          <w:p w:rsidR="00411BF6" w:rsidRDefault="00B54063">
            <w:pPr>
              <w:spacing w:line="252" w:lineRule="auto"/>
            </w:pPr>
            <w:r>
              <w:rPr>
                <w:rFonts w:ascii="Consolas" w:eastAsia="Consolas" w:hAnsi="Consolas" w:cs="Consolas"/>
                <w:color w:val="1B2733"/>
                <w:sz w:val="18"/>
                <w:szCs w:val="18"/>
              </w:rPr>
              <w:t>cd Frontend</w:t>
            </w:r>
          </w:p>
          <w:p w:rsidR="00411BF6" w:rsidRDefault="00B54063">
            <w:pPr>
              <w:spacing w:line="252" w:lineRule="auto"/>
            </w:pPr>
            <w:r>
              <w:rPr>
                <w:rFonts w:ascii="Consolas" w:eastAsia="Consolas" w:hAnsi="Consolas" w:cs="Consolas"/>
                <w:color w:val="1B2733"/>
                <w:sz w:val="18"/>
                <w:szCs w:val="18"/>
              </w:rPr>
              <w:t>chmod +x deployFrontend.sh</w:t>
            </w:r>
          </w:p>
          <w:p w:rsidR="00411BF6" w:rsidRDefault="00B54063">
            <w:pPr>
              <w:spacing w:line="252" w:lineRule="auto"/>
            </w:pPr>
            <w:r>
              <w:rPr>
                <w:rFonts w:ascii="Consolas" w:eastAsia="Consolas" w:hAnsi="Consolas" w:cs="Consolas"/>
                <w:color w:val="1B2733"/>
                <w:sz w:val="18"/>
                <w:szCs w:val="18"/>
              </w:rPr>
              <w:t>./deployFrontend.sh</w:t>
            </w:r>
          </w:p>
        </w:tc>
      </w:tr>
    </w:tbl>
    <w:p w:rsidR="00411BF6" w:rsidRDefault="00B54063">
      <w:pPr>
        <w:pStyle w:val="Heading2"/>
      </w:pPr>
      <w:bookmarkStart w:id="53" w:name="h_13_5_manual_build_steps_per_applicatio"/>
      <w:r>
        <w:t>13.5  Manual Build Steps (per application)</w:t>
      </w:r>
      <w:bookmarkEnd w:id="53"/>
    </w:p>
    <w:p w:rsidR="00411BF6" w:rsidRDefault="00B54063">
      <w:pPr>
        <w:spacing w:after="120" w:line="276" w:lineRule="auto"/>
      </w:pPr>
      <w:r>
        <w:t>If you need to build a single application, follow these steps:</w:t>
      </w:r>
    </w:p>
    <w:p w:rsidR="00411BF6" w:rsidRDefault="00B54063">
      <w:pPr>
        <w:spacing w:after="120" w:line="276" w:lineRule="auto"/>
      </w:pPr>
      <w:r>
        <w:rPr>
          <w:b/>
          <w:bCs/>
        </w:rPr>
        <w:t>Step 1 — Navigate to the app directory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1BF6">
        <w:tblPrEx>
          <w:tblCellMar>
            <w:top w:w="0" w:type="dxa"/>
            <w:bottom w:w="0" w:type="dxa"/>
          </w:tblCellMar>
        </w:tblPrEx>
        <w:trPr>
          <w:cantSplit/>
        </w:trPr>
        <w:tc>
          <w:tcPr>
            <w:tcW w:w="9360" w:type="dxa"/>
            <w:tcBorders>
              <w:top w:val="single" w:sz="2" w:space="0" w:color="DCE3EC"/>
              <w:left w:val="single" w:sz="18" w:space="0" w:color="5B8FCB"/>
              <w:bottom w:val="single" w:sz="2" w:space="0" w:color="DCE3EC"/>
              <w:right w:val="single" w:sz="2" w:space="0" w:color="DCE3EC"/>
            </w:tcBorders>
            <w:shd w:val="clear" w:color="auto" w:fill="F6F8FB"/>
            <w:tcMar>
              <w:top w:w="120" w:type="dxa"/>
              <w:left w:w="180" w:type="dxa"/>
              <w:bottom w:w="120" w:type="dxa"/>
              <w:right w:w="160" w:type="dxa"/>
            </w:tcMar>
          </w:tcPr>
          <w:p w:rsidR="00411BF6" w:rsidRDefault="00B54063">
            <w:pPr>
              <w:spacing w:line="252" w:lineRule="auto"/>
            </w:pPr>
            <w:r>
              <w:rPr>
                <w:rFonts w:ascii="Consolas" w:eastAsia="Consolas" w:hAnsi="Consolas" w:cs="Consolas"/>
                <w:color w:val="1B2733"/>
                <w:sz w:val="18"/>
                <w:szCs w:val="18"/>
              </w:rPr>
              <w:t>cd Frontend/partner-portal-frontend   # or user-portal-frontend / consent-popup-frontend</w:t>
            </w:r>
          </w:p>
        </w:tc>
      </w:tr>
    </w:tbl>
    <w:p w:rsidR="00411BF6" w:rsidRDefault="00B54063">
      <w:pPr>
        <w:spacing w:after="120" w:line="276" w:lineRule="auto"/>
      </w:pPr>
      <w:r>
        <w:rPr>
          <w:b/>
          <w:bCs/>
        </w:rPr>
        <w:t>Step 2 — Set up environment file (replace placeholder API URLs):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1BF6">
        <w:tblPrEx>
          <w:tblCellMar>
            <w:top w:w="0" w:type="dxa"/>
            <w:bottom w:w="0" w:type="dxa"/>
          </w:tblCellMar>
        </w:tblPrEx>
        <w:trPr>
          <w:cantSplit/>
        </w:trPr>
        <w:tc>
          <w:tcPr>
            <w:tcW w:w="9360" w:type="dxa"/>
            <w:tcBorders>
              <w:top w:val="single" w:sz="2" w:space="0" w:color="DCE3EC"/>
              <w:left w:val="single" w:sz="18" w:space="0" w:color="5B8FCB"/>
              <w:bottom w:val="single" w:sz="2" w:space="0" w:color="DCE3EC"/>
              <w:right w:val="single" w:sz="2" w:space="0" w:color="DCE3EC"/>
            </w:tcBorders>
            <w:shd w:val="clear" w:color="auto" w:fill="F6F8FB"/>
            <w:tcMar>
              <w:top w:w="120" w:type="dxa"/>
              <w:left w:w="180" w:type="dxa"/>
              <w:bottom w:w="120" w:type="dxa"/>
              <w:right w:w="160" w:type="dxa"/>
            </w:tcMar>
          </w:tcPr>
          <w:p w:rsidR="00411BF6" w:rsidRDefault="00B54063">
            <w:pPr>
              <w:spacing w:line="252" w:lineRule="auto"/>
            </w:pPr>
            <w:r>
              <w:rPr>
                <w:rFonts w:ascii="Consolas" w:eastAsia="Consolas" w:hAnsi="Consolas" w:cs="Consolas"/>
                <w:color w:val="1B2733"/>
                <w:sz w:val="18"/>
                <w:szCs w:val="18"/>
              </w:rPr>
              <w:t># Example for production</w:t>
            </w:r>
          </w:p>
          <w:p w:rsidR="00411BF6" w:rsidRDefault="00B54063">
            <w:pPr>
              <w:spacing w:line="252" w:lineRule="auto"/>
            </w:pPr>
            <w:r>
              <w:rPr>
                <w:rFonts w:ascii="Consolas" w:eastAsia="Consolas" w:hAnsi="Consolas" w:cs="Consolas"/>
                <w:color w:val="1B2733"/>
                <w:sz w:val="18"/>
                <w:szCs w:val="18"/>
              </w:rPr>
              <w:t>REACT_APP_API_URL=&lt;gw&gt;/partnerportal</w:t>
            </w:r>
          </w:p>
          <w:p w:rsidR="00411BF6" w:rsidRDefault="00B54063">
            <w:pPr>
              <w:spacing w:line="252" w:lineRule="auto"/>
            </w:pPr>
            <w:r>
              <w:rPr>
                <w:rFonts w:ascii="Consolas" w:eastAsia="Consolas" w:hAnsi="Consolas" w:cs="Consolas"/>
                <w:color w:val="1B2733"/>
                <w:sz w:val="18"/>
                <w:szCs w:val="18"/>
              </w:rPr>
              <w:t>REACT_APP_CONSENT_URL=&lt;gw&gt;/consent</w:t>
            </w:r>
          </w:p>
          <w:p w:rsidR="00411BF6" w:rsidRDefault="00B54063">
            <w:pPr>
              <w:spacing w:line="252" w:lineRule="auto"/>
            </w:pPr>
            <w:r>
              <w:rPr>
                <w:rFonts w:ascii="Consolas" w:eastAsia="Consolas" w:hAnsi="Consolas" w:cs="Consolas"/>
                <w:color w:val="1B2733"/>
                <w:sz w:val="18"/>
                <w:szCs w:val="18"/>
              </w:rPr>
              <w:t># ... (see Section 13.3 for all variables)</w:t>
            </w:r>
          </w:p>
        </w:tc>
      </w:tr>
    </w:tbl>
    <w:p w:rsidR="00411BF6" w:rsidRDefault="00B54063">
      <w:pPr>
        <w:spacing w:after="120" w:line="276" w:lineRule="auto"/>
      </w:pPr>
      <w:r>
        <w:rPr>
          <w:b/>
          <w:bCs/>
        </w:rPr>
        <w:t>Step 3 — Install dependencies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1BF6">
        <w:tblPrEx>
          <w:tblCellMar>
            <w:top w:w="0" w:type="dxa"/>
            <w:bottom w:w="0" w:type="dxa"/>
          </w:tblCellMar>
        </w:tblPrEx>
        <w:trPr>
          <w:cantSplit/>
        </w:trPr>
        <w:tc>
          <w:tcPr>
            <w:tcW w:w="9360" w:type="dxa"/>
            <w:tcBorders>
              <w:top w:val="single" w:sz="2" w:space="0" w:color="DCE3EC"/>
              <w:left w:val="single" w:sz="18" w:space="0" w:color="5B8FCB"/>
              <w:bottom w:val="single" w:sz="2" w:space="0" w:color="DCE3EC"/>
              <w:right w:val="single" w:sz="2" w:space="0" w:color="DCE3EC"/>
            </w:tcBorders>
            <w:shd w:val="clear" w:color="auto" w:fill="F6F8FB"/>
            <w:tcMar>
              <w:top w:w="120" w:type="dxa"/>
              <w:left w:w="180" w:type="dxa"/>
              <w:bottom w:w="120" w:type="dxa"/>
              <w:right w:w="160" w:type="dxa"/>
            </w:tcMar>
          </w:tcPr>
          <w:p w:rsidR="00411BF6" w:rsidRDefault="00B54063">
            <w:pPr>
              <w:spacing w:line="252" w:lineRule="auto"/>
            </w:pPr>
            <w:r>
              <w:rPr>
                <w:rFonts w:ascii="Consolas" w:eastAsia="Consolas" w:hAnsi="Consolas" w:cs="Consolas"/>
                <w:color w:val="1B2733"/>
                <w:sz w:val="18"/>
                <w:szCs w:val="18"/>
              </w:rPr>
              <w:t>npm install</w:t>
            </w:r>
          </w:p>
        </w:tc>
      </w:tr>
    </w:tbl>
    <w:p w:rsidR="00411BF6" w:rsidRDefault="00B54063">
      <w:pPr>
        <w:spacing w:after="120" w:line="276" w:lineRule="auto"/>
      </w:pPr>
      <w:r>
        <w:rPr>
          <w:b/>
          <w:bCs/>
        </w:rPr>
        <w:t>Step 4 — Build for the target environment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1BF6">
        <w:tblPrEx>
          <w:tblCellMar>
            <w:top w:w="0" w:type="dxa"/>
            <w:bottom w:w="0" w:type="dxa"/>
          </w:tblCellMar>
        </w:tblPrEx>
        <w:trPr>
          <w:cantSplit/>
        </w:trPr>
        <w:tc>
          <w:tcPr>
            <w:tcW w:w="9360" w:type="dxa"/>
            <w:tcBorders>
              <w:top w:val="single" w:sz="2" w:space="0" w:color="DCE3EC"/>
              <w:left w:val="single" w:sz="18" w:space="0" w:color="5B8FCB"/>
              <w:bottom w:val="single" w:sz="2" w:space="0" w:color="DCE3EC"/>
              <w:right w:val="single" w:sz="2" w:space="0" w:color="DCE3EC"/>
            </w:tcBorders>
            <w:shd w:val="clear" w:color="auto" w:fill="F6F8FB"/>
            <w:tcMar>
              <w:top w:w="120" w:type="dxa"/>
              <w:left w:w="180" w:type="dxa"/>
              <w:bottom w:w="120" w:type="dxa"/>
              <w:right w:w="160" w:type="dxa"/>
            </w:tcMar>
          </w:tcPr>
          <w:p w:rsidR="00411BF6" w:rsidRDefault="00B54063">
            <w:pPr>
              <w:spacing w:line="252" w:lineRule="auto"/>
            </w:pPr>
            <w:r>
              <w:rPr>
                <w:rFonts w:ascii="Consolas" w:eastAsia="Consolas" w:hAnsi="Consolas" w:cs="Consolas"/>
                <w:color w:val="1B2733"/>
                <w:sz w:val="18"/>
                <w:szCs w:val="18"/>
              </w:rPr>
              <w:t>npm run build:dev       # development build</w:t>
            </w:r>
          </w:p>
          <w:p w:rsidR="00411BF6" w:rsidRDefault="00B54063">
            <w:pPr>
              <w:spacing w:line="252" w:lineRule="auto"/>
            </w:pPr>
            <w:r>
              <w:rPr>
                <w:rFonts w:ascii="Consolas" w:eastAsia="Consolas" w:hAnsi="Consolas" w:cs="Consolas"/>
                <w:color w:val="1B2733"/>
                <w:sz w:val="18"/>
                <w:szCs w:val="18"/>
              </w:rPr>
              <w:t>npm run build:nonprod   # non-production / staging build</w:t>
            </w:r>
          </w:p>
          <w:p w:rsidR="00411BF6" w:rsidRDefault="00B54063">
            <w:pPr>
              <w:spacing w:line="252" w:lineRule="auto"/>
            </w:pPr>
            <w:r>
              <w:rPr>
                <w:rFonts w:ascii="Consolas" w:eastAsia="Consolas" w:hAnsi="Consolas" w:cs="Consolas"/>
                <w:color w:val="1B2733"/>
                <w:sz w:val="18"/>
                <w:szCs w:val="18"/>
              </w:rPr>
              <w:t>npm run build:prod      # production build (minified, optimised)</w:t>
            </w:r>
          </w:p>
        </w:tc>
      </w:tr>
    </w:tbl>
    <w:p w:rsidR="00411BF6" w:rsidRDefault="00B54063">
      <w:pPr>
        <w:spacing w:after="120" w:line="276" w:lineRule="auto"/>
      </w:pPr>
      <w:r>
        <w:rPr>
          <w:b/>
          <w:bCs/>
        </w:rPr>
        <w:t>Step 5 — Run locally to verify (optional)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1BF6">
        <w:tblPrEx>
          <w:tblCellMar>
            <w:top w:w="0" w:type="dxa"/>
            <w:bottom w:w="0" w:type="dxa"/>
          </w:tblCellMar>
        </w:tblPrEx>
        <w:trPr>
          <w:cantSplit/>
        </w:trPr>
        <w:tc>
          <w:tcPr>
            <w:tcW w:w="9360" w:type="dxa"/>
            <w:tcBorders>
              <w:top w:val="single" w:sz="2" w:space="0" w:color="DCE3EC"/>
              <w:left w:val="single" w:sz="18" w:space="0" w:color="5B8FCB"/>
              <w:bottom w:val="single" w:sz="2" w:space="0" w:color="DCE3EC"/>
              <w:right w:val="single" w:sz="2" w:space="0" w:color="DCE3EC"/>
            </w:tcBorders>
            <w:shd w:val="clear" w:color="auto" w:fill="F6F8FB"/>
            <w:tcMar>
              <w:top w:w="120" w:type="dxa"/>
              <w:left w:w="180" w:type="dxa"/>
              <w:bottom w:w="120" w:type="dxa"/>
              <w:right w:w="160" w:type="dxa"/>
            </w:tcMar>
          </w:tcPr>
          <w:p w:rsidR="00411BF6" w:rsidRDefault="00B54063">
            <w:pPr>
              <w:spacing w:line="252" w:lineRule="auto"/>
            </w:pPr>
            <w:r>
              <w:rPr>
                <w:rFonts w:ascii="Consolas" w:eastAsia="Consolas" w:hAnsi="Consolas" w:cs="Consolas"/>
                <w:color w:val="1B2733"/>
                <w:sz w:val="18"/>
                <w:szCs w:val="18"/>
              </w:rPr>
              <w:t>npm run start:dev       # partner-portal runs on port 1234</w:t>
            </w:r>
          </w:p>
          <w:p w:rsidR="00411BF6" w:rsidRDefault="00B54063">
            <w:pPr>
              <w:spacing w:line="252" w:lineRule="auto"/>
            </w:pPr>
            <w:r>
              <w:rPr>
                <w:rFonts w:ascii="Consolas" w:eastAsia="Consolas" w:hAnsi="Consolas" w:cs="Consolas"/>
                <w:color w:val="1B2733"/>
                <w:sz w:val="18"/>
                <w:szCs w:val="18"/>
              </w:rPr>
              <w:t>npm run start:dev       # user-portal runs on port 4200</w:t>
            </w:r>
          </w:p>
          <w:p w:rsidR="00411BF6" w:rsidRDefault="00B54063">
            <w:pPr>
              <w:spacing w:line="252" w:lineRule="auto"/>
            </w:pPr>
            <w:del w:id="124" w:author="Claude" w:date="2026-06-16T00:00:00Z">
              <w:r>
                <w:rPr>
                  <w:rFonts w:ascii="Consolas" w:eastAsia="Consolas" w:hAnsi="Consolas" w:cs="Consolas"/>
                  <w:color w:val="1B2733"/>
                  <w:sz w:val="18"/>
                  <w:szCs w:val="18"/>
                </w:rPr>
                <w:delText xml:space="preserve">npm run start:dev       # consent-popup runs on port 3000</w:delText>
              </w:r>
            </w:del>
            <w:ins w:id="125" w:author="Claude" w:date="2026-06-16T00:00:00Z">
              <w:r>
                <w:rPr>
                  <w:rFonts w:ascii="Consolas" w:eastAsia="Consolas" w:hAnsi="Consolas" w:cs="Consolas"/>
                  <w:color w:val="1B2733"/>
                  <w:sz w:val="18"/>
                  <w:szCs w:val="18"/>
                </w:rPr>
                <w:t xml:space="preserve">npm run start:dev       # consent-popup runs on port 3051</w:t>
              </w:r>
            </w:ins>
          </w:p>
        </w:tc>
      </w:tr>
    </w:tbl>
    <w:p w:rsidR="00411BF6" w:rsidRDefault="00B54063">
      <w:pPr>
        <w:pStyle w:val="Heading2"/>
      </w:pPr>
      <w:bookmarkStart w:id="54" w:name="h_13_6_serving_in_production_nginx"/>
      <w:r>
        <w:t>13.6  Serving in Production (Nginx)</w:t>
      </w:r>
      <w:bookmarkEnd w:id="54"/>
    </w:p>
    <w:p w:rsidR="00411BF6" w:rsidRDefault="00B54063">
      <w:pPr>
        <w:spacing w:after="120" w:line="276" w:lineRule="auto"/>
      </w:pPr>
      <w:r>
        <w:t>Each app's dist/ directory is a complete static site (index.html + hashed JS/CSS bundles). In production, serve them with Nginx. A recommended configuration for a React SPA with client-side routing is shown below.</w:t>
      </w:r>
    </w:p>
    <w:p w:rsidR="00411BF6" w:rsidRDefault="00B54063">
      <w:pPr>
        <w:pStyle w:val="Heading3"/>
      </w:pPr>
      <w:r>
        <w:lastRenderedPageBreak/>
        <w:t>Nginx configuration template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
        <w:gridCol w:w="9336"/>
        <w:gridCol w:w="12"/>
      </w:tblGrid>
      <w:tr w:rsidR="00411BF6">
        <w:tblPrEx>
          <w:tblCellMar>
            <w:top w:w="0" w:type="dxa"/>
            <w:bottom w:w="0" w:type="dxa"/>
          </w:tblCellMar>
        </w:tblPrEx>
        <w:trPr>
          <w:gridAfter w:val="1"/>
          <w:wAfter w:w="12" w:type="dxa"/>
          <w:cantSplit/>
        </w:trPr>
        <w:tc>
          <w:tcPr>
            <w:tcW w:w="9360" w:type="dxa"/>
            <w:gridSpan w:val="2"/>
            <w:tcBorders>
              <w:top w:val="single" w:sz="2" w:space="0" w:color="DCE3EC"/>
              <w:left w:val="single" w:sz="18" w:space="0" w:color="5B8FCB"/>
              <w:bottom w:val="single" w:sz="2" w:space="0" w:color="DCE3EC"/>
              <w:right w:val="single" w:sz="2" w:space="0" w:color="DCE3EC"/>
            </w:tcBorders>
            <w:shd w:val="clear" w:color="auto" w:fill="F6F8FB"/>
            <w:tcMar>
              <w:top w:w="120" w:type="dxa"/>
              <w:left w:w="180" w:type="dxa"/>
              <w:bottom w:w="120" w:type="dxa"/>
              <w:right w:w="160" w:type="dxa"/>
            </w:tcMar>
          </w:tcPr>
          <w:p w:rsidR="00411BF6" w:rsidRDefault="00B54063">
            <w:pPr>
              <w:spacing w:line="252" w:lineRule="auto"/>
            </w:pPr>
            <w:r>
              <w:rPr>
                <w:rFonts w:ascii="Consolas" w:eastAsia="Consolas" w:hAnsi="Consolas" w:cs="Consolas"/>
                <w:color w:val="1B2733"/>
                <w:sz w:val="18"/>
                <w:szCs w:val="18"/>
              </w:rPr>
              <w:t>server {</w:t>
            </w:r>
          </w:p>
          <w:p w:rsidR="00411BF6" w:rsidRDefault="00B54063">
            <w:pPr>
              <w:spacing w:line="252" w:lineRule="auto"/>
            </w:pPr>
            <w:r>
              <w:rPr>
                <w:rFonts w:ascii="Consolas" w:eastAsia="Consolas" w:hAnsi="Consolas" w:cs="Consolas"/>
                <w:color w:val="1B2733"/>
                <w:sz w:val="18"/>
                <w:szCs w:val="18"/>
              </w:rPr>
              <w:t xml:space="preserve">    listen 80;</w:t>
            </w:r>
          </w:p>
          <w:p w:rsidR="00411BF6" w:rsidRDefault="00B54063">
            <w:pPr>
              <w:spacing w:line="252" w:lineRule="auto"/>
            </w:pPr>
            <w:r>
              <w:rPr>
                <w:rFonts w:ascii="Consolas" w:eastAsia="Consolas" w:hAnsi="Consolas" w:cs="Consolas"/>
                <w:color w:val="1B2733"/>
                <w:sz w:val="18"/>
                <w:szCs w:val="18"/>
              </w:rPr>
              <w:t xml:space="preserve">    server_name portal.jcms.example.com;</w:t>
            </w:r>
          </w:p>
          <w:p w:rsidR="00411BF6" w:rsidRDefault="00B54063">
            <w:pPr>
              <w:spacing w:line="252" w:lineRule="auto"/>
            </w:pPr>
            <w:r>
              <w:rPr>
                <w:rFonts w:ascii="Consolas" w:eastAsia="Consolas" w:hAnsi="Consolas" w:cs="Consolas"/>
                <w:color w:val="1B2733"/>
                <w:sz w:val="18"/>
                <w:szCs w:val="18"/>
              </w:rPr>
              <w:t xml:space="preserve">    root /var/www/partner-portal-frontend/dist;</w:t>
            </w:r>
          </w:p>
          <w:p w:rsidR="00411BF6" w:rsidRDefault="00B54063">
            <w:pPr>
              <w:spacing w:line="252" w:lineRule="auto"/>
            </w:pPr>
            <w:r>
              <w:rPr>
                <w:rFonts w:ascii="Consolas" w:eastAsia="Consolas" w:hAnsi="Consolas" w:cs="Consolas"/>
                <w:color w:val="1B2733"/>
                <w:sz w:val="18"/>
                <w:szCs w:val="18"/>
              </w:rPr>
              <w:t xml:space="preserve">    index index.html;</w:t>
            </w:r>
          </w:p>
          <w:p w:rsidR="00411BF6" w:rsidRDefault="00B54063">
            <w:pPr>
              <w:spacing w:line="252" w:lineRule="auto"/>
            </w:pPr>
            <w:r>
              <w:rPr>
                <w:rFonts w:ascii="Consolas" w:eastAsia="Consolas" w:hAnsi="Consolas" w:cs="Consolas"/>
                <w:color w:val="1B2733"/>
                <w:sz w:val="18"/>
                <w:szCs w:val="18"/>
              </w:rPr>
              <w:t xml:space="preserve"> </w:t>
            </w:r>
          </w:p>
          <w:p w:rsidR="00411BF6" w:rsidRDefault="00B54063">
            <w:pPr>
              <w:spacing w:line="252" w:lineRule="auto"/>
            </w:pPr>
            <w:r>
              <w:rPr>
                <w:rFonts w:ascii="Consolas" w:eastAsia="Consolas" w:hAnsi="Consolas" w:cs="Consolas"/>
                <w:color w:val="1B2733"/>
                <w:sz w:val="18"/>
                <w:szCs w:val="18"/>
              </w:rPr>
              <w:t xml:space="preserve">    # All React routes fall back to index.html</w:t>
            </w:r>
          </w:p>
          <w:p w:rsidR="00411BF6" w:rsidRDefault="00B54063">
            <w:pPr>
              <w:spacing w:line="252" w:lineRule="auto"/>
            </w:pPr>
            <w:r>
              <w:rPr>
                <w:rFonts w:ascii="Consolas" w:eastAsia="Consolas" w:hAnsi="Consolas" w:cs="Consolas"/>
                <w:color w:val="1B2733"/>
                <w:sz w:val="18"/>
                <w:szCs w:val="18"/>
              </w:rPr>
              <w:t xml:space="preserve">    location / {</w:t>
            </w:r>
          </w:p>
          <w:p w:rsidR="00411BF6" w:rsidRDefault="00B54063">
            <w:pPr>
              <w:spacing w:line="252" w:lineRule="auto"/>
            </w:pPr>
            <w:r>
              <w:rPr>
                <w:rFonts w:ascii="Consolas" w:eastAsia="Consolas" w:hAnsi="Consolas" w:cs="Consolas"/>
                <w:color w:val="1B2733"/>
                <w:sz w:val="18"/>
                <w:szCs w:val="18"/>
              </w:rPr>
              <w:t xml:space="preserve">        try_files $uri $uri/ /index.html;</w:t>
            </w:r>
          </w:p>
          <w:p w:rsidR="00411BF6" w:rsidRDefault="00B54063">
            <w:pPr>
              <w:spacing w:line="252" w:lineRule="auto"/>
            </w:pPr>
            <w:r>
              <w:rPr>
                <w:rFonts w:ascii="Consolas" w:eastAsia="Consolas" w:hAnsi="Consolas" w:cs="Consolas"/>
                <w:color w:val="1B2733"/>
                <w:sz w:val="18"/>
                <w:szCs w:val="18"/>
              </w:rPr>
              <w:t xml:space="preserve">    }</w:t>
            </w:r>
          </w:p>
          <w:p w:rsidR="00411BF6" w:rsidRDefault="00B54063">
            <w:pPr>
              <w:spacing w:line="252" w:lineRule="auto"/>
            </w:pPr>
            <w:r>
              <w:rPr>
                <w:rFonts w:ascii="Consolas" w:eastAsia="Consolas" w:hAnsi="Consolas" w:cs="Consolas"/>
                <w:color w:val="1B2733"/>
                <w:sz w:val="18"/>
                <w:szCs w:val="18"/>
              </w:rPr>
              <w:t xml:space="preserve"> </w:t>
            </w:r>
          </w:p>
          <w:p w:rsidR="00411BF6" w:rsidRDefault="00B54063">
            <w:pPr>
              <w:spacing w:line="252" w:lineRule="auto"/>
            </w:pPr>
            <w:r>
              <w:rPr>
                <w:rFonts w:ascii="Consolas" w:eastAsia="Consolas" w:hAnsi="Consolas" w:cs="Consolas"/>
                <w:color w:val="1B2733"/>
                <w:sz w:val="18"/>
                <w:szCs w:val="18"/>
              </w:rPr>
              <w:t xml:space="preserve">    # Cache static assets (hashed filenames change on each build)</w:t>
            </w:r>
          </w:p>
          <w:p w:rsidR="00411BF6" w:rsidRDefault="00B54063">
            <w:pPr>
              <w:spacing w:line="252" w:lineRule="auto"/>
            </w:pPr>
            <w:r>
              <w:rPr>
                <w:rFonts w:ascii="Consolas" w:eastAsia="Consolas" w:hAnsi="Consolas" w:cs="Consolas"/>
                <w:color w:val="1B2733"/>
                <w:sz w:val="18"/>
                <w:szCs w:val="18"/>
              </w:rPr>
              <w:t xml:space="preserve">    location ~* \.(js|css|png|jpg|svg|ico|woff2?)$ {</w:t>
            </w:r>
          </w:p>
          <w:p w:rsidR="00411BF6" w:rsidRDefault="00B54063">
            <w:pPr>
              <w:spacing w:line="252" w:lineRule="auto"/>
            </w:pPr>
            <w:r>
              <w:rPr>
                <w:rFonts w:ascii="Consolas" w:eastAsia="Consolas" w:hAnsi="Consolas" w:cs="Consolas"/>
                <w:color w:val="1B2733"/>
                <w:sz w:val="18"/>
                <w:szCs w:val="18"/>
              </w:rPr>
              <w:t xml:space="preserve">        expires 1y;</w:t>
            </w:r>
          </w:p>
          <w:p w:rsidR="00411BF6" w:rsidRDefault="00B54063">
            <w:pPr>
              <w:spacing w:line="252" w:lineRule="auto"/>
            </w:pPr>
            <w:r>
              <w:rPr>
                <w:rFonts w:ascii="Consolas" w:eastAsia="Consolas" w:hAnsi="Consolas" w:cs="Consolas"/>
                <w:color w:val="1B2733"/>
                <w:sz w:val="18"/>
                <w:szCs w:val="18"/>
              </w:rPr>
              <w:t xml:space="preserve">        add_header Cache-Control "public, immutable";</w:t>
            </w:r>
          </w:p>
          <w:p w:rsidR="00411BF6" w:rsidRDefault="00B54063">
            <w:pPr>
              <w:spacing w:line="252" w:lineRule="auto"/>
            </w:pPr>
            <w:r>
              <w:rPr>
                <w:rFonts w:ascii="Consolas" w:eastAsia="Consolas" w:hAnsi="Consolas" w:cs="Consolas"/>
                <w:color w:val="1B2733"/>
                <w:sz w:val="18"/>
                <w:szCs w:val="18"/>
              </w:rPr>
              <w:t xml:space="preserve">    }</w:t>
            </w:r>
          </w:p>
          <w:p w:rsidR="00411BF6" w:rsidRDefault="00B54063">
            <w:pPr>
              <w:spacing w:line="252" w:lineRule="auto"/>
            </w:pPr>
            <w:r>
              <w:rPr>
                <w:rFonts w:ascii="Consolas" w:eastAsia="Consolas" w:hAnsi="Consolas" w:cs="Consolas"/>
                <w:color w:val="1B2733"/>
                <w:sz w:val="18"/>
                <w:szCs w:val="18"/>
              </w:rPr>
              <w:t>}</w:t>
            </w:r>
          </w:p>
        </w:tc>
      </w:tr>
      <w:tr w:rsidR="00411BF6">
        <w:tblPrEx>
          <w:tblCellMar>
            <w:top w:w="0" w:type="dxa"/>
            <w:bottom w:w="0" w:type="dxa"/>
          </w:tblCellMar>
        </w:tblPrEx>
        <w:trPr>
          <w:gridBefore w:val="1"/>
          <w:wBefore w:w="12" w:type="dxa"/>
          <w:cantSplit/>
        </w:trPr>
        <w:tc>
          <w:tcPr>
            <w:tcW w:w="9360" w:type="dxa"/>
            <w:gridSpan w:val="2"/>
            <w:tcBorders>
              <w:top w:val="single" w:sz="2" w:space="0" w:color="EAF6EF"/>
              <w:left w:val="single" w:sz="28" w:space="0" w:color="2E9E54"/>
              <w:bottom w:val="single" w:sz="2" w:space="0" w:color="EAF6EF"/>
              <w:right w:val="single" w:sz="2" w:space="0" w:color="EAF6EF"/>
            </w:tcBorders>
            <w:shd w:val="clear" w:color="auto" w:fill="EAF6EF"/>
            <w:tcMar>
              <w:top w:w="120" w:type="dxa"/>
              <w:left w:w="180" w:type="dxa"/>
              <w:bottom w:w="120" w:type="dxa"/>
              <w:right w:w="160" w:type="dxa"/>
            </w:tcMar>
          </w:tcPr>
          <w:p w:rsidR="00411BF6" w:rsidRDefault="00B54063">
            <w:pPr>
              <w:spacing w:line="264" w:lineRule="auto"/>
            </w:pPr>
            <w:r>
              <w:rPr>
                <w:b/>
                <w:bCs/>
                <w:color w:val="2E9E54"/>
              </w:rPr>
              <w:t>Tip</w:t>
            </w:r>
          </w:p>
          <w:p w:rsidR="00411BF6" w:rsidRDefault="00B54063">
            <w:pPr>
              <w:spacing w:line="264" w:lineRule="auto"/>
            </w:pPr>
            <w:r>
              <w:t>React Router requires try_files $uri $uri/ /index.html so that deep links (e.g. /grievances/123) are served by the SPA rather than returning a 404. Without this, page refreshes on nested routes will fail.</w:t>
            </w:r>
          </w:p>
        </w:tc>
      </w:tr>
    </w:tbl>
    <w:p w:rsidR="00411BF6" w:rsidRDefault="00B54063">
      <w:pPr>
        <w:pStyle w:val="Heading3"/>
      </w:pPr>
      <w:r>
        <w:t>Copy build output to web server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1BF6">
        <w:tblPrEx>
          <w:tblCellMar>
            <w:top w:w="0" w:type="dxa"/>
            <w:bottom w:w="0" w:type="dxa"/>
          </w:tblCellMar>
        </w:tblPrEx>
        <w:trPr>
          <w:cantSplit/>
        </w:trPr>
        <w:tc>
          <w:tcPr>
            <w:tcW w:w="9360" w:type="dxa"/>
            <w:tcBorders>
              <w:top w:val="single" w:sz="2" w:space="0" w:color="DCE3EC"/>
              <w:left w:val="single" w:sz="18" w:space="0" w:color="5B8FCB"/>
              <w:bottom w:val="single" w:sz="2" w:space="0" w:color="DCE3EC"/>
              <w:right w:val="single" w:sz="2" w:space="0" w:color="DCE3EC"/>
            </w:tcBorders>
            <w:shd w:val="clear" w:color="auto" w:fill="F6F8FB"/>
            <w:tcMar>
              <w:top w:w="120" w:type="dxa"/>
              <w:left w:w="180" w:type="dxa"/>
              <w:bottom w:w="120" w:type="dxa"/>
              <w:right w:w="160" w:type="dxa"/>
            </w:tcMar>
          </w:tcPr>
          <w:p w:rsidR="00411BF6" w:rsidRDefault="00B54063">
            <w:pPr>
              <w:spacing w:line="252" w:lineRule="auto"/>
            </w:pPr>
            <w:r>
              <w:rPr>
                <w:rFonts w:ascii="Consolas" w:eastAsia="Consolas" w:hAnsi="Consolas" w:cs="Consolas"/>
                <w:color w:val="1B2733"/>
                <w:sz w:val="18"/>
                <w:szCs w:val="18"/>
              </w:rPr>
              <w:t>cp -r Frontend/partner-portal-frontend/dist/* /var/www/partner-portal-frontend/dist/</w:t>
            </w:r>
          </w:p>
          <w:p w:rsidR="00411BF6" w:rsidRDefault="00B54063">
            <w:pPr>
              <w:spacing w:line="252" w:lineRule="auto"/>
            </w:pPr>
            <w:r>
              <w:rPr>
                <w:rFonts w:ascii="Consolas" w:eastAsia="Consolas" w:hAnsi="Consolas" w:cs="Consolas"/>
                <w:color w:val="1B2733"/>
                <w:sz w:val="18"/>
                <w:szCs w:val="18"/>
              </w:rPr>
              <w:t>cp -r Frontend/user-portal-frontend/dist/*    /var/www/user-portal-frontend/dist/</w:t>
            </w:r>
          </w:p>
          <w:p w:rsidR="00411BF6" w:rsidRDefault="00B54063">
            <w:pPr>
              <w:spacing w:line="252" w:lineRule="auto"/>
            </w:pPr>
            <w:r>
              <w:rPr>
                <w:rFonts w:ascii="Consolas" w:eastAsia="Consolas" w:hAnsi="Consolas" w:cs="Consolas"/>
                <w:color w:val="1B2733"/>
                <w:sz w:val="18"/>
                <w:szCs w:val="18"/>
              </w:rPr>
              <w:t>cp -r Frontend/consent-popup-frontend/dist/*  /var/www/consent-popup-frontend/dist/</w:t>
            </w:r>
          </w:p>
          <w:p w:rsidR="00411BF6" w:rsidRDefault="00B54063">
            <w:pPr>
              <w:spacing w:line="252" w:lineRule="auto"/>
            </w:pPr>
            <w:r>
              <w:rPr>
                <w:rFonts w:ascii="Consolas" w:eastAsia="Consolas" w:hAnsi="Consolas" w:cs="Consolas"/>
                <w:color w:val="1B2733"/>
                <w:sz w:val="18"/>
                <w:szCs w:val="18"/>
              </w:rPr>
              <w:t>nginx -s reload</w:t>
            </w:r>
          </w:p>
        </w:tc>
      </w:tr>
    </w:tbl>
    <w:p w:rsidR="00411BF6" w:rsidRDefault="00B54063">
      <w:pPr>
        <w:pStyle w:val="Heading2"/>
      </w:pPr>
      <w:bookmarkStart w:id="55" w:name="h_13_7_api_gateway_reverse_proxy_mapping"/>
      <w:r>
        <w:t>13.7  API Gateway / Reverse Proxy Mapping</w:t>
      </w:r>
      <w:bookmarkEnd w:id="55"/>
    </w:p>
    <w:p w:rsidR="00411BF6" w:rsidRDefault="00B54063">
      <w:pPr>
        <w:spacing w:after="120" w:line="276" w:lineRule="auto"/>
      </w:pPr>
      <w:r>
        <w:t>The frontend environment variables all point to an API Gateway. The gateway must route URL path prefixes to the correct backend services. The table below shows the required routing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000"/>
        <w:gridCol w:w="3560"/>
      </w:tblGrid>
      <w:tr w:rsidR="00411BF6">
        <w:tblPrEx>
          <w:tblCellMar>
            <w:top w:w="0" w:type="dxa"/>
            <w:bottom w:w="0" w:type="dxa"/>
          </w:tblCellMar>
        </w:tblPrEx>
        <w:trPr>
          <w:cantSplit/>
          <w:tblHeader/>
        </w:trPr>
        <w:tc>
          <w:tcPr>
            <w:tcW w:w="2800" w:type="dxa"/>
            <w:tcBorders>
              <w:top w:val="single" w:sz="2" w:space="0" w:color="14315C"/>
              <w:left w:val="single" w:sz="2" w:space="0" w:color="14315C"/>
              <w:bottom w:val="single" w:sz="8" w:space="0" w:color="2D6CB5"/>
              <w:right w:val="single" w:sz="2" w:space="0" w:color="14315C"/>
            </w:tcBorders>
            <w:shd w:val="clear" w:color="auto" w:fill="14315C"/>
            <w:tcMar>
              <w:top w:w="90" w:type="dxa"/>
              <w:left w:w="130" w:type="dxa"/>
              <w:bottom w:w="90" w:type="dxa"/>
              <w:right w:w="130" w:type="dxa"/>
            </w:tcMar>
          </w:tcPr>
          <w:p w:rsidR="00411BF6" w:rsidRDefault="00B54063">
            <w:pPr>
              <w:spacing w:line="256" w:lineRule="auto"/>
            </w:pPr>
            <w:r>
              <w:rPr>
                <w:b/>
                <w:bCs/>
                <w:color w:val="FFFFFF"/>
                <w:sz w:val="19"/>
                <w:szCs w:val="19"/>
              </w:rPr>
              <w:t>Frontend URL Path Prefix</w:t>
            </w:r>
          </w:p>
        </w:tc>
        <w:tc>
          <w:tcPr>
            <w:tcW w:w="3000" w:type="dxa"/>
            <w:tcBorders>
              <w:top w:val="single" w:sz="2" w:space="0" w:color="14315C"/>
              <w:left w:val="single" w:sz="2" w:space="0" w:color="14315C"/>
              <w:bottom w:val="single" w:sz="8" w:space="0" w:color="2D6CB5"/>
              <w:right w:val="single" w:sz="2" w:space="0" w:color="14315C"/>
            </w:tcBorders>
            <w:shd w:val="clear" w:color="auto" w:fill="14315C"/>
            <w:tcMar>
              <w:top w:w="90" w:type="dxa"/>
              <w:left w:w="130" w:type="dxa"/>
              <w:bottom w:w="90" w:type="dxa"/>
              <w:right w:w="130" w:type="dxa"/>
            </w:tcMar>
          </w:tcPr>
          <w:p w:rsidR="00411BF6" w:rsidRDefault="00B54063">
            <w:pPr>
              <w:spacing w:line="256" w:lineRule="auto"/>
            </w:pPr>
            <w:r>
              <w:rPr>
                <w:b/>
                <w:bCs/>
                <w:color w:val="FFFFFF"/>
                <w:sz w:val="19"/>
                <w:szCs w:val="19"/>
              </w:rPr>
              <w:t>Backend Service (in-cluster)</w:t>
            </w:r>
          </w:p>
        </w:tc>
        <w:tc>
          <w:tcPr>
            <w:tcW w:w="3560" w:type="dxa"/>
            <w:tcBorders>
              <w:top w:val="single" w:sz="2" w:space="0" w:color="14315C"/>
              <w:left w:val="single" w:sz="2" w:space="0" w:color="14315C"/>
              <w:bottom w:val="single" w:sz="8" w:space="0" w:color="2D6CB5"/>
              <w:right w:val="single" w:sz="2" w:space="0" w:color="14315C"/>
            </w:tcBorders>
            <w:shd w:val="clear" w:color="auto" w:fill="14315C"/>
            <w:tcMar>
              <w:top w:w="90" w:type="dxa"/>
              <w:left w:w="130" w:type="dxa"/>
              <w:bottom w:w="90" w:type="dxa"/>
              <w:right w:w="130" w:type="dxa"/>
            </w:tcMar>
          </w:tcPr>
          <w:p w:rsidR="00411BF6" w:rsidRDefault="00B54063">
            <w:pPr>
              <w:spacing w:line="256" w:lineRule="auto"/>
            </w:pPr>
            <w:r>
              <w:rPr>
                <w:b/>
                <w:bCs/>
                <w:color w:val="FFFFFF"/>
                <w:sz w:val="19"/>
                <w:szCs w:val="19"/>
              </w:rPr>
              <w:t>Notes</w:t>
            </w:r>
          </w:p>
        </w:tc>
      </w:tr>
      <w:tr w:rsidR="00411BF6">
        <w:tblPrEx>
          <w:tblCellMar>
            <w:top w:w="0" w:type="dxa"/>
            <w:bottom w:w="0" w:type="dxa"/>
          </w:tblCellMar>
        </w:tblPrEx>
        <w:trPr>
          <w:cantSplit/>
        </w:trPr>
        <w:tc>
          <w:tcPr>
            <w:tcW w:w="28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/partnerportal</w:t>
            </w:r>
          </w:p>
        </w:tc>
        <w:tc>
          <w:tcPr>
            <w:tcW w:w="30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partner-portal-apis:9002</w:t>
            </w:r>
          </w:p>
        </w:tc>
        <w:tc>
          <w:tcPr>
            <w:tcW w:w="356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Partner portal CRUD operations</w:t>
            </w:r>
          </w:p>
        </w:tc>
      </w:tr>
      <w:tr w:rsidR="00411BF6">
        <w:tblPrEx>
          <w:tblCellMar>
            <w:top w:w="0" w:type="dxa"/>
            <w:bottom w:w="0" w:type="dxa"/>
          </w:tblCellMar>
        </w:tblPrEx>
        <w:trPr>
          <w:cantSplit/>
        </w:trPr>
        <w:tc>
          <w:tcPr>
            <w:tcW w:w="28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/consent</w:t>
            </w:r>
          </w:p>
        </w:tc>
        <w:tc>
          <w:tcPr>
            <w:tcW w:w="30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consent-core-apis:9001</w:t>
            </w:r>
          </w:p>
        </w:tc>
        <w:tc>
          <w:tcPr>
            <w:tcW w:w="356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Consent lifecycle management</w:t>
            </w:r>
          </w:p>
        </w:tc>
      </w:tr>
      <w:tr w:rsidR="00411BF6">
        <w:tblPrEx>
          <w:tblCellMar>
            <w:top w:w="0" w:type="dxa"/>
            <w:bottom w:w="0" w:type="dxa"/>
          </w:tblCellMar>
        </w:tblPrEx>
        <w:trPr>
          <w:cantSplit/>
        </w:trPr>
        <w:tc>
          <w:tcPr>
            <w:tcW w:w="28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/grievance</w:t>
            </w:r>
          </w:p>
        </w:tc>
        <w:tc>
          <w:tcPr>
            <w:tcW w:w="30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grivance-module-apis:9007</w:t>
            </w:r>
          </w:p>
        </w:tc>
        <w:tc>
          <w:tcPr>
            <w:tcW w:w="356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Grievance creation and tracking</w:t>
            </w:r>
          </w:p>
        </w:tc>
      </w:tr>
      <w:tr w:rsidR="00411BF6">
        <w:tblPrEx>
          <w:tblCellMar>
            <w:top w:w="0" w:type="dxa"/>
            <w:bottom w:w="0" w:type="dxa"/>
          </w:tblCellMar>
        </w:tblPrEx>
        <w:trPr>
          <w:cantSplit/>
        </w:trPr>
        <w:tc>
          <w:tcPr>
            <w:tcW w:w="28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/cookie</w:t>
            </w:r>
          </w:p>
        </w:tc>
        <w:tc>
          <w:tcPr>
            <w:tcW w:w="30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cookie-consent-apis:9008</w:t>
            </w:r>
          </w:p>
        </w:tc>
        <w:tc>
          <w:tcPr>
            <w:tcW w:w="356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Cookie banner consent APIs</w:t>
            </w:r>
          </w:p>
        </w:tc>
      </w:tr>
      <w:tr w:rsidR="00411BF6">
        <w:tblPrEx>
          <w:tblCellMar>
            <w:top w:w="0" w:type="dxa"/>
            <w:bottom w:w="0" w:type="dxa"/>
          </w:tblCellMar>
        </w:tblPrEx>
        <w:trPr>
          <w:cantSplit/>
        </w:trPr>
        <w:tc>
          <w:tcPr>
            <w:tcW w:w="28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/notification</w:t>
            </w:r>
          </w:p>
        </w:tc>
        <w:tc>
          <w:tcPr>
            <w:tcW w:w="30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notification-module-apis:9005</w:t>
            </w:r>
          </w:p>
        </w:tc>
        <w:tc>
          <w:tcPr>
            <w:tcW w:w="356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Notification management</w:t>
            </w:r>
          </w:p>
        </w:tc>
      </w:tr>
      <w:tr w:rsidR="00411BF6">
        <w:tblPrEx>
          <w:tblCellMar>
            <w:top w:w="0" w:type="dxa"/>
            <w:bottom w:w="0" w:type="dxa"/>
          </w:tblCellMar>
        </w:tblPrEx>
        <w:trPr>
          <w:cantSplit/>
        </w:trPr>
        <w:tc>
          <w:tcPr>
            <w:tcW w:w="28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/translator</w:t>
            </w:r>
          </w:p>
        </w:tc>
        <w:tc>
          <w:tcPr>
            <w:tcW w:w="30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translator-apis:9003</w:t>
            </w:r>
          </w:p>
        </w:tc>
        <w:tc>
          <w:tcPr>
            <w:tcW w:w="356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Multilingual translation lookup</w:t>
            </w:r>
          </w:p>
        </w:tc>
      </w:tr>
      <w:tr w:rsidR="00411BF6">
        <w:tblPrEx>
          <w:tblCellMar>
            <w:top w:w="0" w:type="dxa"/>
            <w:bottom w:w="0" w:type="dxa"/>
          </w:tblCellMar>
        </w:tblPrEx>
        <w:trPr>
          <w:cantSplit/>
        </w:trPr>
        <w:tc>
          <w:tcPr>
            <w:tcW w:w="28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/registry</w:t>
            </w:r>
          </w:p>
        </w:tc>
        <w:tc>
          <w:tcPr>
            <w:tcW w:w="30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system-registry-apis:9011</w:t>
            </w:r>
          </w:p>
        </w:tc>
        <w:tc>
          <w:tcPr>
            <w:tcW w:w="356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System and tenant registry</w:t>
            </w:r>
          </w:p>
        </w:tc>
      </w:tr>
      <w:tr w:rsidR="00411BF6">
        <w:tblPrEx>
          <w:tblCellMar>
            <w:top w:w="0" w:type="dxa"/>
            <w:bottom w:w="0" w:type="dxa"/>
          </w:tblCellMar>
        </w:tblPrEx>
        <w:trPr>
          <w:cantSplit/>
        </w:trPr>
        <w:tc>
          <w:tcPr>
            <w:tcW w:w="28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/auth</w:t>
            </w:r>
          </w:p>
        </w:tc>
        <w:tc>
          <w:tcPr>
            <w:tcW w:w="30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auth-apis:9009</w:t>
            </w:r>
          </w:p>
        </w:tc>
        <w:tc>
          <w:tcPr>
            <w:tcW w:w="356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Login, signup, JWT token issuance</w:t>
            </w:r>
          </w:p>
        </w:tc>
      </w:tr>
      <w:tr w:rsidR="00411BF6">
        <w:tblPrEx>
          <w:tblCellMar>
            <w:top w:w="0" w:type="dxa"/>
            <w:bottom w:w="0" w:type="dxa"/>
          </w:tblCellMar>
        </w:tblPrEx>
        <w:trPr>
          <w:cantSplit/>
        </w:trPr>
        <w:tc>
          <w:tcPr>
            <w:tcW w:w="28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/negdvault</w:t>
            </w:r>
          </w:p>
        </w:tc>
        <w:tc>
          <w:tcPr>
            <w:tcW w:w="30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vault-apis:9010</w:t>
            </w:r>
          </w:p>
        </w:tc>
        <w:tc>
          <w:tcPr>
            <w:tcW w:w="356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Payload signing and verification</w:t>
            </w:r>
          </w:p>
        </w:tc>
      </w:tr>
      <w:tr w:rsidR="00411BF6">
        <w:tblPrEx>
          <w:tblCellMar>
            <w:top w:w="0" w:type="dxa"/>
            <w:bottom w:w="0" w:type="dxa"/>
          </w:tblCellMar>
        </w:tblPrEx>
        <w:trPr>
          <w:cantSplit/>
        </w:trPr>
        <w:tc>
          <w:tcPr>
            <w:tcW w:w="28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lastRenderedPageBreak/>
              <w:t>/negd/partnerportal</w:t>
            </w:r>
          </w:p>
        </w:tc>
        <w:tc>
          <w:tcPr>
            <w:tcW w:w="30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partner-portal-apis:9002</w:t>
            </w:r>
          </w:p>
        </w:tc>
        <w:tc>
          <w:tcPr>
            <w:tcW w:w="356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Alt prefix used by user-portal-frontend</w:t>
            </w:r>
          </w:p>
        </w:tc>
      </w:tr>
      <w:tr w:rsidR="00411BF6">
        <w:tblPrEx>
          <w:tblCellMar>
            <w:top w:w="0" w:type="dxa"/>
            <w:bottom w:w="0" w:type="dxa"/>
          </w:tblCellMar>
        </w:tblPrEx>
        <w:trPr>
          <w:cantSplit/>
        </w:trPr>
        <w:tc>
          <w:tcPr>
            <w:tcW w:w="28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/negd/consent</w:t>
            </w:r>
          </w:p>
        </w:tc>
        <w:tc>
          <w:tcPr>
            <w:tcW w:w="30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consent-core-apis:9001</w:t>
            </w:r>
          </w:p>
        </w:tc>
        <w:tc>
          <w:tcPr>
            <w:tcW w:w="356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Alt prefix used by user-portal-frontend</w:t>
            </w:r>
          </w:p>
        </w:tc>
      </w:tr>
      <w:tr w:rsidR="00411BF6">
        <w:tblPrEx>
          <w:tblCellMar>
            <w:top w:w="0" w:type="dxa"/>
            <w:bottom w:w="0" w:type="dxa"/>
          </w:tblCellMar>
        </w:tblPrEx>
        <w:trPr>
          <w:cantSplit/>
        </w:trPr>
        <w:tc>
          <w:tcPr>
            <w:tcW w:w="28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/negd/grievance</w:t>
            </w:r>
          </w:p>
        </w:tc>
        <w:tc>
          <w:tcPr>
            <w:tcW w:w="30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grivance-module-apis:9007</w:t>
            </w:r>
          </w:p>
        </w:tc>
        <w:tc>
          <w:tcPr>
            <w:tcW w:w="356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Alt prefix used by user-portal-frontend</w:t>
            </w:r>
          </w:p>
        </w:tc>
      </w:tr>
      <w:tr w:rsidR="00411BF6">
        <w:tblPrEx>
          <w:tblCellMar>
            <w:top w:w="0" w:type="dxa"/>
            <w:bottom w:w="0" w:type="dxa"/>
          </w:tblCellMar>
        </w:tblPrEx>
        <w:trPr>
          <w:cantSplit/>
        </w:trPr>
        <w:tc>
          <w:tcPr>
            <w:tcW w:w="28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/negd/translator</w:t>
            </w:r>
          </w:p>
        </w:tc>
        <w:tc>
          <w:tcPr>
            <w:tcW w:w="30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translator-apis:9003</w:t>
            </w:r>
          </w:p>
        </w:tc>
        <w:tc>
          <w:tcPr>
            <w:tcW w:w="356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Alt prefix used by user-portal-frontend</w:t>
            </w:r>
          </w:p>
        </w:tc>
      </w:tr>
      <w:tr w:rsidR="00411BF6">
        <w:tblPrEx>
          <w:tblCellMar>
            <w:top w:w="0" w:type="dxa"/>
            <w:bottom w:w="0" w:type="dxa"/>
          </w:tblCellMar>
        </w:tblPrEx>
        <w:trPr>
          <w:cantSplit/>
        </w:trPr>
        <w:tc>
          <w:tcPr>
            <w:tcW w:w="28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/userportal</w:t>
            </w:r>
          </w:p>
        </w:tc>
        <w:tc>
          <w:tcPr>
            <w:tcW w:w="30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partner-portal-apis:9002</w:t>
            </w:r>
          </w:p>
        </w:tc>
        <w:tc>
          <w:tcPr>
            <w:tcW w:w="356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User portal metadata endpoint (REACT_APP_META_URL)</w:t>
            </w:r>
          </w:p>
        </w:tc>
      </w:tr>
    </w:tbl>
    <w:p w:rsidR="00411BF6" w:rsidRDefault="00411BF6">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1BF6">
        <w:tblPrEx>
          <w:tblCellMar>
            <w:top w:w="0" w:type="dxa"/>
            <w:bottom w:w="0" w:type="dxa"/>
          </w:tblCellMar>
        </w:tblPrEx>
        <w:trPr>
          <w:cantSplit/>
        </w:trPr>
        <w:tc>
          <w:tcPr>
            <w:tcW w:w="9360" w:type="dxa"/>
            <w:tcBorders>
              <w:top w:val="single" w:sz="2" w:space="0" w:color="EAF1FA"/>
              <w:left w:val="single" w:sz="28" w:space="0" w:color="2D6CB5"/>
              <w:bottom w:val="single" w:sz="2" w:space="0" w:color="EAF1FA"/>
              <w:right w:val="single" w:sz="2" w:space="0" w:color="EAF1FA"/>
            </w:tcBorders>
            <w:shd w:val="clear" w:color="auto" w:fill="EAF1FA"/>
            <w:tcMar>
              <w:top w:w="120" w:type="dxa"/>
              <w:left w:w="180" w:type="dxa"/>
              <w:bottom w:w="120" w:type="dxa"/>
              <w:right w:w="160" w:type="dxa"/>
            </w:tcMar>
          </w:tcPr>
          <w:p w:rsidR="00411BF6" w:rsidRDefault="00B54063">
            <w:pPr>
              <w:spacing w:line="264" w:lineRule="auto"/>
            </w:pPr>
            <w:r>
              <w:rPr>
                <w:b/>
                <w:bCs/>
                <w:color w:val="2D6CB5"/>
              </w:rPr>
              <w:t>TLS</w:t>
            </w:r>
          </w:p>
          <w:p w:rsidR="00411BF6" w:rsidRDefault="00B54063">
            <w:pPr>
              <w:spacing w:line="264" w:lineRule="auto"/>
            </w:pPr>
            <w:r>
              <w:t>The API Gateway must terminate TLS on port 8443 (or 443). REACT_APP_API_URL in each .env.prod file should use https:// with the production API Gateway hostname. Never point frontend env vars directly at backend NodePorts in production.</w:t>
            </w:r>
          </w:p>
        </w:tc>
      </w:tr>
    </w:tbl>
    <w:p w:rsidR="00411BF6" w:rsidRDefault="00B54063">
      <w:pPr>
        <w:pStyle w:val="Heading2"/>
      </w:pPr>
      <w:bookmarkStart w:id="56" w:name="h_13_8_verifying_frontend_deployment"/>
      <w:r>
        <w:t>13.8  Verifying Frontend Deployment</w:t>
      </w:r>
      <w:bookmarkEnd w:id="56"/>
    </w:p>
    <w:p w:rsidR="00411BF6" w:rsidRDefault="00B54063">
      <w:pPr>
        <w:spacing w:after="120" w:line="276" w:lineRule="auto"/>
      </w:pPr>
      <w:r>
        <w:t>After deploying, run the following checks to confirm each app works end-to-end:</w:t>
      </w:r>
    </w:p>
    <w:p w:rsidR="00411BF6" w:rsidRDefault="00B54063">
      <w:pPr>
        <w:pStyle w:val="ListParagraph"/>
        <w:numPr>
          <w:ilvl w:val="0"/>
          <w:numId w:val="2"/>
        </w:numPr>
        <w:spacing w:after="60" w:line="276" w:lineRule="auto"/>
      </w:pPr>
      <w:r>
        <w:t>Open the partner portal URL in a browser — confirm the login page loads and no console errors appear</w:t>
      </w:r>
    </w:p>
    <w:p w:rsidR="00411BF6" w:rsidRDefault="00B54063">
      <w:pPr>
        <w:pStyle w:val="ListParagraph"/>
        <w:numPr>
          <w:ilvl w:val="0"/>
          <w:numId w:val="2"/>
        </w:numPr>
        <w:spacing w:after="60" w:line="276" w:lineRule="auto"/>
      </w:pPr>
      <w:r>
        <w:t>Log in — confirm the auth flow completes and a JWT token is issued via auth-apis</w:t>
      </w:r>
    </w:p>
    <w:p w:rsidR="00411BF6" w:rsidRDefault="00B54063">
      <w:pPr>
        <w:pStyle w:val="ListParagraph"/>
        <w:numPr>
          <w:ilvl w:val="0"/>
          <w:numId w:val="2"/>
        </w:numPr>
        <w:spacing w:after="60" w:line="276" w:lineRule="auto"/>
      </w:pPr>
      <w:r>
        <w:t>Navigate to a consent template or grievance — confirm data loads from the backend APIs</w:t>
      </w:r>
    </w:p>
    <w:p w:rsidR="00411BF6" w:rsidRDefault="00B54063">
      <w:pPr>
        <w:pStyle w:val="ListParagraph"/>
        <w:numPr>
          <w:ilvl w:val="0"/>
          <w:numId w:val="2"/>
        </w:numPr>
        <w:spacing w:after="60" w:line="276" w:lineRule="auto"/>
      </w:pPr>
      <w:r>
        <w:t>Open the user portal URL — confirm the data principal can view consents</w:t>
      </w:r>
    </w:p>
    <w:p w:rsidR="00411BF6" w:rsidRDefault="00B54063">
      <w:pPr>
        <w:pStyle w:val="ListParagraph"/>
        <w:numPr>
          <w:ilvl w:val="0"/>
          <w:numId w:val="2"/>
        </w:numPr>
        <w:spacing w:after="60" w:line="276" w:lineRule="auto"/>
      </w:pPr>
      <w:r>
        <w:t>Test the consent popup by embedding it in a test page via iframe or redirect URL</w:t>
      </w:r>
    </w:p>
    <w:p w:rsidR="00411BF6" w:rsidRDefault="00B54063">
      <w:pPr>
        <w:pStyle w:val="ListParagraph"/>
        <w:numPr>
          <w:ilvl w:val="0"/>
          <w:numId w:val="2"/>
        </w:numPr>
        <w:spacing w:after="60" w:line="276" w:lineRule="auto"/>
      </w:pPr>
      <w:r>
        <w:t>Check browser DevTools Network tab — all API calls should return HTTP 200, not 404 or CORS errors</w:t>
      </w:r>
    </w:p>
    <w:p w:rsidR="00411BF6" w:rsidRDefault="00B54063">
      <w:pPr>
        <w:pStyle w:val="Heading3"/>
      </w:pPr>
      <w:r>
        <w:t>Common issues after deployment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3300"/>
        <w:gridCol w:w="3360"/>
      </w:tblGrid>
      <w:tr w:rsidR="00411BF6">
        <w:tblPrEx>
          <w:tblCellMar>
            <w:top w:w="0" w:type="dxa"/>
            <w:bottom w:w="0" w:type="dxa"/>
          </w:tblCellMar>
        </w:tblPrEx>
        <w:trPr>
          <w:cantSplit/>
          <w:tblHeader/>
        </w:trPr>
        <w:tc>
          <w:tcPr>
            <w:tcW w:w="2700" w:type="dxa"/>
            <w:tcBorders>
              <w:top w:val="single" w:sz="2" w:space="0" w:color="14315C"/>
              <w:left w:val="single" w:sz="2" w:space="0" w:color="14315C"/>
              <w:bottom w:val="single" w:sz="8" w:space="0" w:color="2D6CB5"/>
              <w:right w:val="single" w:sz="2" w:space="0" w:color="14315C"/>
            </w:tcBorders>
            <w:shd w:val="clear" w:color="auto" w:fill="14315C"/>
            <w:tcMar>
              <w:top w:w="90" w:type="dxa"/>
              <w:left w:w="130" w:type="dxa"/>
              <w:bottom w:w="90" w:type="dxa"/>
              <w:right w:w="130" w:type="dxa"/>
            </w:tcMar>
          </w:tcPr>
          <w:p w:rsidR="00411BF6" w:rsidRDefault="00B54063">
            <w:pPr>
              <w:spacing w:line="256" w:lineRule="auto"/>
            </w:pPr>
            <w:r>
              <w:rPr>
                <w:b/>
                <w:bCs/>
                <w:color w:val="FFFFFF"/>
                <w:sz w:val="19"/>
                <w:szCs w:val="19"/>
              </w:rPr>
              <w:t>Symptom</w:t>
            </w:r>
          </w:p>
        </w:tc>
        <w:tc>
          <w:tcPr>
            <w:tcW w:w="3300" w:type="dxa"/>
            <w:tcBorders>
              <w:top w:val="single" w:sz="2" w:space="0" w:color="14315C"/>
              <w:left w:val="single" w:sz="2" w:space="0" w:color="14315C"/>
              <w:bottom w:val="single" w:sz="8" w:space="0" w:color="2D6CB5"/>
              <w:right w:val="single" w:sz="2" w:space="0" w:color="14315C"/>
            </w:tcBorders>
            <w:shd w:val="clear" w:color="auto" w:fill="14315C"/>
            <w:tcMar>
              <w:top w:w="90" w:type="dxa"/>
              <w:left w:w="130" w:type="dxa"/>
              <w:bottom w:w="90" w:type="dxa"/>
              <w:right w:w="130" w:type="dxa"/>
            </w:tcMar>
          </w:tcPr>
          <w:p w:rsidR="00411BF6" w:rsidRDefault="00B54063">
            <w:pPr>
              <w:spacing w:line="256" w:lineRule="auto"/>
            </w:pPr>
            <w:r>
              <w:rPr>
                <w:b/>
                <w:bCs/>
                <w:color w:val="FFFFFF"/>
                <w:sz w:val="19"/>
                <w:szCs w:val="19"/>
              </w:rPr>
              <w:t>Cause</w:t>
            </w:r>
          </w:p>
        </w:tc>
        <w:tc>
          <w:tcPr>
            <w:tcW w:w="3360" w:type="dxa"/>
            <w:tcBorders>
              <w:top w:val="single" w:sz="2" w:space="0" w:color="14315C"/>
              <w:left w:val="single" w:sz="2" w:space="0" w:color="14315C"/>
              <w:bottom w:val="single" w:sz="8" w:space="0" w:color="2D6CB5"/>
              <w:right w:val="single" w:sz="2" w:space="0" w:color="14315C"/>
            </w:tcBorders>
            <w:shd w:val="clear" w:color="auto" w:fill="14315C"/>
            <w:tcMar>
              <w:top w:w="90" w:type="dxa"/>
              <w:left w:w="130" w:type="dxa"/>
              <w:bottom w:w="90" w:type="dxa"/>
              <w:right w:w="130" w:type="dxa"/>
            </w:tcMar>
          </w:tcPr>
          <w:p w:rsidR="00411BF6" w:rsidRDefault="00B54063">
            <w:pPr>
              <w:spacing w:line="256" w:lineRule="auto"/>
            </w:pPr>
            <w:r>
              <w:rPr>
                <w:b/>
                <w:bCs/>
                <w:color w:val="FFFFFF"/>
                <w:sz w:val="19"/>
                <w:szCs w:val="19"/>
              </w:rPr>
              <w:t>Fix</w:t>
            </w:r>
          </w:p>
        </w:tc>
      </w:tr>
      <w:tr w:rsidR="00411BF6">
        <w:tblPrEx>
          <w:tblCellMar>
            <w:top w:w="0" w:type="dxa"/>
            <w:bottom w:w="0" w:type="dxa"/>
          </w:tblCellMar>
        </w:tblPrEx>
        <w:trPr>
          <w:cantSplit/>
        </w:trPr>
        <w:tc>
          <w:tcPr>
            <w:tcW w:w="27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Blank page on load</w:t>
            </w:r>
          </w:p>
        </w:tc>
        <w:tc>
          <w:tcPr>
            <w:tcW w:w="33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index.html not found or wrong root path in Nginx</w:t>
            </w:r>
          </w:p>
        </w:tc>
        <w:tc>
          <w:tcPr>
            <w:tcW w:w="336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Verify Nginx root points to dist/; check try_files is set</w:t>
            </w:r>
          </w:p>
        </w:tc>
      </w:tr>
      <w:tr w:rsidR="00411BF6">
        <w:tblPrEx>
          <w:tblCellMar>
            <w:top w:w="0" w:type="dxa"/>
            <w:bottom w:w="0" w:type="dxa"/>
          </w:tblCellMar>
        </w:tblPrEx>
        <w:trPr>
          <w:cantSplit/>
        </w:trPr>
        <w:tc>
          <w:tcPr>
            <w:tcW w:w="27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404 on page refresh</w:t>
            </w:r>
          </w:p>
        </w:tc>
        <w:tc>
          <w:tcPr>
            <w:tcW w:w="33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Missing try_files /index.html fallback in Nginx</w:t>
            </w:r>
          </w:p>
        </w:tc>
        <w:tc>
          <w:tcPr>
            <w:tcW w:w="336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Add try_files $uri $uri/ /index.html to Nginx location /</w:t>
            </w:r>
          </w:p>
        </w:tc>
      </w:tr>
      <w:tr w:rsidR="00411BF6">
        <w:tblPrEx>
          <w:tblCellMar>
            <w:top w:w="0" w:type="dxa"/>
            <w:bottom w:w="0" w:type="dxa"/>
          </w:tblCellMar>
        </w:tblPrEx>
        <w:trPr>
          <w:cantSplit/>
        </w:trPr>
        <w:tc>
          <w:tcPr>
            <w:tcW w:w="27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API calls return 404 or 502</w:t>
            </w:r>
          </w:p>
        </w:tc>
        <w:tc>
          <w:tcPr>
            <w:tcW w:w="33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API Gateway routing rule missing for that path prefix</w:t>
            </w:r>
          </w:p>
        </w:tc>
        <w:tc>
          <w:tcPr>
            <w:tcW w:w="336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Add path-prefix rewrite rule for the failing prefix (see table above)</w:t>
            </w:r>
          </w:p>
        </w:tc>
      </w:tr>
      <w:tr w:rsidR="00411BF6">
        <w:tblPrEx>
          <w:tblCellMar>
            <w:top w:w="0" w:type="dxa"/>
            <w:bottom w:w="0" w:type="dxa"/>
          </w:tblCellMar>
        </w:tblPrEx>
        <w:trPr>
          <w:cantSplit/>
        </w:trPr>
        <w:tc>
          <w:tcPr>
            <w:tcW w:w="27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CORS error in browser console</w:t>
            </w:r>
          </w:p>
        </w:tc>
        <w:tc>
          <w:tcPr>
            <w:tcW w:w="33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API Gateway not returning Access-Control-Allow-Origin</w:t>
            </w:r>
          </w:p>
        </w:tc>
        <w:tc>
          <w:tcPr>
            <w:tcW w:w="336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Add CORS headers in API Gateway for the frontend origin</w:t>
            </w:r>
          </w:p>
        </w:tc>
      </w:tr>
      <w:tr w:rsidR="00411BF6">
        <w:tblPrEx>
          <w:tblCellMar>
            <w:top w:w="0" w:type="dxa"/>
            <w:bottom w:w="0" w:type="dxa"/>
          </w:tblCellMar>
        </w:tblPrEx>
        <w:trPr>
          <w:cantSplit/>
        </w:trPr>
        <w:tc>
          <w:tcPr>
            <w:tcW w:w="27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Wrong API URL (stale .env)</w:t>
            </w:r>
          </w:p>
        </w:tc>
        <w:tc>
          <w:tcPr>
            <w:tcW w:w="33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Built with wrong .env.* file</w:t>
            </w:r>
          </w:p>
        </w:tc>
        <w:tc>
          <w:tcPr>
            <w:tcW w:w="336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Rebuild with correct BUILD_ENV and re-deploy dist/</w:t>
            </w:r>
          </w:p>
        </w:tc>
      </w:tr>
      <w:tr w:rsidR="00411BF6">
        <w:tblPrEx>
          <w:tblCellMar>
            <w:top w:w="0" w:type="dxa"/>
            <w:bottom w:w="0" w:type="dxa"/>
          </w:tblCellMar>
        </w:tblPrEx>
        <w:trPr>
          <w:cantSplit/>
        </w:trPr>
        <w:tc>
          <w:tcPr>
            <w:tcW w:w="27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lastRenderedPageBreak/>
              <w:t>Mixed content warning (HTTP/HTTPS)</w:t>
            </w:r>
          </w:p>
        </w:tc>
        <w:tc>
          <w:tcPr>
            <w:tcW w:w="33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REACT_APP_*_URL uses http:// but page is HTTPS</w:t>
            </w:r>
          </w:p>
        </w:tc>
        <w:tc>
          <w:tcPr>
            <w:tcW w:w="336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Ensure all env vars use https:// in nonprod and prod builds</w:t>
            </w:r>
          </w:p>
        </w:tc>
      </w:tr>
    </w:tbl>
    <w:p w:rsidR="00411BF6" w:rsidRDefault="00B54063">
      <w:pPr>
        <w:pStyle w:val="Heading1"/>
      </w:pPr>
      <w:bookmarkStart w:id="57" w:name="h_14_url_whitelisting_requirements"/>
      <w:r>
        <w:t>14.  URL Whitelisting Requirements</w:t>
      </w:r>
      <w:bookmarkEnd w:id="57"/>
    </w:p>
    <w:p w:rsidR="00411BF6" w:rsidRDefault="00B54063">
      <w:pPr>
        <w:spacing w:after="120" w:line="276" w:lineRule="auto"/>
      </w:pPr>
      <w:r>
        <w:t>This section documents every network connection JCMS makes so that firewall rules, network policies, and proxy ACLs can be configured correctly before deployment. Connections are grouped by direction and category.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1BF6">
        <w:tblPrEx>
          <w:tblCellMar>
            <w:top w:w="0" w:type="dxa"/>
            <w:bottom w:w="0" w:type="dxa"/>
          </w:tblCellMar>
        </w:tblPrEx>
        <w:trPr>
          <w:cantSplit/>
        </w:trPr>
        <w:tc>
          <w:tcPr>
            <w:tcW w:w="9360" w:type="dxa"/>
            <w:tcBorders>
              <w:top w:val="single" w:sz="2" w:space="0" w:color="FFF6E8"/>
              <w:left w:val="single" w:sz="28" w:space="0" w:color="D9870B"/>
              <w:bottom w:val="single" w:sz="2" w:space="0" w:color="FFF6E8"/>
              <w:right w:val="single" w:sz="2" w:space="0" w:color="FFF6E8"/>
            </w:tcBorders>
            <w:shd w:val="clear" w:color="auto" w:fill="FFF6E8"/>
            <w:tcMar>
              <w:top w:w="120" w:type="dxa"/>
              <w:left w:w="180" w:type="dxa"/>
              <w:bottom w:w="120" w:type="dxa"/>
              <w:right w:w="160" w:type="dxa"/>
            </w:tcMar>
          </w:tcPr>
          <w:p w:rsidR="00411BF6" w:rsidRDefault="00B54063">
            <w:pPr>
              <w:spacing w:line="264" w:lineRule="auto"/>
            </w:pPr>
            <w:r>
              <w:rPr>
                <w:b/>
                <w:bCs/>
                <w:color w:val="D9870B"/>
              </w:rPr>
              <w:t>Note</w:t>
            </w:r>
          </w:p>
          <w:p w:rsidR="00411BF6" w:rsidRDefault="00B54063">
            <w:pPr>
              <w:spacing w:line="264" w:lineRule="auto"/>
            </w:pPr>
            <w:r>
              <w:t>All placeholder values (&lt;host&gt;, &lt;port&gt;, &lt;url&gt;) must be replaced with your actual environment addresses before applying firewall rules. Work with your network and security teams to implement these rules before the first deployment.</w:t>
            </w:r>
          </w:p>
        </w:tc>
      </w:tr>
    </w:tbl>
    <w:p w:rsidR="00411BF6" w:rsidRDefault="00B54063">
      <w:pPr>
        <w:pStyle w:val="Heading2"/>
      </w:pPr>
      <w:bookmarkStart w:id="58" w:name="h_14_1_inbound_to_the_kubernetes_cluster"/>
      <w:r>
        <w:t>14.1  Inbound to the Kubernetes Cluster</w:t>
      </w:r>
      <w:bookmarkEnd w:id="58"/>
    </w:p>
    <w:p w:rsidR="00411BF6" w:rsidRDefault="00B54063">
      <w:pPr>
        <w:spacing w:after="120" w:line="276" w:lineRule="auto"/>
      </w:pPr>
      <w:r>
        <w:t>The following ports must be open inbound to the cluster nodes for external clients, the API gateway, developer workstations, and monitoring systems to reach JCMS.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900"/>
        <w:gridCol w:w="1500"/>
        <w:gridCol w:w="3560"/>
      </w:tblGrid>
      <w:tr w:rsidR="00411BF6">
        <w:tblPrEx>
          <w:tblCellMar>
            <w:top w:w="0" w:type="dxa"/>
            <w:bottom w:w="0" w:type="dxa"/>
          </w:tblCellMar>
        </w:tblPrEx>
        <w:trPr>
          <w:cantSplit/>
          <w:tblHeader/>
        </w:trPr>
        <w:tc>
          <w:tcPr>
            <w:tcW w:w="2400" w:type="dxa"/>
            <w:tcBorders>
              <w:top w:val="single" w:sz="2" w:space="0" w:color="14315C"/>
              <w:left w:val="single" w:sz="2" w:space="0" w:color="14315C"/>
              <w:bottom w:val="single" w:sz="8" w:space="0" w:color="2D6CB5"/>
              <w:right w:val="single" w:sz="2" w:space="0" w:color="14315C"/>
            </w:tcBorders>
            <w:shd w:val="clear" w:color="auto" w:fill="14315C"/>
            <w:tcMar>
              <w:top w:w="90" w:type="dxa"/>
              <w:left w:w="130" w:type="dxa"/>
              <w:bottom w:w="90" w:type="dxa"/>
              <w:right w:w="130" w:type="dxa"/>
            </w:tcMar>
          </w:tcPr>
          <w:p w:rsidR="00411BF6" w:rsidRDefault="00B54063">
            <w:pPr>
              <w:spacing w:line="256" w:lineRule="auto"/>
            </w:pPr>
            <w:r>
              <w:rPr>
                <w:b/>
                <w:bCs/>
                <w:color w:val="FFFFFF"/>
                <w:sz w:val="19"/>
                <w:szCs w:val="19"/>
              </w:rPr>
              <w:t>Source</w:t>
            </w:r>
          </w:p>
        </w:tc>
        <w:tc>
          <w:tcPr>
            <w:tcW w:w="1900" w:type="dxa"/>
            <w:tcBorders>
              <w:top w:val="single" w:sz="2" w:space="0" w:color="14315C"/>
              <w:left w:val="single" w:sz="2" w:space="0" w:color="14315C"/>
              <w:bottom w:val="single" w:sz="8" w:space="0" w:color="2D6CB5"/>
              <w:right w:val="single" w:sz="2" w:space="0" w:color="14315C"/>
            </w:tcBorders>
            <w:shd w:val="clear" w:color="auto" w:fill="14315C"/>
            <w:tcMar>
              <w:top w:w="90" w:type="dxa"/>
              <w:left w:w="130" w:type="dxa"/>
              <w:bottom w:w="90" w:type="dxa"/>
              <w:right w:w="130" w:type="dxa"/>
            </w:tcMar>
          </w:tcPr>
          <w:p w:rsidR="00411BF6" w:rsidRDefault="00B54063">
            <w:pPr>
              <w:spacing w:line="256" w:lineRule="auto"/>
            </w:pPr>
            <w:r>
              <w:rPr>
                <w:b/>
                <w:bCs/>
                <w:color w:val="FFFFFF"/>
                <w:sz w:val="19"/>
                <w:szCs w:val="19"/>
              </w:rPr>
              <w:t>Protocol / Port</w:t>
            </w:r>
          </w:p>
        </w:tc>
        <w:tc>
          <w:tcPr>
            <w:tcW w:w="1500" w:type="dxa"/>
            <w:tcBorders>
              <w:top w:val="single" w:sz="2" w:space="0" w:color="14315C"/>
              <w:left w:val="single" w:sz="2" w:space="0" w:color="14315C"/>
              <w:bottom w:val="single" w:sz="8" w:space="0" w:color="2D6CB5"/>
              <w:right w:val="single" w:sz="2" w:space="0" w:color="14315C"/>
            </w:tcBorders>
            <w:shd w:val="clear" w:color="auto" w:fill="14315C"/>
            <w:tcMar>
              <w:top w:w="90" w:type="dxa"/>
              <w:left w:w="130" w:type="dxa"/>
              <w:bottom w:w="90" w:type="dxa"/>
              <w:right w:w="130" w:type="dxa"/>
            </w:tcMar>
          </w:tcPr>
          <w:p w:rsidR="00411BF6" w:rsidRDefault="00B54063">
            <w:pPr>
              <w:spacing w:line="256" w:lineRule="auto"/>
            </w:pPr>
            <w:r>
              <w:rPr>
                <w:b/>
                <w:bCs/>
                <w:color w:val="FFFFFF"/>
                <w:sz w:val="19"/>
                <w:szCs w:val="19"/>
              </w:rPr>
              <w:t>Direction</w:t>
            </w:r>
          </w:p>
        </w:tc>
        <w:tc>
          <w:tcPr>
            <w:tcW w:w="3560" w:type="dxa"/>
            <w:tcBorders>
              <w:top w:val="single" w:sz="2" w:space="0" w:color="14315C"/>
              <w:left w:val="single" w:sz="2" w:space="0" w:color="14315C"/>
              <w:bottom w:val="single" w:sz="8" w:space="0" w:color="2D6CB5"/>
              <w:right w:val="single" w:sz="2" w:space="0" w:color="14315C"/>
            </w:tcBorders>
            <w:shd w:val="clear" w:color="auto" w:fill="14315C"/>
            <w:tcMar>
              <w:top w:w="90" w:type="dxa"/>
              <w:left w:w="130" w:type="dxa"/>
              <w:bottom w:w="90" w:type="dxa"/>
              <w:right w:w="130" w:type="dxa"/>
            </w:tcMar>
          </w:tcPr>
          <w:p w:rsidR="00411BF6" w:rsidRDefault="00B54063">
            <w:pPr>
              <w:spacing w:line="256" w:lineRule="auto"/>
            </w:pPr>
            <w:r>
              <w:rPr>
                <w:b/>
                <w:bCs/>
                <w:color w:val="FFFFFF"/>
                <w:sz w:val="19"/>
                <w:szCs w:val="19"/>
              </w:rPr>
              <w:t>Purpose</w:t>
            </w:r>
          </w:p>
        </w:tc>
      </w:tr>
      <w:tr w:rsidR="00411BF6">
        <w:tblPrEx>
          <w:tblCellMar>
            <w:top w:w="0" w:type="dxa"/>
            <w:bottom w:w="0" w:type="dxa"/>
          </w:tblCellMar>
        </w:tblPrEx>
        <w:trPr>
          <w:cantSplit/>
        </w:trPr>
        <w:tc>
          <w:tcPr>
            <w:tcW w:w="24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API Gateway / WAF</w:t>
            </w:r>
          </w:p>
        </w:tc>
        <w:tc>
          <w:tcPr>
            <w:tcW w:w="19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HTTPS TCP 443</w:t>
            </w:r>
          </w:p>
        </w:tc>
        <w:tc>
          <w:tcPr>
            <w:tcW w:w="15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-&gt; Cluster</w:t>
            </w:r>
          </w:p>
        </w:tc>
        <w:tc>
          <w:tcPr>
            <w:tcW w:w="356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TLS-terminated entry point; forwards to NodePorts after auth/rate-limit</w:t>
            </w:r>
          </w:p>
        </w:tc>
      </w:tr>
      <w:tr w:rsidR="00411BF6">
        <w:tblPrEx>
          <w:tblCellMar>
            <w:top w:w="0" w:type="dxa"/>
            <w:bottom w:w="0" w:type="dxa"/>
          </w:tblCellMar>
        </w:tblPrEx>
        <w:trPr>
          <w:cantSplit/>
        </w:trPr>
        <w:tc>
          <w:tcPr>
            <w:tcW w:w="24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API Gateway / WAF</w:t>
            </w:r>
          </w:p>
        </w:tc>
        <w:tc>
          <w:tcPr>
            <w:tcW w:w="19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TCP 30001-30017</w:t>
            </w:r>
          </w:p>
        </w:tc>
        <w:tc>
          <w:tcPr>
            <w:tcW w:w="15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-&gt; Cluster</w:t>
            </w:r>
          </w:p>
        </w:tc>
        <w:tc>
          <w:tcPr>
            <w:tcW w:w="356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NodePort access per service (see Section 9.1 for full port mapping)</w:t>
            </w:r>
          </w:p>
        </w:tc>
      </w:tr>
      <w:tr w:rsidR="00411BF6">
        <w:tblPrEx>
          <w:tblCellMar>
            <w:top w:w="0" w:type="dxa"/>
            <w:bottom w:w="0" w:type="dxa"/>
          </w:tblCellMar>
        </w:tblPrEx>
        <w:trPr>
          <w:cantSplit/>
        </w:trPr>
        <w:tc>
          <w:tcPr>
            <w:tcW w:w="24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Developer / CI workstation</w:t>
            </w:r>
          </w:p>
        </w:tc>
        <w:tc>
          <w:tcPr>
            <w:tcW w:w="19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TCP 6443 (or 443)</w:t>
            </w:r>
          </w:p>
        </w:tc>
        <w:tc>
          <w:tcPr>
            <w:tcW w:w="15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-&gt; K8s API</w:t>
            </w:r>
          </w:p>
        </w:tc>
        <w:tc>
          <w:tcPr>
            <w:tcW w:w="356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kubectl and backendDeploy.sh connection to the Kubernetes API server</w:t>
            </w:r>
          </w:p>
        </w:tc>
      </w:tr>
      <w:tr w:rsidR="00411BF6">
        <w:tblPrEx>
          <w:tblCellMar>
            <w:top w:w="0" w:type="dxa"/>
            <w:bottom w:w="0" w:type="dxa"/>
          </w:tblCellMar>
        </w:tblPrEx>
        <w:trPr>
          <w:cantSplit/>
        </w:trPr>
        <w:tc>
          <w:tcPr>
            <w:tcW w:w="24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Developer / CI workstation</w:t>
            </w:r>
          </w:p>
        </w:tc>
        <w:tc>
          <w:tcPr>
            <w:tcW w:w="19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TCP 443</w:t>
            </w:r>
          </w:p>
        </w:tc>
        <w:tc>
          <w:tcPr>
            <w:tcW w:w="15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-&gt; Registry</w:t>
            </w:r>
          </w:p>
        </w:tc>
        <w:tc>
          <w:tcPr>
            <w:tcW w:w="356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docker push images to the container registry during build &amp; deploy</w:t>
            </w:r>
          </w:p>
        </w:tc>
      </w:tr>
      <w:tr w:rsidR="00411BF6">
        <w:tblPrEx>
          <w:tblCellMar>
            <w:top w:w="0" w:type="dxa"/>
            <w:bottom w:w="0" w:type="dxa"/>
          </w:tblCellMar>
        </w:tblPrEx>
        <w:trPr>
          <w:cantSplit/>
        </w:trPr>
        <w:tc>
          <w:tcPr>
            <w:tcW w:w="24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Monitoring / Prometheus</w:t>
            </w:r>
          </w:p>
        </w:tc>
        <w:tc>
          <w:tcPr>
            <w:tcW w:w="19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TCP 30001-30017</w:t>
            </w:r>
          </w:p>
        </w:tc>
        <w:tc>
          <w:tcPr>
            <w:tcW w:w="15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-&gt; Cluster</w:t>
            </w:r>
          </w:p>
        </w:tc>
        <w:tc>
          <w:tcPr>
            <w:tcW w:w="356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Scraping /actuator/prometheus on each service NodePort</w:t>
            </w:r>
          </w:p>
        </w:tc>
      </w:tr>
    </w:tbl>
    <w:p w:rsidR="00411BF6" w:rsidRDefault="00B54063">
      <w:pPr>
        <w:pStyle w:val="Heading2"/>
      </w:pPr>
      <w:bookmarkStart w:id="59" w:name="h_14_2_outbound_core_infrastructure"/>
      <w:r>
        <w:t>14.2  Outbound — Core Infrastructure</w:t>
      </w:r>
      <w:bookmarkEnd w:id="59"/>
    </w:p>
    <w:p w:rsidR="00411BF6" w:rsidRDefault="00B54063">
      <w:pPr>
        <w:spacing w:after="120" w:line="276" w:lineRule="auto"/>
      </w:pPr>
      <w:r>
        <w:t>All Kubernetes worker nodes must be able to reach these destinations. These connections are required by every service or by the deployment tooling.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700"/>
        <w:gridCol w:w="2300"/>
        <w:gridCol w:w="2860"/>
      </w:tblGrid>
      <w:tr w:rsidR="00411BF6">
        <w:tblPrEx>
          <w:tblCellMar>
            <w:top w:w="0" w:type="dxa"/>
            <w:bottom w:w="0" w:type="dxa"/>
          </w:tblCellMar>
        </w:tblPrEx>
        <w:trPr>
          <w:cantSplit/>
          <w:tblHeader/>
        </w:trPr>
        <w:tc>
          <w:tcPr>
            <w:tcW w:w="2500" w:type="dxa"/>
            <w:tcBorders>
              <w:top w:val="single" w:sz="2" w:space="0" w:color="14315C"/>
              <w:left w:val="single" w:sz="2" w:space="0" w:color="14315C"/>
              <w:bottom w:val="single" w:sz="8" w:space="0" w:color="2D6CB5"/>
              <w:right w:val="single" w:sz="2" w:space="0" w:color="14315C"/>
            </w:tcBorders>
            <w:shd w:val="clear" w:color="auto" w:fill="14315C"/>
            <w:tcMar>
              <w:top w:w="90" w:type="dxa"/>
              <w:left w:w="130" w:type="dxa"/>
              <w:bottom w:w="90" w:type="dxa"/>
              <w:right w:w="130" w:type="dxa"/>
            </w:tcMar>
          </w:tcPr>
          <w:p w:rsidR="00411BF6" w:rsidRDefault="00B54063">
            <w:pPr>
              <w:spacing w:line="256" w:lineRule="auto"/>
            </w:pPr>
            <w:r>
              <w:rPr>
                <w:b/>
                <w:bCs/>
                <w:color w:val="FFFFFF"/>
                <w:sz w:val="19"/>
                <w:szCs w:val="19"/>
              </w:rPr>
              <w:t>Destination</w:t>
            </w:r>
          </w:p>
        </w:tc>
        <w:tc>
          <w:tcPr>
            <w:tcW w:w="1700" w:type="dxa"/>
            <w:tcBorders>
              <w:top w:val="single" w:sz="2" w:space="0" w:color="14315C"/>
              <w:left w:val="single" w:sz="2" w:space="0" w:color="14315C"/>
              <w:bottom w:val="single" w:sz="8" w:space="0" w:color="2D6CB5"/>
              <w:right w:val="single" w:sz="2" w:space="0" w:color="14315C"/>
            </w:tcBorders>
            <w:shd w:val="clear" w:color="auto" w:fill="14315C"/>
            <w:tcMar>
              <w:top w:w="90" w:type="dxa"/>
              <w:left w:w="130" w:type="dxa"/>
              <w:bottom w:w="90" w:type="dxa"/>
              <w:right w:w="130" w:type="dxa"/>
            </w:tcMar>
          </w:tcPr>
          <w:p w:rsidR="00411BF6" w:rsidRDefault="00B54063">
            <w:pPr>
              <w:spacing w:line="256" w:lineRule="auto"/>
            </w:pPr>
            <w:r>
              <w:rPr>
                <w:b/>
                <w:bCs/>
                <w:color w:val="FFFFFF"/>
                <w:sz w:val="19"/>
                <w:szCs w:val="19"/>
              </w:rPr>
              <w:t>Protocol / Port</w:t>
            </w:r>
          </w:p>
        </w:tc>
        <w:tc>
          <w:tcPr>
            <w:tcW w:w="2300" w:type="dxa"/>
            <w:tcBorders>
              <w:top w:val="single" w:sz="2" w:space="0" w:color="14315C"/>
              <w:left w:val="single" w:sz="2" w:space="0" w:color="14315C"/>
              <w:bottom w:val="single" w:sz="8" w:space="0" w:color="2D6CB5"/>
              <w:right w:val="single" w:sz="2" w:space="0" w:color="14315C"/>
            </w:tcBorders>
            <w:shd w:val="clear" w:color="auto" w:fill="14315C"/>
            <w:tcMar>
              <w:top w:w="90" w:type="dxa"/>
              <w:left w:w="130" w:type="dxa"/>
              <w:bottom w:w="90" w:type="dxa"/>
              <w:right w:w="130" w:type="dxa"/>
            </w:tcMar>
          </w:tcPr>
          <w:p w:rsidR="00411BF6" w:rsidRDefault="00B54063">
            <w:pPr>
              <w:spacing w:line="256" w:lineRule="auto"/>
            </w:pPr>
            <w:r>
              <w:rPr>
                <w:b/>
                <w:bCs/>
                <w:color w:val="FFFFFF"/>
                <w:sz w:val="19"/>
                <w:szCs w:val="19"/>
              </w:rPr>
              <w:t>Required By</w:t>
            </w:r>
          </w:p>
        </w:tc>
        <w:tc>
          <w:tcPr>
            <w:tcW w:w="2860" w:type="dxa"/>
            <w:tcBorders>
              <w:top w:val="single" w:sz="2" w:space="0" w:color="14315C"/>
              <w:left w:val="single" w:sz="2" w:space="0" w:color="14315C"/>
              <w:bottom w:val="single" w:sz="8" w:space="0" w:color="2D6CB5"/>
              <w:right w:val="single" w:sz="2" w:space="0" w:color="14315C"/>
            </w:tcBorders>
            <w:shd w:val="clear" w:color="auto" w:fill="14315C"/>
            <w:tcMar>
              <w:top w:w="90" w:type="dxa"/>
              <w:left w:w="130" w:type="dxa"/>
              <w:bottom w:w="90" w:type="dxa"/>
              <w:right w:w="130" w:type="dxa"/>
            </w:tcMar>
          </w:tcPr>
          <w:p w:rsidR="00411BF6" w:rsidRDefault="00B54063">
            <w:pPr>
              <w:spacing w:line="256" w:lineRule="auto"/>
            </w:pPr>
            <w:r>
              <w:rPr>
                <w:b/>
                <w:bCs/>
                <w:color w:val="FFFFFF"/>
                <w:sz w:val="19"/>
                <w:szCs w:val="19"/>
              </w:rPr>
              <w:t>Purpose</w:t>
            </w:r>
          </w:p>
        </w:tc>
      </w:tr>
      <w:tr w:rsidR="00411BF6">
        <w:tblPrEx>
          <w:tblCellMar>
            <w:top w:w="0" w:type="dxa"/>
            <w:bottom w:w="0" w:type="dxa"/>
          </w:tblCellMar>
        </w:tblPrEx>
        <w:trPr>
          <w:cantSplit/>
        </w:trPr>
        <w:tc>
          <w:tcPr>
            <w:tcW w:w="25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MongoDB cluster &lt;mongo-host&gt;</w:t>
            </w:r>
          </w:p>
        </w:tc>
        <w:tc>
          <w:tcPr>
            <w:tcW w:w="17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TCP 27017</w:t>
            </w:r>
          </w:p>
        </w:tc>
        <w:tc>
          <w:tcPr>
            <w:tcW w:w="23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All 13 services</w:t>
            </w:r>
          </w:p>
        </w:tc>
        <w:tc>
          <w:tcPr>
            <w:tcW w:w="286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Primary database. Connection string in mongodb-secret (and admin-mongodb-secret for partner-portal-apis)</w:t>
            </w:r>
          </w:p>
        </w:tc>
      </w:tr>
      <w:tr w:rsidR="00411BF6">
        <w:tblPrEx>
          <w:tblCellMar>
            <w:top w:w="0" w:type="dxa"/>
            <w:bottom w:w="0" w:type="dxa"/>
          </w:tblCellMar>
        </w:tblPrEx>
        <w:trPr>
          <w:cantSplit/>
        </w:trPr>
        <w:tc>
          <w:tcPr>
            <w:tcW w:w="25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lastRenderedPageBreak/>
              <w:t>Apache Kafka brokers</w:t>
            </w:r>
          </w:p>
        </w:tc>
        <w:tc>
          <w:tcPr>
            <w:tcW w:w="17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TCP 9092 / 9093</w:t>
            </w:r>
          </w:p>
        </w:tc>
        <w:tc>
          <w:tcPr>
            <w:tcW w:w="23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audit, notification-module, notification-consumer</w:t>
            </w:r>
          </w:p>
        </w:tc>
        <w:tc>
          <w:tcPr>
            <w:tcW w:w="286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Kafka topic production and consumption for audit events and notification delivery</w:t>
            </w:r>
          </w:p>
        </w:tc>
      </w:tr>
      <w:tr w:rsidR="00411BF6">
        <w:tblPrEx>
          <w:tblCellMar>
            <w:top w:w="0" w:type="dxa"/>
            <w:bottom w:w="0" w:type="dxa"/>
          </w:tblCellMar>
        </w:tblPrEx>
        <w:trPr>
          <w:cantSplit/>
        </w:trPr>
        <w:tc>
          <w:tcPr>
            <w:tcW w:w="25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Kerberos KDC &lt;kdc-host&gt;</w:t>
            </w:r>
          </w:p>
        </w:tc>
        <w:tc>
          <w:tcPr>
            <w:tcW w:w="17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TCP + UDP 88</w:t>
            </w:r>
          </w:p>
        </w:tc>
        <w:tc>
          <w:tcPr>
            <w:tcW w:w="23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notification-consumer-apis</w:t>
            </w:r>
          </w:p>
        </w:tc>
        <w:tc>
          <w:tcPr>
            <w:tcW w:w="286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Kerberos ticket exchange for Kafka SASL/GSSAPI authentication</w:t>
            </w:r>
          </w:p>
        </w:tc>
      </w:tr>
      <w:tr w:rsidR="00411BF6">
        <w:tblPrEx>
          <w:tblCellMar>
            <w:top w:w="0" w:type="dxa"/>
            <w:bottom w:w="0" w:type="dxa"/>
          </w:tblCellMar>
        </w:tblPrEx>
        <w:trPr>
          <w:cantSplit/>
        </w:trPr>
        <w:tc>
          <w:tcPr>
            <w:tcW w:w="25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NTP server &lt;ntp-host&gt;</w:t>
            </w:r>
          </w:p>
        </w:tc>
        <w:tc>
          <w:tcPr>
            <w:tcW w:w="17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UDP 123</w:t>
            </w:r>
          </w:p>
        </w:tc>
        <w:tc>
          <w:tcPr>
            <w:tcW w:w="23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notification-consumer-apis (all nodes)</w:t>
            </w:r>
          </w:p>
        </w:tc>
        <w:tc>
          <w:tcPr>
            <w:tcW w:w="286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Time sync — Kerberos tickets fail if clock skew exceeds 5 minutes</w:t>
            </w:r>
          </w:p>
        </w:tc>
      </w:tr>
      <w:tr w:rsidR="00411BF6">
        <w:tblPrEx>
          <w:tblCellMar>
            <w:top w:w="0" w:type="dxa"/>
            <w:bottom w:w="0" w:type="dxa"/>
          </w:tblCellMar>
        </w:tblPrEx>
        <w:trPr>
          <w:cantSplit/>
        </w:trPr>
        <w:tc>
          <w:tcPr>
            <w:tcW w:w="25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Kubernetes API server</w:t>
            </w:r>
          </w:p>
        </w:tc>
        <w:tc>
          <w:tcPr>
            <w:tcW w:w="17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TCP 6443 (or 443)</w:t>
            </w:r>
          </w:p>
        </w:tc>
        <w:tc>
          <w:tcPr>
            <w:tcW w:w="23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Deployment workstation / backendDeploy.sh</w:t>
            </w:r>
          </w:p>
        </w:tc>
        <w:tc>
          <w:tcPr>
            <w:tcW w:w="286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kubectl apply, rollout status, and Secret/ConfigMap management</w:t>
            </w:r>
          </w:p>
        </w:tc>
      </w:tr>
      <w:tr w:rsidR="00411BF6">
        <w:tblPrEx>
          <w:tblCellMar>
            <w:top w:w="0" w:type="dxa"/>
            <w:bottom w:w="0" w:type="dxa"/>
          </w:tblCellMar>
        </w:tblPrEx>
        <w:trPr>
          <w:cantSplit/>
        </w:trPr>
        <w:tc>
          <w:tcPr>
            <w:tcW w:w="25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Container registry &lt;registry-host&gt;</w:t>
            </w:r>
          </w:p>
        </w:tc>
        <w:tc>
          <w:tcPr>
            <w:tcW w:w="17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TCP 443</w:t>
            </w:r>
          </w:p>
        </w:tc>
        <w:tc>
          <w:tcPr>
            <w:tcW w:w="23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kubelet (all worker nodes)</w:t>
            </w:r>
          </w:p>
        </w:tc>
        <w:tc>
          <w:tcPr>
            <w:tcW w:w="286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Image pulls during pod startup; all 13 service images must be reachable</w:t>
            </w:r>
          </w:p>
        </w:tc>
      </w:tr>
      <w:tr w:rsidR="00411BF6">
        <w:tblPrEx>
          <w:tblCellMar>
            <w:top w:w="0" w:type="dxa"/>
            <w:bottom w:w="0" w:type="dxa"/>
          </w:tblCellMar>
        </w:tblPrEx>
        <w:trPr>
          <w:cantSplit/>
        </w:trPr>
        <w:tc>
          <w:tcPr>
            <w:tcW w:w="25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CoreDNS (in-cluster)</w:t>
            </w:r>
          </w:p>
        </w:tc>
        <w:tc>
          <w:tcPr>
            <w:tcW w:w="17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UDP + TCP 53</w:t>
            </w:r>
          </w:p>
        </w:tc>
        <w:tc>
          <w:tcPr>
            <w:tcW w:w="23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All services</w:t>
            </w:r>
          </w:p>
        </w:tc>
        <w:tc>
          <w:tcPr>
            <w:tcW w:w="286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In-cluster DNS resolution for service-to-service calls</w:t>
            </w:r>
          </w:p>
        </w:tc>
      </w:tr>
    </w:tbl>
    <w:p w:rsidR="00411BF6" w:rsidRDefault="00B54063">
      <w:pPr>
        <w:pStyle w:val="Heading2"/>
      </w:pPr>
      <w:bookmarkStart w:id="60" w:name="h_14_3_outbound_external_third_party_ser"/>
      <w:r>
        <w:t>14.3  Outbound — External / Third-Party Services</w:t>
      </w:r>
      <w:bookmarkEnd w:id="60"/>
    </w:p>
    <w:p w:rsidR="00411BF6" w:rsidRDefault="00B54063">
      <w:pPr>
        <w:spacing w:after="120" w:line="276" w:lineRule="auto"/>
      </w:pPr>
      <w:r>
        <w:t>These connections reach external platforms for JWT signing, identity management, SMS/email delivery, and consent flows. All are HTTPS unless noted.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4"/>
        <w:gridCol w:w="1031"/>
        <w:gridCol w:w="4473"/>
        <w:gridCol w:w="2357"/>
      </w:tblGrid>
      <w:tr w:rsidR="00411BF6">
        <w:tblPrEx>
          <w:tblCellMar>
            <w:top w:w="0" w:type="dxa"/>
            <w:bottom w:w="0" w:type="dxa"/>
          </w:tblCellMar>
        </w:tblPrEx>
        <w:trPr>
          <w:cantSplit/>
          <w:tblHeader/>
        </w:trPr>
        <w:tc>
          <w:tcPr>
            <w:tcW w:w="2500" w:type="dxa"/>
            <w:tcBorders>
              <w:top w:val="single" w:sz="2" w:space="0" w:color="14315C"/>
              <w:left w:val="single" w:sz="2" w:space="0" w:color="14315C"/>
              <w:bottom w:val="single" w:sz="8" w:space="0" w:color="2D6CB5"/>
              <w:right w:val="single" w:sz="2" w:space="0" w:color="14315C"/>
            </w:tcBorders>
            <w:shd w:val="clear" w:color="auto" w:fill="14315C"/>
            <w:tcMar>
              <w:top w:w="90" w:type="dxa"/>
              <w:left w:w="130" w:type="dxa"/>
              <w:bottom w:w="90" w:type="dxa"/>
              <w:right w:w="130" w:type="dxa"/>
            </w:tcMar>
          </w:tcPr>
          <w:p w:rsidR="00411BF6" w:rsidRDefault="00B54063">
            <w:pPr>
              <w:spacing w:line="256" w:lineRule="auto"/>
            </w:pPr>
            <w:r>
              <w:rPr>
                <w:b/>
                <w:bCs/>
                <w:color w:val="FFFFFF"/>
                <w:sz w:val="19"/>
                <w:szCs w:val="19"/>
              </w:rPr>
              <w:t>Destination</w:t>
            </w:r>
          </w:p>
        </w:tc>
        <w:tc>
          <w:tcPr>
            <w:tcW w:w="1500" w:type="dxa"/>
            <w:tcBorders>
              <w:top w:val="single" w:sz="2" w:space="0" w:color="14315C"/>
              <w:left w:val="single" w:sz="2" w:space="0" w:color="14315C"/>
              <w:bottom w:val="single" w:sz="8" w:space="0" w:color="2D6CB5"/>
              <w:right w:val="single" w:sz="2" w:space="0" w:color="14315C"/>
            </w:tcBorders>
            <w:shd w:val="clear" w:color="auto" w:fill="14315C"/>
            <w:tcMar>
              <w:top w:w="90" w:type="dxa"/>
              <w:left w:w="130" w:type="dxa"/>
              <w:bottom w:w="90" w:type="dxa"/>
              <w:right w:w="130" w:type="dxa"/>
            </w:tcMar>
          </w:tcPr>
          <w:p w:rsidR="00411BF6" w:rsidRDefault="00B54063">
            <w:pPr>
              <w:spacing w:line="256" w:lineRule="auto"/>
            </w:pPr>
            <w:r>
              <w:rPr>
                <w:b/>
                <w:bCs/>
                <w:color w:val="FFFFFF"/>
                <w:sz w:val="19"/>
                <w:szCs w:val="19"/>
              </w:rPr>
              <w:t>Protocol / Port</w:t>
            </w:r>
          </w:p>
        </w:tc>
        <w:tc>
          <w:tcPr>
            <w:tcW w:w="2360" w:type="dxa"/>
            <w:tcBorders>
              <w:top w:val="single" w:sz="2" w:space="0" w:color="14315C"/>
              <w:left w:val="single" w:sz="2" w:space="0" w:color="14315C"/>
              <w:bottom w:val="single" w:sz="8" w:space="0" w:color="2D6CB5"/>
              <w:right w:val="single" w:sz="2" w:space="0" w:color="14315C"/>
            </w:tcBorders>
            <w:shd w:val="clear" w:color="auto" w:fill="14315C"/>
            <w:tcMar>
              <w:top w:w="90" w:type="dxa"/>
              <w:left w:w="130" w:type="dxa"/>
              <w:bottom w:w="90" w:type="dxa"/>
              <w:right w:w="130" w:type="dxa"/>
            </w:tcMar>
          </w:tcPr>
          <w:p w:rsidR="00411BF6" w:rsidRDefault="00B54063">
            <w:pPr>
              <w:spacing w:line="256" w:lineRule="auto"/>
            </w:pPr>
            <w:r>
              <w:rPr>
                <w:b/>
                <w:bCs/>
                <w:color w:val="FFFFFF"/>
                <w:sz w:val="19"/>
                <w:szCs w:val="19"/>
              </w:rPr>
              <w:t>Config Variable</w:t>
            </w:r>
          </w:p>
        </w:tc>
        <w:tc>
          <w:tcPr>
            <w:tcW w:w="3000" w:type="dxa"/>
            <w:tcBorders>
              <w:top w:val="single" w:sz="2" w:space="0" w:color="14315C"/>
              <w:left w:val="single" w:sz="2" w:space="0" w:color="14315C"/>
              <w:bottom w:val="single" w:sz="8" w:space="0" w:color="2D6CB5"/>
              <w:right w:val="single" w:sz="2" w:space="0" w:color="14315C"/>
            </w:tcBorders>
            <w:shd w:val="clear" w:color="auto" w:fill="14315C"/>
            <w:tcMar>
              <w:top w:w="90" w:type="dxa"/>
              <w:left w:w="130" w:type="dxa"/>
              <w:bottom w:w="90" w:type="dxa"/>
              <w:right w:w="130" w:type="dxa"/>
            </w:tcMar>
          </w:tcPr>
          <w:p w:rsidR="00411BF6" w:rsidRDefault="00B54063">
            <w:pPr>
              <w:spacing w:line="256" w:lineRule="auto"/>
            </w:pPr>
            <w:r>
              <w:rPr>
                <w:b/>
                <w:bCs/>
                <w:color w:val="FFFFFF"/>
                <w:sz w:val="19"/>
                <w:szCs w:val="19"/>
              </w:rPr>
              <w:t>Called By / Purpose</w:t>
            </w:r>
          </w:p>
        </w:tc>
      </w:tr>
      <w:tr w:rsidR="00411BF6">
        <w:tblPrEx>
          <w:tblCellMar>
            <w:top w:w="0" w:type="dxa"/>
            <w:bottom w:w="0" w:type="dxa"/>
          </w:tblCellMar>
        </w:tblPrEx>
        <w:trPr>
          <w:cantSplit/>
        </w:trPr>
        <w:tc>
          <w:tcPr>
            <w:tcW w:w="25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HashiCorp Vault &lt;vault-host&gt;</w:t>
            </w:r>
          </w:p>
        </w:tc>
        <w:tc>
          <w:tcPr>
            <w:tcW w:w="15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TCP 8200</w:t>
            </w:r>
          </w:p>
        </w:tc>
        <w:tc>
          <w:tcPr>
            <w:tcW w:w="236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EXT_VAULT_URL</w:t>
            </w:r>
          </w:p>
        </w:tc>
        <w:tc>
          <w:tcPr>
            <w:tcW w:w="30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vault-apis — encrypt, decrypt, sign, verify cryptographic operations</w:t>
            </w:r>
          </w:p>
        </w:tc>
      </w:tr>
      <w:tr w:rsidR="00411BF6">
        <w:tblPrEx>
          <w:tblCellMar>
            <w:top w:w="0" w:type="dxa"/>
            <w:bottom w:w="0" w:type="dxa"/>
          </w:tblCellMar>
        </w:tblPrEx>
        <w:trPr>
          <w:cantSplit/>
        </w:trPr>
        <w:tc>
          <w:tcPr>
            <w:tcW w:w="25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WSO2 Identity Server &lt;wso2-host&gt;</w:t>
            </w:r>
          </w:p>
        </w:tc>
        <w:tc>
          <w:tcPr>
            <w:tcW w:w="15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HTTPS TCP 9443</w:t>
            </w:r>
          </w:p>
        </w:tc>
        <w:tc>
          <w:tcPr>
            <w:tcW w:w="236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WSO2_BASE_URL</w:t>
            </w:r>
          </w:p>
        </w:tc>
        <w:tc>
          <w:tcPr>
            <w:tcW w:w="30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auth-apis, partner-portal-apis, wso2-cred-generator-apis — OAuth2 tokens, tenant registration, key generation</w:t>
            </w:r>
          </w:p>
        </w:tc>
      </w:tr>
      <w:tr w:rsidR="00411BF6">
        <w:tblPrEx>
          <w:tblCellMar>
            <w:top w:w="0" w:type="dxa"/>
            <w:bottom w:w="0" w:type="dxa"/>
          </w:tblCellMar>
        </w:tblPrEx>
        <w:trPr>
          <w:cantSplit/>
        </w:trPr>
        <w:tc>
          <w:tcPr>
            <w:tcW w:w="25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DigiGov SMS Gateway</w:t>
            </w:r>
          </w:p>
        </w:tc>
        <w:tc>
          <w:tcPr>
            <w:tcW w:w="15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HTTPS TCP 443</w:t>
            </w:r>
          </w:p>
        </w:tc>
        <w:tc>
          <w:tcPr>
            <w:tcW w:w="236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DIGIGOV_SMS_API_URL</w:t>
            </w:r>
          </w:p>
        </w:tc>
        <w:tc>
          <w:tcPr>
            <w:tcW w:w="30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notification-module / notification-consumer — SMS delivery</w:t>
            </w:r>
          </w:p>
        </w:tc>
      </w:tr>
      <w:tr w:rsidR="00411BF6">
        <w:tblPrEx>
          <w:tblCellMar>
            <w:top w:w="0" w:type="dxa"/>
            <w:bottom w:w="0" w:type="dxa"/>
          </w:tblCellMar>
        </w:tblPrEx>
        <w:trPr>
          <w:cantSplit/>
        </w:trPr>
        <w:tc>
          <w:tcPr>
            <w:tcW w:w="25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DigiGov Email Gateway</w:t>
            </w:r>
          </w:p>
        </w:tc>
        <w:tc>
          <w:tcPr>
            <w:tcW w:w="15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HTTPS TCP 443</w:t>
            </w:r>
          </w:p>
        </w:tc>
        <w:tc>
          <w:tcPr>
            <w:tcW w:w="236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DIGIGOV_EMAIL_API_URL</w:t>
            </w:r>
          </w:p>
        </w:tc>
        <w:tc>
          <w:tcPr>
            <w:tcW w:w="30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notification-module / notification-consumer — Email delivery</w:t>
            </w:r>
          </w:p>
        </w:tc>
      </w:tr>
      <w:tr w:rsidR="00411BF6">
        <w:tblPrEx>
          <w:tblCellMar>
            <w:top w:w="0" w:type="dxa"/>
            <w:bottom w:w="0" w:type="dxa"/>
          </w:tblCellMar>
        </w:tblPrEx>
        <w:trPr>
          <w:cantSplit/>
        </w:trPr>
        <w:tc>
          <w:tcPr>
            <w:tcW w:w="25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DigiGov OAuth2 endpoint</w:t>
            </w:r>
          </w:p>
        </w:tc>
        <w:tc>
          <w:tcPr>
            <w:tcW w:w="15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HTTPS TCP 443</w:t>
            </w:r>
          </w:p>
        </w:tc>
        <w:tc>
          <w:tcPr>
            <w:tcW w:w="236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SYSTEM_DIGIGOV_BASE_URL</w:t>
            </w:r>
          </w:p>
        </w:tc>
        <w:tc>
          <w:tcPr>
            <w:tcW w:w="30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notification-module — Access token fetch and refresh</w:t>
            </w:r>
          </w:p>
        </w:tc>
      </w:tr>
      <w:tr w:rsidR="00411BF6">
        <w:tblPrEx>
          <w:tblCellMar>
            <w:top w:w="0" w:type="dxa"/>
            <w:bottom w:w="0" w:type="dxa"/>
          </w:tblCellMar>
        </w:tblPrEx>
        <w:trPr>
          <w:cantSplit/>
        </w:trPr>
        <w:tc>
          <w:tcPr>
            <w:tcW w:w="25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lastRenderedPageBreak/>
              <w:t>SMTP Server (default smtp.gmail.com)</w:t>
            </w:r>
          </w:p>
        </w:tc>
        <w:tc>
          <w:tcPr>
            <w:tcW w:w="15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TCP 587 / 465</w:t>
            </w:r>
          </w:p>
        </w:tc>
        <w:tc>
          <w:tcPr>
            <w:tcW w:w="236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SYSTEM_SMTP_HOST / PORT</w:t>
            </w:r>
          </w:p>
        </w:tc>
        <w:tc>
          <w:tcPr>
            <w:tcW w:w="30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notification-module — System email (OTP, alerts) when provider=SMTP</w:t>
            </w:r>
          </w:p>
        </w:tc>
      </w:tr>
      <w:tr w:rsidR="00411BF6">
        <w:tblPrEx>
          <w:tblCellMar>
            <w:top w:w="0" w:type="dxa"/>
            <w:bottom w:w="0" w:type="dxa"/>
          </w:tblCellMar>
        </w:tblPrEx>
        <w:trPr>
          <w:cantSplit/>
        </w:trPr>
        <w:tc>
          <w:tcPr>
            <w:tcW w:w="25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Parental consent redirect</w:t>
            </w:r>
          </w:p>
        </w:tc>
        <w:tc>
          <w:tcPr>
            <w:tcW w:w="15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HTTPS TCP 443</w:t>
            </w:r>
          </w:p>
        </w:tc>
        <w:tc>
          <w:tcPr>
            <w:tcW w:w="236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PARENTAL_CONSENT_REDIRECT_BASE_URL</w:t>
            </w:r>
          </w:p>
        </w:tc>
        <w:tc>
          <w:tcPr>
            <w:tcW w:w="30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consent-core — DigiLocker parental consent redirect target</w:t>
            </w:r>
          </w:p>
        </w:tc>
      </w:tr>
      <w:tr w:rsidR="00411BF6">
        <w:tblPrEx>
          <w:tblCellMar>
            <w:top w:w="0" w:type="dxa"/>
            <w:bottom w:w="0" w:type="dxa"/>
          </w:tblCellMar>
        </w:tblPrEx>
        <w:trPr>
          <w:cantSplit/>
        </w:trPr>
        <w:tc>
          <w:tcPr>
            <w:tcW w:w="25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Parental consent callback</w:t>
            </w:r>
          </w:p>
        </w:tc>
        <w:tc>
          <w:tcPr>
            <w:tcW w:w="15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HTTPS TCP 443</w:t>
            </w:r>
          </w:p>
        </w:tc>
        <w:tc>
          <w:tcPr>
            <w:tcW w:w="236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PARENTAL_CONSENT_CALLBACK_URL</w:t>
            </w:r>
          </w:p>
        </w:tc>
        <w:tc>
          <w:tcPr>
            <w:tcW w:w="30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consent-core — Callback after parental consent completion</w:t>
            </w:r>
          </w:p>
        </w:tc>
      </w:tr>
      <w:tr w:rsidR="00411BF6">
        <w:tblPrEx>
          <w:tblCellMar>
            <w:top w:w="0" w:type="dxa"/>
            <w:bottom w:w="0" w:type="dxa"/>
          </w:tblCellMar>
        </w:tblPrEx>
        <w:trPr>
          <w:cantSplit/>
        </w:trPr>
        <w:tc>
          <w:tcPr>
            <w:tcW w:w="25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Outbound HTTP proxy</w:t>
            </w:r>
          </w:p>
        </w:tc>
        <w:tc>
          <w:tcPr>
            <w:tcW w:w="15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TCP &lt;port&gt;</w:t>
            </w:r>
          </w:p>
        </w:tc>
        <w:tc>
          <w:tcPr>
            <w:tcW w:w="236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PROXY_HOST / PROXY_PORT</w:t>
            </w:r>
          </w:p>
        </w:tc>
        <w:tc>
          <w:tcPr>
            <w:tcW w:w="30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consent-core, translator — Routes outbound calls when PROXY_ENABLED=true</w:t>
            </w:r>
          </w:p>
        </w:tc>
      </w:tr>
      <w:tr w:rsidR="00411BF6">
        <w:tblPrEx>
          <w:tblCellMar>
            <w:top w:w="0" w:type="dxa"/>
            <w:bottom w:w="0" w:type="dxa"/>
          </w:tblCellMar>
        </w:tblPrEx>
        <w:trPr>
          <w:cantSplit/>
        </w:trPr>
        <w:tc>
          <w:tcPr>
            <w:tcW w:w="25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Partner webhook endpoints</w:t>
            </w:r>
          </w:p>
        </w:tc>
        <w:tc>
          <w:tcPr>
            <w:tcW w:w="15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HTTPS TCP 443</w:t>
            </w:r>
          </w:p>
        </w:tc>
        <w:tc>
          <w:tcPr>
            <w:tcW w:w="236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MongoDB (notification_config)</w:t>
            </w:r>
          </w:p>
        </w:tc>
        <w:tc>
          <w:tcPr>
            <w:tcW w:w="30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notification-consumer — HTTP POST to partner callback/webhook URLs</w:t>
            </w:r>
          </w:p>
        </w:tc>
      </w:tr>
      <w:tr w:rsidR="00411BF6">
        <w:tblPrEx>
          <w:tblCellMar>
            <w:top w:w="0" w:type="dxa"/>
            <w:bottom w:w="0" w:type="dxa"/>
          </w:tblCellMar>
        </w:tblPrEx>
        <w:trPr>
          <w:cantSplit/>
        </w:trPr>
        <w:tc>
          <w:tcPr>
            <w:tcW w:w="25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Public portal &lt;portal-host&gt;</w:t>
            </w:r>
          </w:p>
        </w:tc>
        <w:tc>
          <w:tcPr>
            <w:tcW w:w="15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HTTPS TCP 443</w:t>
            </w:r>
          </w:p>
        </w:tc>
        <w:tc>
          <w:tcPr>
            <w:tcW w:w="236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PORTAL_URL</w:t>
            </w:r>
          </w:p>
        </w:tc>
        <w:tc>
          <w:tcPr>
            <w:tcW w:w="30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partner-portal, schedular — Deep-links in expiry reminder notifications</w:t>
            </w:r>
          </w:p>
        </w:tc>
      </w:tr>
    </w:tbl>
    <w:p w:rsidR="00411BF6" w:rsidRDefault="00411BF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1BF6">
        <w:tblPrEx>
          <w:tblCellMar>
            <w:top w:w="0" w:type="dxa"/>
            <w:bottom w:w="0" w:type="dxa"/>
          </w:tblCellMar>
        </w:tblPrEx>
        <w:trPr>
          <w:cantSplit/>
        </w:trPr>
        <w:tc>
          <w:tcPr>
            <w:tcW w:w="9360" w:type="dxa"/>
            <w:tcBorders>
              <w:top w:val="single" w:sz="2" w:space="0" w:color="FFF6E8"/>
              <w:left w:val="single" w:sz="28" w:space="0" w:color="D9870B"/>
              <w:bottom w:val="single" w:sz="2" w:space="0" w:color="FFF6E8"/>
              <w:right w:val="single" w:sz="2" w:space="0" w:color="FFF6E8"/>
            </w:tcBorders>
            <w:shd w:val="clear" w:color="auto" w:fill="FFF6E8"/>
            <w:tcMar>
              <w:top w:w="120" w:type="dxa"/>
              <w:left w:w="180" w:type="dxa"/>
              <w:bottom w:w="120" w:type="dxa"/>
              <w:right w:w="160" w:type="dxa"/>
            </w:tcMar>
          </w:tcPr>
          <w:p w:rsidR="00411BF6" w:rsidRDefault="00B54063">
            <w:pPr>
              <w:spacing w:line="264" w:lineRule="auto"/>
            </w:pPr>
            <w:r>
              <w:rPr>
                <w:b/>
                <w:bCs/>
                <w:color w:val="D9870B"/>
              </w:rPr>
              <w:t>Gmail / Google SMTP</w:t>
            </w:r>
          </w:p>
          <w:p w:rsidR="00411BF6" w:rsidRDefault="00B54063">
            <w:pPr>
              <w:spacing w:line="264" w:lineRule="auto"/>
            </w:pPr>
            <w:r>
              <w:t>To send system email through Google's SMTP server, allow outbound egress to smtp.gmail.com on TCP 587 (STARTTLS) and TCP 465 (SSL/TLS) from notification-module and notification-consumer. If outbound is blocked these connections time out and OTP/alert emails fail silently. Google also requires an App Password (with 2-Step Verification enabled) rather than the account password, and SMTP access must be enabled on the sending account. Set SYSTEM_SMTP_HOST=smtp.gmail.com, SYSTEM_SMTP_PORT=587, and the app password in the SMTP credential variables.</w:t>
            </w:r>
          </w:p>
        </w:tc>
      </w:tr>
    </w:tbl>
    <w:p w:rsidR="00411BF6" w:rsidRDefault="00B54063">
      <w:pPr>
        <w:pStyle w:val="Heading2"/>
      </w:pPr>
      <w:bookmarkStart w:id="61" w:name="h_14_4_intra_cluster_service_to_service_"/>
      <w:r>
        <w:t>14.4  Intra-Cluster Service-to-Service Communication</w:t>
      </w:r>
      <w:bookmarkEnd w:id="61"/>
    </w:p>
    <w:p w:rsidR="00411BF6" w:rsidRDefault="00B54063">
      <w:pPr>
        <w:spacing w:after="120" w:line="276" w:lineRule="auto"/>
      </w:pPr>
      <w:r>
        <w:t>All inter-service calls use in-cluster Kubernetes DNS and never leave the cluster network. These flows must be permitted by any Kubernetes NetworkPolicy applied to the namespace.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2700"/>
        <w:gridCol w:w="3360"/>
      </w:tblGrid>
      <w:tr w:rsidR="00411BF6">
        <w:tblPrEx>
          <w:tblCellMar>
            <w:top w:w="0" w:type="dxa"/>
            <w:bottom w:w="0" w:type="dxa"/>
          </w:tblCellMar>
        </w:tblPrEx>
        <w:trPr>
          <w:cantSplit/>
          <w:tblHeader/>
        </w:trPr>
        <w:tc>
          <w:tcPr>
            <w:tcW w:w="3300" w:type="dxa"/>
            <w:tcBorders>
              <w:top w:val="single" w:sz="2" w:space="0" w:color="14315C"/>
              <w:left w:val="single" w:sz="2" w:space="0" w:color="14315C"/>
              <w:bottom w:val="single" w:sz="8" w:space="0" w:color="2D6CB5"/>
              <w:right w:val="single" w:sz="2" w:space="0" w:color="14315C"/>
            </w:tcBorders>
            <w:shd w:val="clear" w:color="auto" w:fill="14315C"/>
            <w:tcMar>
              <w:top w:w="90" w:type="dxa"/>
              <w:left w:w="130" w:type="dxa"/>
              <w:bottom w:w="90" w:type="dxa"/>
              <w:right w:w="130" w:type="dxa"/>
            </w:tcMar>
          </w:tcPr>
          <w:p w:rsidR="00411BF6" w:rsidRDefault="00B54063">
            <w:pPr>
              <w:spacing w:line="256" w:lineRule="auto"/>
            </w:pPr>
            <w:r>
              <w:rPr>
                <w:b/>
                <w:bCs/>
                <w:color w:val="FFFFFF"/>
                <w:sz w:val="19"/>
                <w:szCs w:val="19"/>
              </w:rPr>
              <w:t>Caller Service(s)</w:t>
            </w:r>
          </w:p>
        </w:tc>
        <w:tc>
          <w:tcPr>
            <w:tcW w:w="2700" w:type="dxa"/>
            <w:tcBorders>
              <w:top w:val="single" w:sz="2" w:space="0" w:color="14315C"/>
              <w:left w:val="single" w:sz="2" w:space="0" w:color="14315C"/>
              <w:bottom w:val="single" w:sz="8" w:space="0" w:color="2D6CB5"/>
              <w:right w:val="single" w:sz="2" w:space="0" w:color="14315C"/>
            </w:tcBorders>
            <w:shd w:val="clear" w:color="auto" w:fill="14315C"/>
            <w:tcMar>
              <w:top w:w="90" w:type="dxa"/>
              <w:left w:w="130" w:type="dxa"/>
              <w:bottom w:w="90" w:type="dxa"/>
              <w:right w:w="130" w:type="dxa"/>
            </w:tcMar>
          </w:tcPr>
          <w:p w:rsidR="00411BF6" w:rsidRDefault="00B54063">
            <w:pPr>
              <w:spacing w:line="256" w:lineRule="auto"/>
            </w:pPr>
            <w:r>
              <w:rPr>
                <w:b/>
                <w:bCs/>
                <w:color w:val="FFFFFF"/>
                <w:sz w:val="19"/>
                <w:szCs w:val="19"/>
              </w:rPr>
              <w:t>Target (in-cluster)</w:t>
            </w:r>
          </w:p>
        </w:tc>
        <w:tc>
          <w:tcPr>
            <w:tcW w:w="3360" w:type="dxa"/>
            <w:tcBorders>
              <w:top w:val="single" w:sz="2" w:space="0" w:color="14315C"/>
              <w:left w:val="single" w:sz="2" w:space="0" w:color="14315C"/>
              <w:bottom w:val="single" w:sz="8" w:space="0" w:color="2D6CB5"/>
              <w:right w:val="single" w:sz="2" w:space="0" w:color="14315C"/>
            </w:tcBorders>
            <w:shd w:val="clear" w:color="auto" w:fill="14315C"/>
            <w:tcMar>
              <w:top w:w="90" w:type="dxa"/>
              <w:left w:w="130" w:type="dxa"/>
              <w:bottom w:w="90" w:type="dxa"/>
              <w:right w:w="130" w:type="dxa"/>
            </w:tcMar>
          </w:tcPr>
          <w:p w:rsidR="00411BF6" w:rsidRDefault="00B54063">
            <w:pPr>
              <w:spacing w:line="256" w:lineRule="auto"/>
            </w:pPr>
            <w:r>
              <w:rPr>
                <w:b/>
                <w:bCs/>
                <w:color w:val="FFFFFF"/>
                <w:sz w:val="19"/>
                <w:szCs w:val="19"/>
              </w:rPr>
              <w:t>Purpose</w:t>
            </w:r>
          </w:p>
        </w:tc>
      </w:tr>
      <w:tr w:rsidR="00411BF6">
        <w:tblPrEx>
          <w:tblCellMar>
            <w:top w:w="0" w:type="dxa"/>
            <w:bottom w:w="0" w:type="dxa"/>
          </w:tblCellMar>
        </w:tblPrEx>
        <w:trPr>
          <w:cantSplit/>
        </w:trPr>
        <w:tc>
          <w:tcPr>
            <w:tcW w:w="33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consent-core, auth, grievance, schedular</w:t>
            </w:r>
          </w:p>
        </w:tc>
        <w:tc>
          <w:tcPr>
            <w:tcW w:w="27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audit-module-apis:9006</w:t>
            </w:r>
          </w:p>
        </w:tc>
        <w:tc>
          <w:tcPr>
            <w:tcW w:w="336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POST /audit/v1/audit — immutable audit trail for every mutation</w:t>
            </w:r>
          </w:p>
        </w:tc>
      </w:tr>
      <w:tr w:rsidR="00411BF6">
        <w:tblPrEx>
          <w:tblCellMar>
            <w:top w:w="0" w:type="dxa"/>
            <w:bottom w:w="0" w:type="dxa"/>
          </w:tblCellMar>
        </w:tblPrEx>
        <w:trPr>
          <w:cantSplit/>
        </w:trPr>
        <w:tc>
          <w:tcPr>
            <w:tcW w:w="33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consent-core, grievance, schedular, system-registry</w:t>
            </w:r>
          </w:p>
        </w:tc>
        <w:tc>
          <w:tcPr>
            <w:tcW w:w="27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notification-module-apis:9005</w:t>
            </w:r>
          </w:p>
        </w:tc>
        <w:tc>
          <w:tcPr>
            <w:tcW w:w="336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POST /notification/v1/events/trigger — notification fan-out</w:t>
            </w:r>
          </w:p>
        </w:tc>
      </w:tr>
      <w:tr w:rsidR="00411BF6">
        <w:tblPrEx>
          <w:tblCellMar>
            <w:top w:w="0" w:type="dxa"/>
            <w:bottom w:w="0" w:type="dxa"/>
          </w:tblCellMar>
        </w:tblPrEx>
        <w:trPr>
          <w:cantSplit/>
        </w:trPr>
        <w:tc>
          <w:tcPr>
            <w:tcW w:w="33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consent-core, auth, grievance, audit</w:t>
            </w:r>
          </w:p>
        </w:tc>
        <w:tc>
          <w:tcPr>
            <w:tcW w:w="27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vault-apis:9010</w:t>
            </w:r>
          </w:p>
        </w:tc>
        <w:tc>
          <w:tcPr>
            <w:tcW w:w="336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POST /negdvault/client/sign — JWT signing for payload integrity</w:t>
            </w:r>
          </w:p>
        </w:tc>
      </w:tr>
      <w:tr w:rsidR="00411BF6">
        <w:tblPrEx>
          <w:tblCellMar>
            <w:top w:w="0" w:type="dxa"/>
            <w:bottom w:w="0" w:type="dxa"/>
          </w:tblCellMar>
        </w:tblPrEx>
        <w:trPr>
          <w:cantSplit/>
        </w:trPr>
        <w:tc>
          <w:tcPr>
            <w:tcW w:w="33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lastRenderedPageBreak/>
              <w:t>consent-core, partner-portal, schedular</w:t>
            </w:r>
          </w:p>
        </w:tc>
        <w:tc>
          <w:tcPr>
            <w:tcW w:w="27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auth-apis:9009</w:t>
            </w:r>
          </w:p>
        </w:tc>
        <w:tc>
          <w:tcPr>
            <w:tcW w:w="336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Token validation and authentication checks</w:t>
            </w:r>
          </w:p>
        </w:tc>
      </w:tr>
      <w:tr w:rsidR="00411BF6">
        <w:tblPrEx>
          <w:tblCellMar>
            <w:top w:w="0" w:type="dxa"/>
            <w:bottom w:w="0" w:type="dxa"/>
          </w:tblCellMar>
        </w:tblPrEx>
        <w:trPr>
          <w:cantSplit/>
        </w:trPr>
        <w:tc>
          <w:tcPr>
            <w:tcW w:w="33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consent-core, schedular</w:t>
            </w:r>
          </w:p>
        </w:tc>
        <w:tc>
          <w:tcPr>
            <w:tcW w:w="27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system-registry-apis:9011</w:t>
            </w:r>
          </w:p>
        </w:tc>
        <w:tc>
          <w:tcPr>
            <w:tcW w:w="336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Tenant/system registry lookups for consent withdrawal forwarding</w:t>
            </w:r>
          </w:p>
        </w:tc>
      </w:tr>
      <w:tr w:rsidR="00411BF6">
        <w:tblPrEx>
          <w:tblCellMar>
            <w:top w:w="0" w:type="dxa"/>
            <w:bottom w:w="0" w:type="dxa"/>
          </w:tblCellMar>
        </w:tblPrEx>
        <w:trPr>
          <w:cantSplit/>
        </w:trPr>
        <w:tc>
          <w:tcPr>
            <w:tcW w:w="33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partner-portal-apis</w:t>
            </w:r>
          </w:p>
        </w:tc>
        <w:tc>
          <w:tcPr>
            <w:tcW w:w="27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wso2-cred-generator-apis:9004</w:t>
            </w:r>
          </w:p>
        </w:tc>
        <w:tc>
          <w:tcPr>
            <w:tcW w:w="336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WSO2 tenant registration and application key generation</w:t>
            </w:r>
          </w:p>
        </w:tc>
      </w:tr>
      <w:tr w:rsidR="00411BF6">
        <w:tblPrEx>
          <w:tblCellMar>
            <w:top w:w="0" w:type="dxa"/>
            <w:bottom w:w="0" w:type="dxa"/>
          </w:tblCellMar>
        </w:tblPrEx>
        <w:trPr>
          <w:cantSplit/>
        </w:trPr>
        <w:tc>
          <w:tcPr>
            <w:tcW w:w="33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notification-module-apis</w:t>
            </w:r>
          </w:p>
        </w:tc>
        <w:tc>
          <w:tcPr>
            <w:tcW w:w="27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partner-portal-apis:9002</w:t>
            </w:r>
          </w:p>
        </w:tc>
        <w:tc>
          <w:tcPr>
            <w:tcW w:w="336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Fetching notification channel configuration per tenant/business</w:t>
            </w:r>
          </w:p>
        </w:tc>
      </w:tr>
      <w:tr w:rsidR="00411BF6">
        <w:tblPrEx>
          <w:tblCellMar>
            <w:top w:w="0" w:type="dxa"/>
            <w:bottom w:w="0" w:type="dxa"/>
          </w:tblCellMar>
        </w:tblPrEx>
        <w:trPr>
          <w:cantSplit/>
        </w:trPr>
        <w:tc>
          <w:tcPr>
            <w:tcW w:w="33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notification-module (Kafka producer)</w:t>
            </w:r>
          </w:p>
        </w:tc>
        <w:tc>
          <w:tcPr>
            <w:tcW w:w="27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audit-module (Kafka consumer)</w:t>
            </w:r>
          </w:p>
        </w:tc>
        <w:tc>
          <w:tcPr>
            <w:tcW w:w="336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Audit events published to DEV_CMS_NOTIFICATION_AUDIT topic</w:t>
            </w:r>
          </w:p>
        </w:tc>
      </w:tr>
    </w:tbl>
    <w:p w:rsidR="00411BF6" w:rsidRDefault="00B54063">
      <w:pPr>
        <w:pStyle w:val="Heading2"/>
      </w:pPr>
      <w:bookmarkStart w:id="62" w:name="h_14_5_kubernetes_networkpolicy_recommen"/>
      <w:r>
        <w:t>14.5  Kubernetes NetworkPolicy Recommendations</w:t>
      </w:r>
      <w:bookmarkEnd w:id="62"/>
    </w:p>
    <w:p w:rsidR="00411BF6" w:rsidRDefault="00B54063">
      <w:pPr>
        <w:spacing w:after="120" w:line="276" w:lineRule="auto"/>
      </w:pPr>
      <w:r>
        <w:t>If NetworkPolicy is enforced in your cluster, apply a default-deny policy and then add these allow rules to the dpdp-consent-public namespace:</w:t>
      </w:r>
    </w:p>
    <w:p w:rsidR="00411BF6" w:rsidRDefault="00B54063">
      <w:pPr>
        <w:pStyle w:val="ListParagraph"/>
        <w:numPr>
          <w:ilvl w:val="0"/>
          <w:numId w:val="2"/>
        </w:numPr>
        <w:spacing w:after="60" w:line="276" w:lineRule="auto"/>
      </w:pPr>
      <w:r>
        <w:t>Allow all pods within dpdp-consent-public to communicate with each other on any port (intra-namespace traffic for in-cluster DNS calls)</w:t>
      </w:r>
    </w:p>
    <w:p w:rsidR="00411BF6" w:rsidRDefault="00B54063">
      <w:pPr>
        <w:pStyle w:val="ListParagraph"/>
        <w:numPr>
          <w:ilvl w:val="0"/>
          <w:numId w:val="2"/>
        </w:numPr>
        <w:spacing w:after="60" w:line="276" w:lineRule="auto"/>
      </w:pPr>
      <w:r>
        <w:t>Allow ingress from the API Gateway / WAF namespace to all pods on ports 9001-9020</w:t>
      </w:r>
    </w:p>
    <w:p w:rsidR="00411BF6" w:rsidRDefault="00B54063">
      <w:pPr>
        <w:pStyle w:val="ListParagraph"/>
        <w:numPr>
          <w:ilvl w:val="0"/>
          <w:numId w:val="2"/>
        </w:numPr>
        <w:spacing w:after="60" w:line="276" w:lineRule="auto"/>
      </w:pPr>
      <w:r>
        <w:t>Allow egress from all pods to MongoDB cluster on TCP 27017</w:t>
      </w:r>
    </w:p>
    <w:p w:rsidR="00411BF6" w:rsidRDefault="00B54063">
      <w:pPr>
        <w:pStyle w:val="ListParagraph"/>
        <w:numPr>
          <w:ilvl w:val="0"/>
          <w:numId w:val="2"/>
        </w:numPr>
        <w:spacing w:after="60" w:line="276" w:lineRule="auto"/>
      </w:pPr>
      <w:r>
        <w:t>Allow egress from audit, notification-module, and notification-consumer to Kafka brokers on TCP 9092/9093</w:t>
      </w:r>
    </w:p>
    <w:p w:rsidR="00411BF6" w:rsidRDefault="00B54063">
      <w:pPr>
        <w:pStyle w:val="ListParagraph"/>
        <w:numPr>
          <w:ilvl w:val="0"/>
          <w:numId w:val="2"/>
        </w:numPr>
        <w:spacing w:after="60" w:line="276" w:lineRule="auto"/>
      </w:pPr>
      <w:r>
        <w:t>Allow egress from notification-consumer to the Kerberos KDC on TCP+UDP 88 and to NTP on UDP 123</w:t>
      </w:r>
    </w:p>
    <w:p w:rsidR="00411BF6" w:rsidRDefault="00B54063">
      <w:pPr>
        <w:pStyle w:val="ListParagraph"/>
        <w:numPr>
          <w:ilvl w:val="0"/>
          <w:numId w:val="2"/>
        </w:numPr>
        <w:spacing w:after="60" w:line="276" w:lineRule="auto"/>
      </w:pPr>
      <w:r>
        <w:t>Allow egress from vault-apis to HashiCorp Vault on TCP 8200</w:t>
      </w:r>
    </w:p>
    <w:p w:rsidR="00411BF6" w:rsidRDefault="00B54063">
      <w:pPr>
        <w:pStyle w:val="ListParagraph"/>
        <w:numPr>
          <w:ilvl w:val="0"/>
          <w:numId w:val="2"/>
        </w:numPr>
        <w:spacing w:after="60" w:line="276" w:lineRule="auto"/>
      </w:pPr>
      <w:r>
        <w:t>Allow egress from auth, partner-portal, wso2-cred-generator to WSO2 Identity Server on TCP 9443</w:t>
      </w:r>
    </w:p>
    <w:p w:rsidR="00411BF6" w:rsidRDefault="00B54063">
      <w:pPr>
        <w:pStyle w:val="ListParagraph"/>
        <w:numPr>
          <w:ilvl w:val="0"/>
          <w:numId w:val="2"/>
        </w:numPr>
        <w:spacing w:after="60" w:line="276" w:lineRule="auto"/>
      </w:pPr>
      <w:r>
        <w:t>Allow egress from notification-module and notification-consumer to DigiGov SMS/Email APIs and SMTP server on TCP 443 / 587 / 465</w:t>
      </w:r>
    </w:p>
    <w:p w:rsidR="00411BF6" w:rsidRDefault="00B54063">
      <w:pPr>
        <w:pStyle w:val="ListParagraph"/>
        <w:numPr>
          <w:ilvl w:val="0"/>
          <w:numId w:val="2"/>
        </w:numPr>
        <w:spacing w:after="60" w:line="276" w:lineRule="auto"/>
      </w:pPr>
      <w:r>
        <w:t>Allow egress from consent-core and translator to the outbound proxy if PROXY_ENABLED=true</w:t>
      </w:r>
    </w:p>
    <w:p w:rsidR="00411BF6" w:rsidRDefault="00B54063">
      <w:pPr>
        <w:pStyle w:val="ListParagraph"/>
        <w:numPr>
          <w:ilvl w:val="0"/>
          <w:numId w:val="2"/>
        </w:numPr>
        <w:spacing w:after="60" w:line="276" w:lineRule="auto"/>
      </w:pPr>
      <w:r>
        <w:t>Allow egress from all pods to CoreDNS on UDP+TCP 53</w:t>
      </w:r>
    </w:p>
    <w:p w:rsidR="00411BF6" w:rsidRDefault="00B54063">
      <w:pPr>
        <w:pStyle w:val="ListParagraph"/>
        <w:numPr>
          <w:ilvl w:val="0"/>
          <w:numId w:val="2"/>
        </w:numPr>
        <w:spacing w:after="60" w:line="276" w:lineRule="auto"/>
      </w:pPr>
      <w:r>
        <w:t>Allow egress from all pods to the Kubernetes API server on TCP 6443 (service account token review)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1BF6">
        <w:tblPrEx>
          <w:tblCellMar>
            <w:top w:w="0" w:type="dxa"/>
            <w:bottom w:w="0" w:type="dxa"/>
          </w:tblCellMar>
        </w:tblPrEx>
        <w:trPr>
          <w:cantSplit/>
        </w:trPr>
        <w:tc>
          <w:tcPr>
            <w:tcW w:w="9360" w:type="dxa"/>
            <w:tcBorders>
              <w:top w:val="single" w:sz="2" w:space="0" w:color="FCEEEE"/>
              <w:left w:val="single" w:sz="28" w:space="0" w:color="C0392B"/>
              <w:bottom w:val="single" w:sz="2" w:space="0" w:color="FCEEEE"/>
              <w:right w:val="single" w:sz="2" w:space="0" w:color="FCEEEE"/>
            </w:tcBorders>
            <w:shd w:val="clear" w:color="auto" w:fill="FCEEEE"/>
            <w:tcMar>
              <w:top w:w="120" w:type="dxa"/>
              <w:left w:w="180" w:type="dxa"/>
              <w:bottom w:w="120" w:type="dxa"/>
              <w:right w:w="160" w:type="dxa"/>
            </w:tcMar>
          </w:tcPr>
          <w:p w:rsidR="00411BF6" w:rsidRDefault="00B54063">
            <w:pPr>
              <w:spacing w:line="264" w:lineRule="auto"/>
            </w:pPr>
            <w:r>
              <w:rPr>
                <w:b/>
                <w:bCs/>
                <w:color w:val="C0392B"/>
              </w:rPr>
              <w:t>Best practice</w:t>
            </w:r>
          </w:p>
          <w:p w:rsidR="00411BF6" w:rsidRDefault="00B54063">
            <w:pPr>
              <w:spacing w:line="264" w:lineRule="auto"/>
            </w:pPr>
            <w:r>
              <w:t>Apply default-deny for all ingress and egress in the namespace, then add only the rules listed above. This limits blast radius if any pod is compromised. Use Kubernetes namespace selectors for intra-cluster rules rather than open IP CIDR blocks.</w:t>
            </w:r>
          </w:p>
        </w:tc>
      </w:tr>
    </w:tbl>
    <w:p w:rsidR="00411BF6" w:rsidRDefault="00B54063">
      <w:pPr>
        <w:pStyle w:val="Heading2"/>
      </w:pPr>
      <w:bookmarkStart w:id="63" w:name="h_14_6_os_and_node_level_requirements"/>
      <w:r>
        <w:lastRenderedPageBreak/>
        <w:t>14.6  OS and Node-Level Requirements</w:t>
      </w:r>
      <w:bookmarkEnd w:id="63"/>
    </w:p>
    <w:p w:rsidR="00411BF6" w:rsidRDefault="00B54063">
      <w:pPr>
        <w:spacing w:after="120" w:line="276" w:lineRule="auto"/>
      </w:pPr>
      <w:r>
        <w:t>Ensure the following are in place on every Kubernetes worker node before deployment begins: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411BF6">
        <w:tblPrEx>
          <w:tblCellMar>
            <w:top w:w="0" w:type="dxa"/>
            <w:bottom w:w="0" w:type="dxa"/>
          </w:tblCellMar>
        </w:tblPrEx>
        <w:trPr>
          <w:cantSplit/>
          <w:tblHeader/>
        </w:trPr>
        <w:tc>
          <w:tcPr>
            <w:tcW w:w="2700" w:type="dxa"/>
            <w:tcBorders>
              <w:top w:val="single" w:sz="2" w:space="0" w:color="14315C"/>
              <w:left w:val="single" w:sz="2" w:space="0" w:color="14315C"/>
              <w:bottom w:val="single" w:sz="8" w:space="0" w:color="2D6CB5"/>
              <w:right w:val="single" w:sz="2" w:space="0" w:color="14315C"/>
            </w:tcBorders>
            <w:shd w:val="clear" w:color="auto" w:fill="14315C"/>
            <w:tcMar>
              <w:top w:w="90" w:type="dxa"/>
              <w:left w:w="130" w:type="dxa"/>
              <w:bottom w:w="90" w:type="dxa"/>
              <w:right w:w="130" w:type="dxa"/>
            </w:tcMar>
          </w:tcPr>
          <w:p w:rsidR="00411BF6" w:rsidRDefault="00B54063">
            <w:pPr>
              <w:spacing w:line="256" w:lineRule="auto"/>
            </w:pPr>
            <w:r>
              <w:rPr>
                <w:b/>
                <w:bCs/>
                <w:color w:val="FFFFFF"/>
                <w:sz w:val="19"/>
                <w:szCs w:val="19"/>
              </w:rPr>
              <w:t>Requirement</w:t>
            </w:r>
          </w:p>
        </w:tc>
        <w:tc>
          <w:tcPr>
            <w:tcW w:w="6660" w:type="dxa"/>
            <w:tcBorders>
              <w:top w:val="single" w:sz="2" w:space="0" w:color="14315C"/>
              <w:left w:val="single" w:sz="2" w:space="0" w:color="14315C"/>
              <w:bottom w:val="single" w:sz="8" w:space="0" w:color="2D6CB5"/>
              <w:right w:val="single" w:sz="2" w:space="0" w:color="14315C"/>
            </w:tcBorders>
            <w:shd w:val="clear" w:color="auto" w:fill="14315C"/>
            <w:tcMar>
              <w:top w:w="90" w:type="dxa"/>
              <w:left w:w="130" w:type="dxa"/>
              <w:bottom w:w="90" w:type="dxa"/>
              <w:right w:w="130" w:type="dxa"/>
            </w:tcMar>
          </w:tcPr>
          <w:p w:rsidR="00411BF6" w:rsidRDefault="00B54063">
            <w:pPr>
              <w:spacing w:line="256" w:lineRule="auto"/>
            </w:pPr>
            <w:r>
              <w:rPr>
                <w:b/>
                <w:bCs/>
                <w:color w:val="FFFFFF"/>
                <w:sz w:val="19"/>
                <w:szCs w:val="19"/>
              </w:rPr>
              <w:t>Details</w:t>
            </w:r>
          </w:p>
        </w:tc>
      </w:tr>
      <w:tr w:rsidR="00411BF6">
        <w:tblPrEx>
          <w:tblCellMar>
            <w:top w:w="0" w:type="dxa"/>
            <w:bottom w:w="0" w:type="dxa"/>
          </w:tblCellMar>
        </w:tblPrEx>
        <w:trPr>
          <w:cantSplit/>
        </w:trPr>
        <w:tc>
          <w:tcPr>
            <w:tcW w:w="27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Operating System</w:t>
            </w:r>
          </w:p>
        </w:tc>
        <w:tc>
          <w:tcPr>
            <w:tcW w:w="666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Linux only. Ubuntu 20.04/22.04 LTS or RHEL 8/9 recommended. Kernel &gt;= 4.18 required for seccomp RuntimeDefault profile support.</w:t>
            </w:r>
          </w:p>
        </w:tc>
      </w:tr>
      <w:tr w:rsidR="00411BF6">
        <w:tblPrEx>
          <w:tblCellMar>
            <w:top w:w="0" w:type="dxa"/>
            <w:bottom w:w="0" w:type="dxa"/>
          </w:tblCellMar>
        </w:tblPrEx>
        <w:trPr>
          <w:cantSplit/>
        </w:trPr>
        <w:tc>
          <w:tcPr>
            <w:tcW w:w="27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Container runtime</w:t>
            </w:r>
          </w:p>
        </w:tc>
        <w:tc>
          <w:tcPr>
            <w:tcW w:w="666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containerd 1.6+ or Docker 20.10+. Must support non-root user execution (runAsUser: 1000) and seccomp profiles.</w:t>
            </w:r>
          </w:p>
        </w:tc>
      </w:tr>
      <w:tr w:rsidR="00411BF6">
        <w:tblPrEx>
          <w:tblCellMar>
            <w:top w:w="0" w:type="dxa"/>
            <w:bottom w:w="0" w:type="dxa"/>
          </w:tblCellMar>
        </w:tblPrEx>
        <w:trPr>
          <w:cantSplit/>
        </w:trPr>
        <w:tc>
          <w:tcPr>
            <w:tcW w:w="27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Kubernetes version</w:t>
            </w:r>
          </w:p>
        </w:tc>
        <w:tc>
          <w:tcPr>
            <w:tcW w:w="666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1.21 minimum. 1.25+ recommended for stable seccomp API and Pod Security Admission controller.</w:t>
            </w:r>
          </w:p>
        </w:tc>
      </w:tr>
      <w:tr w:rsidR="00411BF6">
        <w:tblPrEx>
          <w:tblCellMar>
            <w:top w:w="0" w:type="dxa"/>
            <w:bottom w:w="0" w:type="dxa"/>
          </w:tblCellMar>
        </w:tblPrEx>
        <w:trPr>
          <w:cantSplit/>
        </w:trPr>
        <w:tc>
          <w:tcPr>
            <w:tcW w:w="27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Java (build nodes only)</w:t>
            </w:r>
          </w:p>
        </w:tc>
        <w:tc>
          <w:tcPr>
            <w:tcW w:w="666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JDK 21 — Amazon Corretto 21 or Eclipse Temurin 21. Required only on nodes/CI agents that run mvn package.</w:t>
            </w:r>
          </w:p>
        </w:tc>
      </w:tr>
      <w:tr w:rsidR="00411BF6">
        <w:tblPrEx>
          <w:tblCellMar>
            <w:top w:w="0" w:type="dxa"/>
            <w:bottom w:w="0" w:type="dxa"/>
          </w:tblCellMar>
        </w:tblPrEx>
        <w:trPr>
          <w:cantSplit/>
        </w:trPr>
        <w:tc>
          <w:tcPr>
            <w:tcW w:w="27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Docker / containerd (build)</w:t>
            </w:r>
          </w:p>
        </w:tc>
        <w:tc>
          <w:tcPr>
            <w:tcW w:w="666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Docker 20.10+ on the build host. Not required on worker nodes if images are pre-pushed.</w:t>
            </w:r>
          </w:p>
        </w:tc>
      </w:tr>
      <w:tr w:rsidR="00411BF6">
        <w:tblPrEx>
          <w:tblCellMar>
            <w:top w:w="0" w:type="dxa"/>
            <w:bottom w:w="0" w:type="dxa"/>
          </w:tblCellMar>
        </w:tblPrEx>
        <w:trPr>
          <w:cantSplit/>
        </w:trPr>
        <w:tc>
          <w:tcPr>
            <w:tcW w:w="27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Time synchronisation (NTP)</w:t>
            </w:r>
          </w:p>
        </w:tc>
        <w:tc>
          <w:tcPr>
            <w:tcW w:w="666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ntpd or chrony must be active and synced on all nodes. Kerberos (Kafka SASL) fails if clock skew exceeds 5 minutes.</w:t>
            </w:r>
          </w:p>
        </w:tc>
      </w:tr>
      <w:tr w:rsidR="00411BF6">
        <w:tblPrEx>
          <w:tblCellMar>
            <w:top w:w="0" w:type="dxa"/>
            <w:bottom w:w="0" w:type="dxa"/>
          </w:tblCellMar>
        </w:tblPrEx>
        <w:trPr>
          <w:cantSplit/>
        </w:trPr>
        <w:tc>
          <w:tcPr>
            <w:tcW w:w="27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DNS resolution</w:t>
            </w:r>
          </w:p>
        </w:tc>
        <w:tc>
          <w:tcPr>
            <w:tcW w:w="666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Worker nodes must resolve external hostnames for MongoDB, Kafka, WSO2, DigiGov, and SMTP. CoreDNS handles in-cluster resolution.</w:t>
            </w:r>
          </w:p>
        </w:tc>
      </w:tr>
      <w:tr w:rsidR="00411BF6">
        <w:tblPrEx>
          <w:tblCellMar>
            <w:top w:w="0" w:type="dxa"/>
            <w:bottom w:w="0" w:type="dxa"/>
          </w:tblCellMar>
        </w:tblPrEx>
        <w:trPr>
          <w:cantSplit/>
        </w:trPr>
        <w:tc>
          <w:tcPr>
            <w:tcW w:w="27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Outbound internet access</w:t>
            </w:r>
          </w:p>
        </w:tc>
        <w:tc>
          <w:tcPr>
            <w:tcW w:w="666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Required for pulling container images and external API calls. Route through an authenticated proxy if restricted and set PROXY_ENABLED=true.</w:t>
            </w:r>
          </w:p>
        </w:tc>
      </w:tr>
      <w:tr w:rsidR="00411BF6">
        <w:tblPrEx>
          <w:tblCellMar>
            <w:top w:w="0" w:type="dxa"/>
            <w:bottom w:w="0" w:type="dxa"/>
          </w:tblCellMar>
        </w:tblPrEx>
        <w:trPr>
          <w:cantSplit/>
        </w:trPr>
        <w:tc>
          <w:tcPr>
            <w:tcW w:w="27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File descriptor limits</w:t>
            </w:r>
          </w:p>
        </w:tc>
        <w:tc>
          <w:tcPr>
            <w:tcW w:w="666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Set ulimit nofile &gt;= 65535 per process for MongoDB and Kafka connection pools.</w:t>
            </w:r>
          </w:p>
        </w:tc>
      </w:tr>
      <w:tr w:rsidR="00411BF6">
        <w:tblPrEx>
          <w:tblCellMar>
            <w:top w:w="0" w:type="dxa"/>
            <w:bottom w:w="0" w:type="dxa"/>
          </w:tblCellMar>
        </w:tblPrEx>
        <w:trPr>
          <w:cantSplit/>
        </w:trPr>
        <w:tc>
          <w:tcPr>
            <w:tcW w:w="27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Ephemeral storage per node</w:t>
            </w:r>
          </w:p>
        </w:tc>
        <w:tc>
          <w:tcPr>
            <w:tcW w:w="666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translator-apis requests 1 Gi. Ensure each node has at least 20 Gi available ephemeral storage for all 13 pods plus overhead.</w:t>
            </w:r>
          </w:p>
        </w:tc>
      </w:tr>
      <w:tr w:rsidR="00411BF6">
        <w:tblPrEx>
          <w:tblCellMar>
            <w:top w:w="0" w:type="dxa"/>
            <w:bottom w:w="0" w:type="dxa"/>
          </w:tblCellMar>
        </w:tblPrEx>
        <w:trPr>
          <w:cantSplit/>
        </w:trPr>
        <w:tc>
          <w:tcPr>
            <w:tcW w:w="27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Open ports on nodes</w:t>
            </w:r>
          </w:p>
        </w:tc>
        <w:tc>
          <w:tcPr>
            <w:tcW w:w="666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NodePorts 30001-30011 and 30017 must not be blocked by the OS-level firewall (firewalld / iptables / ufw).</w:t>
            </w:r>
          </w:p>
        </w:tc>
      </w:tr>
    </w:tbl>
    <w:p w:rsidR="00411BF6" w:rsidRDefault="00B54063">
      <w:pPr>
        <w:pStyle w:val="Heading1"/>
      </w:pPr>
      <w:bookmarkStart w:id="64" w:name="h_15_hashicorp_vault_server_setup"/>
      <w:r>
        <w:t>15.  HashiCorp Vault Server Setup</w:t>
      </w:r>
      <w:bookmarkEnd w:id="64"/>
    </w:p>
    <w:p w:rsidR="00411BF6" w:rsidRDefault="00B54063">
      <w:pPr>
        <w:spacing w:after="120" w:line="276" w:lineRule="auto"/>
      </w:pPr>
      <w:r>
        <w:t>This section provides a clear, step-by-step guide for installing, configuring, initializing, and running HashiCorp Vault on a Linux server. It is based on the working configuration and commands used in the JCMS environment. Vault is required by vault-apis for all cryptographic operations (encrypt, decrypt, sign, verify).</w:t>
      </w:r>
    </w:p>
    <w:p w:rsidR="00411BF6" w:rsidRDefault="00B54063">
      <w:pPr>
        <w:pStyle w:val="Heading2"/>
      </w:pPr>
      <w:bookmarkStart w:id="65" w:name="h_15_1_installing_vault_linux"/>
      <w:r>
        <w:t>15.1  Installing Vault (Linux)</w:t>
      </w:r>
      <w:bookmarkEnd w:id="65"/>
    </w:p>
    <w:p w:rsidR="00411BF6" w:rsidRDefault="00B54063">
      <w:pPr>
        <w:pStyle w:val="Heading3"/>
      </w:pPr>
      <w:r>
        <w:t>15.1.1  Download &amp; Install Vault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
        <w:gridCol w:w="9336"/>
        <w:gridCol w:w="12"/>
      </w:tblGrid>
      <w:tr w:rsidR="00411BF6">
        <w:tblPrEx>
          <w:tblCellMar>
            <w:top w:w="0" w:type="dxa"/>
            <w:bottom w:w="0" w:type="dxa"/>
          </w:tblCellMar>
        </w:tblPrEx>
        <w:trPr>
          <w:gridAfter w:val="1"/>
          <w:wAfter w:w="12" w:type="dxa"/>
          <w:cantSplit/>
        </w:trPr>
        <w:tc>
          <w:tcPr>
            <w:tcW w:w="9360" w:type="dxa"/>
            <w:gridSpan w:val="2"/>
            <w:tcBorders>
              <w:top w:val="single" w:sz="2" w:space="0" w:color="DCE3EC"/>
              <w:left w:val="single" w:sz="18" w:space="0" w:color="5B8FCB"/>
              <w:bottom w:val="single" w:sz="2" w:space="0" w:color="DCE3EC"/>
              <w:right w:val="single" w:sz="2" w:space="0" w:color="DCE3EC"/>
            </w:tcBorders>
            <w:shd w:val="clear" w:color="auto" w:fill="F6F8FB"/>
            <w:tcMar>
              <w:top w:w="120" w:type="dxa"/>
              <w:left w:w="180" w:type="dxa"/>
              <w:bottom w:w="120" w:type="dxa"/>
              <w:right w:w="160" w:type="dxa"/>
            </w:tcMar>
          </w:tcPr>
          <w:p w:rsidR="00411BF6" w:rsidRDefault="00B54063">
            <w:pPr>
              <w:spacing w:line="252" w:lineRule="auto"/>
            </w:pPr>
            <w:r>
              <w:rPr>
                <w:rFonts w:ascii="Consolas" w:eastAsia="Consolas" w:hAnsi="Consolas" w:cs="Consolas"/>
                <w:color w:val="1B2733"/>
                <w:sz w:val="18"/>
                <w:szCs w:val="18"/>
              </w:rPr>
              <w:t>wget https://releases.hashicorp.com/vault/1.19.4/vault_1.19.4_linux_amd64.zip</w:t>
            </w:r>
          </w:p>
          <w:p w:rsidR="00411BF6" w:rsidRDefault="00B54063">
            <w:pPr>
              <w:spacing w:line="252" w:lineRule="auto"/>
            </w:pPr>
            <w:r>
              <w:rPr>
                <w:rFonts w:ascii="Consolas" w:eastAsia="Consolas" w:hAnsi="Consolas" w:cs="Consolas"/>
                <w:color w:val="1B2733"/>
                <w:sz w:val="18"/>
                <w:szCs w:val="18"/>
              </w:rPr>
              <w:t>unzip vault_1.19.4_linux_amd64.zip</w:t>
            </w:r>
          </w:p>
          <w:p w:rsidR="00411BF6" w:rsidRDefault="00B54063">
            <w:pPr>
              <w:spacing w:line="252" w:lineRule="auto"/>
            </w:pPr>
            <w:r>
              <w:rPr>
                <w:rFonts w:ascii="Consolas" w:eastAsia="Consolas" w:hAnsi="Consolas" w:cs="Consolas"/>
                <w:color w:val="1B2733"/>
                <w:sz w:val="18"/>
                <w:szCs w:val="18"/>
              </w:rPr>
              <w:t>sudo mv vault /usr/local/bin/</w:t>
            </w:r>
          </w:p>
          <w:p w:rsidR="00411BF6" w:rsidRDefault="00B54063">
            <w:pPr>
              <w:spacing w:line="252" w:lineRule="auto"/>
            </w:pPr>
            <w:r>
              <w:rPr>
                <w:rFonts w:ascii="Consolas" w:eastAsia="Consolas" w:hAnsi="Consolas" w:cs="Consolas"/>
                <w:color w:val="1B2733"/>
                <w:sz w:val="18"/>
                <w:szCs w:val="18"/>
              </w:rPr>
              <w:t>vault --version</w:t>
            </w:r>
          </w:p>
        </w:tc>
      </w:tr>
      <w:tr w:rsidR="00411BF6">
        <w:tblPrEx>
          <w:tblCellMar>
            <w:top w:w="0" w:type="dxa"/>
            <w:bottom w:w="0" w:type="dxa"/>
          </w:tblCellMar>
        </w:tblPrEx>
        <w:trPr>
          <w:gridBefore w:val="1"/>
          <w:wBefore w:w="12" w:type="dxa"/>
          <w:cantSplit/>
        </w:trPr>
        <w:tc>
          <w:tcPr>
            <w:tcW w:w="9360" w:type="dxa"/>
            <w:gridSpan w:val="2"/>
            <w:tcBorders>
              <w:top w:val="single" w:sz="2" w:space="0" w:color="EAF1FA"/>
              <w:left w:val="single" w:sz="28" w:space="0" w:color="2D6CB5"/>
              <w:bottom w:val="single" w:sz="2" w:space="0" w:color="EAF1FA"/>
              <w:right w:val="single" w:sz="2" w:space="0" w:color="EAF1FA"/>
            </w:tcBorders>
            <w:shd w:val="clear" w:color="auto" w:fill="EAF1FA"/>
            <w:tcMar>
              <w:top w:w="120" w:type="dxa"/>
              <w:left w:w="180" w:type="dxa"/>
              <w:bottom w:w="120" w:type="dxa"/>
              <w:right w:w="160" w:type="dxa"/>
            </w:tcMar>
          </w:tcPr>
          <w:p w:rsidR="00411BF6" w:rsidRDefault="00B54063">
            <w:pPr>
              <w:spacing w:line="264" w:lineRule="auto"/>
            </w:pPr>
            <w:r>
              <w:rPr>
                <w:b/>
                <w:bCs/>
                <w:color w:val="2D6CB5"/>
              </w:rPr>
              <w:lastRenderedPageBreak/>
              <w:t>Offline / air-gapped</w:t>
            </w:r>
          </w:p>
          <w:p w:rsidR="00411BF6" w:rsidRDefault="00B54063">
            <w:pPr>
              <w:spacing w:line="264" w:lineRule="auto"/>
            </w:pPr>
            <w:r>
              <w:t>On a host with no internet access, download vault_1.19.4_linux_amd64.zip on a connected machine, copy it to the target host (scp/USB), then run only the unzip and mv steps. See Section 2.3 for the full air-gapped approach.</w:t>
            </w:r>
          </w:p>
        </w:tc>
      </w:tr>
    </w:tbl>
    <w:p w:rsidR="00411BF6" w:rsidRDefault="00B54063">
      <w:pPr>
        <w:pStyle w:val="Heading3"/>
      </w:pPr>
      <w:r>
        <w:t>15.1.2  Create Vault System User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1BF6">
        <w:tblPrEx>
          <w:tblCellMar>
            <w:top w:w="0" w:type="dxa"/>
            <w:bottom w:w="0" w:type="dxa"/>
          </w:tblCellMar>
        </w:tblPrEx>
        <w:trPr>
          <w:cantSplit/>
        </w:trPr>
        <w:tc>
          <w:tcPr>
            <w:tcW w:w="9360" w:type="dxa"/>
            <w:tcBorders>
              <w:top w:val="single" w:sz="2" w:space="0" w:color="DCE3EC"/>
              <w:left w:val="single" w:sz="18" w:space="0" w:color="5B8FCB"/>
              <w:bottom w:val="single" w:sz="2" w:space="0" w:color="DCE3EC"/>
              <w:right w:val="single" w:sz="2" w:space="0" w:color="DCE3EC"/>
            </w:tcBorders>
            <w:shd w:val="clear" w:color="auto" w:fill="F6F8FB"/>
            <w:tcMar>
              <w:top w:w="120" w:type="dxa"/>
              <w:left w:w="180" w:type="dxa"/>
              <w:bottom w:w="120" w:type="dxa"/>
              <w:right w:w="160" w:type="dxa"/>
            </w:tcMar>
          </w:tcPr>
          <w:p w:rsidR="00411BF6" w:rsidRDefault="00B54063">
            <w:pPr>
              <w:spacing w:line="252" w:lineRule="auto"/>
            </w:pPr>
            <w:r>
              <w:rPr>
                <w:rFonts w:ascii="Consolas" w:eastAsia="Consolas" w:hAnsi="Consolas" w:cs="Consolas"/>
                <w:color w:val="1B2733"/>
                <w:sz w:val="18"/>
                <w:szCs w:val="18"/>
              </w:rPr>
              <w:t>sudo useradd --system --home /etc/vault --shell /bin/false vault</w:t>
            </w:r>
          </w:p>
        </w:tc>
      </w:tr>
    </w:tbl>
    <w:p w:rsidR="00411BF6" w:rsidRDefault="00B54063">
      <w:pPr>
        <w:pStyle w:val="Heading2"/>
      </w:pPr>
      <w:bookmarkStart w:id="66" w:name="h_15_2_directory_structure"/>
      <w:r>
        <w:t>15.2  Directory Structure</w:t>
      </w:r>
      <w:bookmarkEnd w:id="66"/>
    </w:p>
    <w:p w:rsidR="00411BF6" w:rsidRDefault="00B54063">
      <w:pPr>
        <w:spacing w:after="120" w:line="276" w:lineRule="auto"/>
      </w:pPr>
      <w:r>
        <w:t>Create the required directories: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1BF6">
        <w:tblPrEx>
          <w:tblCellMar>
            <w:top w:w="0" w:type="dxa"/>
            <w:bottom w:w="0" w:type="dxa"/>
          </w:tblCellMar>
        </w:tblPrEx>
        <w:trPr>
          <w:cantSplit/>
        </w:trPr>
        <w:tc>
          <w:tcPr>
            <w:tcW w:w="9360" w:type="dxa"/>
            <w:tcBorders>
              <w:top w:val="single" w:sz="2" w:space="0" w:color="DCE3EC"/>
              <w:left w:val="single" w:sz="18" w:space="0" w:color="5B8FCB"/>
              <w:bottom w:val="single" w:sz="2" w:space="0" w:color="DCE3EC"/>
              <w:right w:val="single" w:sz="2" w:space="0" w:color="DCE3EC"/>
            </w:tcBorders>
            <w:shd w:val="clear" w:color="auto" w:fill="F6F8FB"/>
            <w:tcMar>
              <w:top w:w="120" w:type="dxa"/>
              <w:left w:w="180" w:type="dxa"/>
              <w:bottom w:w="120" w:type="dxa"/>
              <w:right w:w="160" w:type="dxa"/>
            </w:tcMar>
          </w:tcPr>
          <w:p w:rsidR="00411BF6" w:rsidRDefault="00B54063">
            <w:pPr>
              <w:spacing w:line="252" w:lineRule="auto"/>
            </w:pPr>
            <w:r>
              <w:rPr>
                <w:rFonts w:ascii="Consolas" w:eastAsia="Consolas" w:hAnsi="Consolas" w:cs="Consolas"/>
                <w:color w:val="1B2733"/>
                <w:sz w:val="18"/>
                <w:szCs w:val="18"/>
              </w:rPr>
              <w:t>sudo mkdir -p /etc/vault/config</w:t>
            </w:r>
          </w:p>
          <w:p w:rsidR="00411BF6" w:rsidRDefault="00B54063">
            <w:pPr>
              <w:spacing w:line="252" w:lineRule="auto"/>
            </w:pPr>
            <w:r>
              <w:rPr>
                <w:rFonts w:ascii="Consolas" w:eastAsia="Consolas" w:hAnsi="Consolas" w:cs="Consolas"/>
                <w:color w:val="1B2733"/>
                <w:sz w:val="18"/>
                <w:szCs w:val="18"/>
              </w:rPr>
              <w:t>sudo mkdir -p /etc/vault/tls</w:t>
            </w:r>
          </w:p>
          <w:p w:rsidR="00411BF6" w:rsidRDefault="00B54063">
            <w:pPr>
              <w:spacing w:line="252" w:lineRule="auto"/>
            </w:pPr>
            <w:r>
              <w:rPr>
                <w:rFonts w:ascii="Consolas" w:eastAsia="Consolas" w:hAnsi="Consolas" w:cs="Consolas"/>
                <w:color w:val="1B2733"/>
                <w:sz w:val="18"/>
                <w:szCs w:val="18"/>
              </w:rPr>
              <w:t>sudo mkdir -p /etc/vault/policies</w:t>
            </w:r>
          </w:p>
          <w:p w:rsidR="00411BF6" w:rsidRDefault="00B54063">
            <w:pPr>
              <w:spacing w:line="252" w:lineRule="auto"/>
            </w:pPr>
            <w:r>
              <w:rPr>
                <w:rFonts w:ascii="Consolas" w:eastAsia="Consolas" w:hAnsi="Consolas" w:cs="Consolas"/>
                <w:color w:val="1B2733"/>
                <w:sz w:val="18"/>
                <w:szCs w:val="18"/>
              </w:rPr>
              <w:t>sudo mkdir -p /etc/vault/data</w:t>
            </w:r>
          </w:p>
        </w:tc>
      </w:tr>
    </w:tbl>
    <w:p w:rsidR="00411BF6" w:rsidRDefault="00B54063">
      <w:pPr>
        <w:spacing w:after="120" w:line="276" w:lineRule="auto"/>
      </w:pPr>
      <w:r>
        <w:t>Recommended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1BF6">
        <w:tblPrEx>
          <w:tblCellMar>
            <w:top w:w="0" w:type="dxa"/>
            <w:bottom w:w="0" w:type="dxa"/>
          </w:tblCellMar>
        </w:tblPrEx>
        <w:trPr>
          <w:cantSplit/>
        </w:trPr>
        <w:tc>
          <w:tcPr>
            <w:tcW w:w="9360" w:type="dxa"/>
            <w:tcBorders>
              <w:top w:val="single" w:sz="2" w:space="0" w:color="DCE3EC"/>
              <w:left w:val="single" w:sz="18" w:space="0" w:color="5B8FCB"/>
              <w:bottom w:val="single" w:sz="2" w:space="0" w:color="DCE3EC"/>
              <w:right w:val="single" w:sz="2" w:space="0" w:color="DCE3EC"/>
            </w:tcBorders>
            <w:shd w:val="clear" w:color="auto" w:fill="F6F8FB"/>
            <w:tcMar>
              <w:top w:w="120" w:type="dxa"/>
              <w:left w:w="180" w:type="dxa"/>
              <w:bottom w:w="120" w:type="dxa"/>
              <w:right w:w="160" w:type="dxa"/>
            </w:tcMar>
          </w:tcPr>
          <w:p w:rsidR="00411BF6" w:rsidRDefault="00B54063">
            <w:pPr>
              <w:spacing w:line="252" w:lineRule="auto"/>
            </w:pPr>
            <w:r>
              <w:rPr>
                <w:rFonts w:ascii="Consolas" w:eastAsia="Consolas" w:hAnsi="Consolas" w:cs="Consolas"/>
                <w:color w:val="1B2733"/>
                <w:sz w:val="18"/>
                <w:szCs w:val="18"/>
              </w:rPr>
              <w:t>/etc/vault/</w:t>
            </w:r>
          </w:p>
          <w:p w:rsidR="00411BF6" w:rsidRDefault="00B54063">
            <w:pPr>
              <w:spacing w:line="252" w:lineRule="auto"/>
            </w:pPr>
            <w:r>
              <w:rPr>
                <w:rFonts w:ascii="Consolas" w:eastAsia="Consolas" w:hAnsi="Consolas" w:cs="Consolas"/>
                <w:color w:val="1B2733"/>
                <w:sz w:val="18"/>
                <w:szCs w:val="18"/>
              </w:rPr>
              <w:t>|-- config/</w:t>
            </w:r>
          </w:p>
          <w:p w:rsidR="00411BF6" w:rsidRDefault="00B54063">
            <w:pPr>
              <w:spacing w:line="252" w:lineRule="auto"/>
            </w:pPr>
            <w:r>
              <w:rPr>
                <w:rFonts w:ascii="Consolas" w:eastAsia="Consolas" w:hAnsi="Consolas" w:cs="Consolas"/>
                <w:color w:val="1B2733"/>
                <w:sz w:val="18"/>
                <w:szCs w:val="18"/>
              </w:rPr>
              <w:t>|   |-- config.hcl</w:t>
            </w:r>
          </w:p>
          <w:p w:rsidR="00411BF6" w:rsidRDefault="00B54063">
            <w:pPr>
              <w:spacing w:line="252" w:lineRule="auto"/>
            </w:pPr>
            <w:r>
              <w:rPr>
                <w:rFonts w:ascii="Consolas" w:eastAsia="Consolas" w:hAnsi="Consolas" w:cs="Consolas"/>
                <w:color w:val="1B2733"/>
                <w:sz w:val="18"/>
                <w:szCs w:val="18"/>
              </w:rPr>
              <w:t>|   |-- listeners.hcl</w:t>
            </w:r>
          </w:p>
          <w:p w:rsidR="00411BF6" w:rsidRDefault="00B54063">
            <w:pPr>
              <w:spacing w:line="252" w:lineRule="auto"/>
            </w:pPr>
            <w:r>
              <w:rPr>
                <w:rFonts w:ascii="Consolas" w:eastAsia="Consolas" w:hAnsi="Consolas" w:cs="Consolas"/>
                <w:color w:val="1B2733"/>
                <w:sz w:val="18"/>
                <w:szCs w:val="18"/>
              </w:rPr>
              <w:t>|   |-- storage.hcl</w:t>
            </w:r>
          </w:p>
          <w:p w:rsidR="00411BF6" w:rsidRDefault="00B54063">
            <w:pPr>
              <w:spacing w:line="252" w:lineRule="auto"/>
            </w:pPr>
            <w:r>
              <w:rPr>
                <w:rFonts w:ascii="Consolas" w:eastAsia="Consolas" w:hAnsi="Consolas" w:cs="Consolas"/>
                <w:color w:val="1B2733"/>
                <w:sz w:val="18"/>
                <w:szCs w:val="18"/>
              </w:rPr>
              <w:t>|   |-- telemetry.hcl</w:t>
            </w:r>
          </w:p>
          <w:p w:rsidR="00411BF6" w:rsidRDefault="00B54063">
            <w:pPr>
              <w:spacing w:line="252" w:lineRule="auto"/>
            </w:pPr>
            <w:r>
              <w:rPr>
                <w:rFonts w:ascii="Consolas" w:eastAsia="Consolas" w:hAnsi="Consolas" w:cs="Consolas"/>
                <w:color w:val="1B2733"/>
                <w:sz w:val="18"/>
                <w:szCs w:val="18"/>
              </w:rPr>
              <w:t>|-- tls/</w:t>
            </w:r>
          </w:p>
          <w:p w:rsidR="00411BF6" w:rsidRDefault="00B54063">
            <w:pPr>
              <w:spacing w:line="252" w:lineRule="auto"/>
            </w:pPr>
            <w:r>
              <w:rPr>
                <w:rFonts w:ascii="Consolas" w:eastAsia="Consolas" w:hAnsi="Consolas" w:cs="Consolas"/>
                <w:color w:val="1B2733"/>
                <w:sz w:val="18"/>
                <w:szCs w:val="18"/>
              </w:rPr>
              <w:t>|   |-- vault.crt</w:t>
            </w:r>
          </w:p>
          <w:p w:rsidR="00411BF6" w:rsidRDefault="00B54063">
            <w:pPr>
              <w:spacing w:line="252" w:lineRule="auto"/>
            </w:pPr>
            <w:r>
              <w:rPr>
                <w:rFonts w:ascii="Consolas" w:eastAsia="Consolas" w:hAnsi="Consolas" w:cs="Consolas"/>
                <w:color w:val="1B2733"/>
                <w:sz w:val="18"/>
                <w:szCs w:val="18"/>
              </w:rPr>
              <w:t>|   |-- vault.key</w:t>
            </w:r>
          </w:p>
          <w:p w:rsidR="00411BF6" w:rsidRDefault="00B54063">
            <w:pPr>
              <w:spacing w:line="252" w:lineRule="auto"/>
            </w:pPr>
            <w:r>
              <w:rPr>
                <w:rFonts w:ascii="Consolas" w:eastAsia="Consolas" w:hAnsi="Consolas" w:cs="Consolas"/>
                <w:color w:val="1B2733"/>
                <w:sz w:val="18"/>
                <w:szCs w:val="18"/>
              </w:rPr>
              <w:t>|-- policies/</w:t>
            </w:r>
          </w:p>
          <w:p w:rsidR="00411BF6" w:rsidRDefault="00B54063">
            <w:pPr>
              <w:spacing w:line="252" w:lineRule="auto"/>
            </w:pPr>
            <w:r>
              <w:rPr>
                <w:rFonts w:ascii="Consolas" w:eastAsia="Consolas" w:hAnsi="Consolas" w:cs="Consolas"/>
                <w:color w:val="1B2733"/>
                <w:sz w:val="18"/>
                <w:szCs w:val="18"/>
              </w:rPr>
              <w:t>|   |-- admin-policy.hcl</w:t>
            </w:r>
          </w:p>
          <w:p w:rsidR="00411BF6" w:rsidRDefault="00B54063">
            <w:pPr>
              <w:spacing w:line="252" w:lineRule="auto"/>
            </w:pPr>
            <w:r>
              <w:rPr>
                <w:rFonts w:ascii="Consolas" w:eastAsia="Consolas" w:hAnsi="Consolas" w:cs="Consolas"/>
                <w:color w:val="1B2733"/>
                <w:sz w:val="18"/>
                <w:szCs w:val="18"/>
              </w:rPr>
              <w:t>|   |-- app-policy.hcl</w:t>
            </w:r>
          </w:p>
          <w:p w:rsidR="00411BF6" w:rsidRDefault="00B54063">
            <w:pPr>
              <w:spacing w:line="252" w:lineRule="auto"/>
            </w:pPr>
            <w:r>
              <w:rPr>
                <w:rFonts w:ascii="Consolas" w:eastAsia="Consolas" w:hAnsi="Consolas" w:cs="Consolas"/>
                <w:color w:val="1B2733"/>
                <w:sz w:val="18"/>
                <w:szCs w:val="18"/>
              </w:rPr>
              <w:t>/etc/vault/data/</w:t>
            </w:r>
          </w:p>
        </w:tc>
      </w:tr>
    </w:tbl>
    <w:p w:rsidR="00411BF6" w:rsidRDefault="00B54063">
      <w:pPr>
        <w:pStyle w:val="Heading2"/>
      </w:pPr>
      <w:bookmarkStart w:id="67" w:name="h_15_3_generate_tls_certificate_optional"/>
      <w:r>
        <w:t>15.3  Generate TLS Certificate (Optional but Recommended)</w:t>
      </w:r>
      <w:bookmarkEnd w:id="6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1BF6">
        <w:tblPrEx>
          <w:tblCellMar>
            <w:top w:w="0" w:type="dxa"/>
            <w:bottom w:w="0" w:type="dxa"/>
          </w:tblCellMar>
        </w:tblPrEx>
        <w:trPr>
          <w:cantSplit/>
        </w:trPr>
        <w:tc>
          <w:tcPr>
            <w:tcW w:w="9360" w:type="dxa"/>
            <w:tcBorders>
              <w:top w:val="single" w:sz="2" w:space="0" w:color="DCE3EC"/>
              <w:left w:val="single" w:sz="18" w:space="0" w:color="5B8FCB"/>
              <w:bottom w:val="single" w:sz="2" w:space="0" w:color="DCE3EC"/>
              <w:right w:val="single" w:sz="2" w:space="0" w:color="DCE3EC"/>
            </w:tcBorders>
            <w:shd w:val="clear" w:color="auto" w:fill="F6F8FB"/>
            <w:tcMar>
              <w:top w:w="120" w:type="dxa"/>
              <w:left w:w="180" w:type="dxa"/>
              <w:bottom w:w="120" w:type="dxa"/>
              <w:right w:w="160" w:type="dxa"/>
            </w:tcMar>
          </w:tcPr>
          <w:p w:rsidR="00411BF6" w:rsidRDefault="00B54063">
            <w:pPr>
              <w:spacing w:line="252" w:lineRule="auto"/>
            </w:pPr>
            <w:r>
              <w:rPr>
                <w:rFonts w:ascii="Consolas" w:eastAsia="Consolas" w:hAnsi="Consolas" w:cs="Consolas"/>
                <w:color w:val="1B2733"/>
                <w:sz w:val="18"/>
                <w:szCs w:val="18"/>
              </w:rPr>
              <w:t>openssl genrsa -out /etc/vault/tls/vault.key 2048</w:t>
            </w:r>
          </w:p>
          <w:p w:rsidR="00411BF6" w:rsidRDefault="00B54063">
            <w:pPr>
              <w:spacing w:line="252" w:lineRule="auto"/>
            </w:pPr>
            <w:r>
              <w:rPr>
                <w:rFonts w:ascii="Consolas" w:eastAsia="Consolas" w:hAnsi="Consolas" w:cs="Consolas"/>
                <w:color w:val="1B2733"/>
                <w:sz w:val="18"/>
                <w:szCs w:val="18"/>
              </w:rPr>
              <w:t>openssl req -new -key /etc/vault/tls/vault.key -out /etc/vault/tls/vault.csr</w:t>
            </w:r>
          </w:p>
          <w:p w:rsidR="00411BF6" w:rsidRDefault="00B54063">
            <w:pPr>
              <w:spacing w:line="252" w:lineRule="auto"/>
            </w:pPr>
            <w:r>
              <w:rPr>
                <w:rFonts w:ascii="Consolas" w:eastAsia="Consolas" w:hAnsi="Consolas" w:cs="Consolas"/>
                <w:color w:val="1B2733"/>
                <w:sz w:val="18"/>
                <w:szCs w:val="18"/>
              </w:rPr>
              <w:t>openssl x509 -req -days 365 -in /etc/vault/tls/vault.csr \</w:t>
            </w:r>
          </w:p>
          <w:p w:rsidR="00411BF6" w:rsidRDefault="00B54063">
            <w:pPr>
              <w:spacing w:line="252" w:lineRule="auto"/>
            </w:pPr>
            <w:r>
              <w:rPr>
                <w:rFonts w:ascii="Consolas" w:eastAsia="Consolas" w:hAnsi="Consolas" w:cs="Consolas"/>
                <w:color w:val="1B2733"/>
                <w:sz w:val="18"/>
                <w:szCs w:val="18"/>
              </w:rPr>
              <w:t xml:space="preserve">  -signkey /etc/vault/tls/vault.key -out /etc/vault/tls/vault.crt</w:t>
            </w:r>
          </w:p>
        </w:tc>
      </w:tr>
    </w:tbl>
    <w:p w:rsidR="00411BF6" w:rsidRDefault="00B54063">
      <w:pPr>
        <w:pStyle w:val="Heading2"/>
      </w:pPr>
      <w:bookmarkStart w:id="68" w:name="h_15_4_installation_verification"/>
      <w:r>
        <w:t>15.4  Installation Verification</w:t>
      </w:r>
      <w:bookmarkEnd w:id="68"/>
    </w:p>
    <w:p w:rsidR="00411BF6" w:rsidRDefault="00B54063">
      <w:pPr>
        <w:pStyle w:val="ListParagraph"/>
        <w:numPr>
          <w:ilvl w:val="0"/>
          <w:numId w:val="2"/>
        </w:numPr>
        <w:spacing w:after="60" w:line="276" w:lineRule="auto"/>
      </w:pPr>
      <w:r>
        <w:t xml:space="preserve">Ensure the Vault binary is present: </w:t>
      </w:r>
      <w:r>
        <w:rPr>
          <w:rFonts w:ascii="Consolas" w:eastAsia="Consolas" w:hAnsi="Consolas" w:cs="Consolas"/>
          <w:sz w:val="18"/>
          <w:szCs w:val="18"/>
        </w:rPr>
        <w:t>/usr/local/bin/vault -version</w:t>
      </w:r>
    </w:p>
    <w:p w:rsidR="00411BF6" w:rsidRDefault="00B54063">
      <w:pPr>
        <w:pStyle w:val="ListParagraph"/>
        <w:numPr>
          <w:ilvl w:val="0"/>
          <w:numId w:val="2"/>
        </w:numPr>
        <w:spacing w:after="60" w:line="276" w:lineRule="auto"/>
      </w:pPr>
      <w:r>
        <w:t xml:space="preserve">If Vault is not in PATH, run it using: </w:t>
      </w:r>
      <w:r>
        <w:rPr>
          <w:rFonts w:ascii="Consolas" w:eastAsia="Consolas" w:hAnsi="Consolas" w:cs="Consolas"/>
          <w:sz w:val="18"/>
          <w:szCs w:val="18"/>
        </w:rPr>
        <w:t>./vault -version</w:t>
      </w:r>
    </w:p>
    <w:p w:rsidR="00411BF6" w:rsidRDefault="00B54063">
      <w:pPr>
        <w:pStyle w:val="Heading2"/>
      </w:pPr>
      <w:bookmarkStart w:id="69" w:name="h_15_5_vault_file_structure"/>
      <w:r>
        <w:t>15.5  Vault File Structure</w:t>
      </w:r>
      <w:bookmarkEnd w:id="6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411BF6">
        <w:tblPrEx>
          <w:tblCellMar>
            <w:top w:w="0" w:type="dxa"/>
            <w:bottom w:w="0" w:type="dxa"/>
          </w:tblCellMar>
        </w:tblPrEx>
        <w:trPr>
          <w:cantSplit/>
          <w:tblHeader/>
        </w:trPr>
        <w:tc>
          <w:tcPr>
            <w:tcW w:w="3000" w:type="dxa"/>
            <w:tcBorders>
              <w:top w:val="single" w:sz="2" w:space="0" w:color="14315C"/>
              <w:left w:val="single" w:sz="2" w:space="0" w:color="14315C"/>
              <w:bottom w:val="single" w:sz="8" w:space="0" w:color="2D6CB5"/>
              <w:right w:val="single" w:sz="2" w:space="0" w:color="14315C"/>
            </w:tcBorders>
            <w:shd w:val="clear" w:color="auto" w:fill="14315C"/>
            <w:tcMar>
              <w:top w:w="90" w:type="dxa"/>
              <w:left w:w="130" w:type="dxa"/>
              <w:bottom w:w="90" w:type="dxa"/>
              <w:right w:w="130" w:type="dxa"/>
            </w:tcMar>
          </w:tcPr>
          <w:p w:rsidR="00411BF6" w:rsidRDefault="00B54063">
            <w:pPr>
              <w:spacing w:line="256" w:lineRule="auto"/>
            </w:pPr>
            <w:r>
              <w:rPr>
                <w:b/>
                <w:bCs/>
                <w:color w:val="FFFFFF"/>
                <w:sz w:val="19"/>
                <w:szCs w:val="19"/>
              </w:rPr>
              <w:t>Item</w:t>
            </w:r>
          </w:p>
        </w:tc>
        <w:tc>
          <w:tcPr>
            <w:tcW w:w="6360" w:type="dxa"/>
            <w:tcBorders>
              <w:top w:val="single" w:sz="2" w:space="0" w:color="14315C"/>
              <w:left w:val="single" w:sz="2" w:space="0" w:color="14315C"/>
              <w:bottom w:val="single" w:sz="8" w:space="0" w:color="2D6CB5"/>
              <w:right w:val="single" w:sz="2" w:space="0" w:color="14315C"/>
            </w:tcBorders>
            <w:shd w:val="clear" w:color="auto" w:fill="14315C"/>
            <w:tcMar>
              <w:top w:w="90" w:type="dxa"/>
              <w:left w:w="130" w:type="dxa"/>
              <w:bottom w:w="90" w:type="dxa"/>
              <w:right w:w="130" w:type="dxa"/>
            </w:tcMar>
          </w:tcPr>
          <w:p w:rsidR="00411BF6" w:rsidRDefault="00B54063">
            <w:pPr>
              <w:spacing w:line="256" w:lineRule="auto"/>
            </w:pPr>
            <w:r>
              <w:rPr>
                <w:b/>
                <w:bCs/>
                <w:color w:val="FFFFFF"/>
                <w:sz w:val="19"/>
                <w:szCs w:val="19"/>
              </w:rPr>
              <w:t>Path</w:t>
            </w:r>
          </w:p>
        </w:tc>
      </w:tr>
      <w:tr w:rsidR="00411BF6">
        <w:tblPrEx>
          <w:tblCellMar>
            <w:top w:w="0" w:type="dxa"/>
            <w:bottom w:w="0" w:type="dxa"/>
          </w:tblCellMar>
        </w:tblPrEx>
        <w:trPr>
          <w:cantSplit/>
        </w:trPr>
        <w:tc>
          <w:tcPr>
            <w:tcW w:w="30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Vault Binary</w:t>
            </w:r>
          </w:p>
        </w:tc>
        <w:tc>
          <w:tcPr>
            <w:tcW w:w="636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/usr/local/bin/vault</w:t>
            </w:r>
          </w:p>
        </w:tc>
      </w:tr>
      <w:tr w:rsidR="00411BF6">
        <w:tblPrEx>
          <w:tblCellMar>
            <w:top w:w="0" w:type="dxa"/>
            <w:bottom w:w="0" w:type="dxa"/>
          </w:tblCellMar>
        </w:tblPrEx>
        <w:trPr>
          <w:cantSplit/>
        </w:trPr>
        <w:tc>
          <w:tcPr>
            <w:tcW w:w="30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lastRenderedPageBreak/>
              <w:t>Config Directory</w:t>
            </w:r>
          </w:p>
        </w:tc>
        <w:tc>
          <w:tcPr>
            <w:tcW w:w="636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/etc/vault/config/</w:t>
            </w:r>
          </w:p>
        </w:tc>
      </w:tr>
      <w:tr w:rsidR="00411BF6">
        <w:tblPrEx>
          <w:tblCellMar>
            <w:top w:w="0" w:type="dxa"/>
            <w:bottom w:w="0" w:type="dxa"/>
          </w:tblCellMar>
        </w:tblPrEx>
        <w:trPr>
          <w:cantSplit/>
        </w:trPr>
        <w:tc>
          <w:tcPr>
            <w:tcW w:w="30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Data Directory</w:t>
            </w:r>
          </w:p>
        </w:tc>
        <w:tc>
          <w:tcPr>
            <w:tcW w:w="636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/etc/vault/data</w:t>
            </w:r>
          </w:p>
        </w:tc>
      </w:tr>
    </w:tbl>
    <w:p w:rsidR="00411BF6" w:rsidRDefault="00B54063">
      <w:pPr>
        <w:pStyle w:val="Heading2"/>
      </w:pPr>
      <w:bookmarkStart w:id="70" w:name="h_15_6_vault_configuration_hcl"/>
      <w:r>
        <w:t>15.6  Vault Configuration (HCL)</w:t>
      </w:r>
      <w:bookmarkEnd w:id="70"/>
    </w:p>
    <w:p w:rsidR="00411BF6" w:rsidRDefault="00B54063">
      <w:pPr>
        <w:spacing w:after="120" w:line="276" w:lineRule="auto"/>
      </w:pPr>
      <w:r>
        <w:t>Working config file: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1BF6">
        <w:tblPrEx>
          <w:tblCellMar>
            <w:top w:w="0" w:type="dxa"/>
            <w:bottom w:w="0" w:type="dxa"/>
          </w:tblCellMar>
        </w:tblPrEx>
        <w:trPr>
          <w:cantSplit/>
        </w:trPr>
        <w:tc>
          <w:tcPr>
            <w:tcW w:w="9360" w:type="dxa"/>
            <w:tcBorders>
              <w:top w:val="single" w:sz="2" w:space="0" w:color="DCE3EC"/>
              <w:left w:val="single" w:sz="18" w:space="0" w:color="5B8FCB"/>
              <w:bottom w:val="single" w:sz="2" w:space="0" w:color="DCE3EC"/>
              <w:right w:val="single" w:sz="2" w:space="0" w:color="DCE3EC"/>
            </w:tcBorders>
            <w:shd w:val="clear" w:color="auto" w:fill="F6F8FB"/>
            <w:tcMar>
              <w:top w:w="120" w:type="dxa"/>
              <w:left w:w="180" w:type="dxa"/>
              <w:bottom w:w="120" w:type="dxa"/>
              <w:right w:w="160" w:type="dxa"/>
            </w:tcMar>
          </w:tcPr>
          <w:p w:rsidR="00411BF6" w:rsidRDefault="00B54063">
            <w:pPr>
              <w:spacing w:line="252" w:lineRule="auto"/>
            </w:pPr>
            <w:r>
              <w:rPr>
                <w:rFonts w:ascii="Consolas" w:eastAsia="Consolas" w:hAnsi="Consolas" w:cs="Consolas"/>
                <w:color w:val="1B2733"/>
                <w:sz w:val="18"/>
                <w:szCs w:val="18"/>
              </w:rPr>
              <w:t>storage "file" {</w:t>
            </w:r>
          </w:p>
          <w:p w:rsidR="00411BF6" w:rsidRDefault="00B54063">
            <w:pPr>
              <w:spacing w:line="252" w:lineRule="auto"/>
            </w:pPr>
            <w:r>
              <w:rPr>
                <w:rFonts w:ascii="Consolas" w:eastAsia="Consolas" w:hAnsi="Consolas" w:cs="Consolas"/>
                <w:color w:val="1B2733"/>
                <w:sz w:val="18"/>
                <w:szCs w:val="18"/>
              </w:rPr>
              <w:t xml:space="preserve">  path = "/etc/vault/data"</w:t>
            </w:r>
          </w:p>
          <w:p w:rsidR="00411BF6" w:rsidRDefault="00B54063">
            <w:pPr>
              <w:spacing w:line="252" w:lineRule="auto"/>
            </w:pPr>
            <w:r>
              <w:rPr>
                <w:rFonts w:ascii="Consolas" w:eastAsia="Consolas" w:hAnsi="Consolas" w:cs="Consolas"/>
                <w:color w:val="1B2733"/>
                <w:sz w:val="18"/>
                <w:szCs w:val="18"/>
              </w:rPr>
              <w:t>}</w:t>
            </w:r>
          </w:p>
          <w:p w:rsidR="00411BF6" w:rsidRDefault="00B54063">
            <w:pPr>
              <w:spacing w:line="252" w:lineRule="auto"/>
            </w:pPr>
            <w:r>
              <w:rPr>
                <w:rFonts w:ascii="Consolas" w:eastAsia="Consolas" w:hAnsi="Consolas" w:cs="Consolas"/>
                <w:color w:val="1B2733"/>
                <w:sz w:val="18"/>
                <w:szCs w:val="18"/>
              </w:rPr>
              <w:t xml:space="preserve"> </w:t>
            </w:r>
          </w:p>
          <w:p w:rsidR="00411BF6" w:rsidRDefault="00B54063">
            <w:pPr>
              <w:spacing w:line="252" w:lineRule="auto"/>
            </w:pPr>
            <w:r>
              <w:rPr>
                <w:rFonts w:ascii="Consolas" w:eastAsia="Consolas" w:hAnsi="Consolas" w:cs="Consolas"/>
                <w:color w:val="1B2733"/>
                <w:sz w:val="18"/>
                <w:szCs w:val="18"/>
              </w:rPr>
              <w:t>listener "tcp" {</w:t>
            </w:r>
          </w:p>
          <w:p w:rsidR="00411BF6" w:rsidRDefault="00B54063">
            <w:pPr>
              <w:spacing w:line="252" w:lineRule="auto"/>
            </w:pPr>
            <w:r>
              <w:rPr>
                <w:rFonts w:ascii="Consolas" w:eastAsia="Consolas" w:hAnsi="Consolas" w:cs="Consolas"/>
                <w:color w:val="1B2733"/>
                <w:sz w:val="18"/>
                <w:szCs w:val="18"/>
              </w:rPr>
              <w:t xml:space="preserve">  address     = "0.0.0.0:8200"</w:t>
            </w:r>
          </w:p>
          <w:p w:rsidR="00411BF6" w:rsidRDefault="00B54063">
            <w:pPr>
              <w:spacing w:line="252" w:lineRule="auto"/>
            </w:pPr>
            <w:r>
              <w:rPr>
                <w:rFonts w:ascii="Consolas" w:eastAsia="Consolas" w:hAnsi="Consolas" w:cs="Consolas"/>
                <w:color w:val="1B2733"/>
                <w:sz w:val="18"/>
                <w:szCs w:val="18"/>
              </w:rPr>
              <w:t xml:space="preserve">  tls_disable = "true"</w:t>
            </w:r>
          </w:p>
          <w:p w:rsidR="00411BF6" w:rsidRDefault="00B54063">
            <w:pPr>
              <w:spacing w:line="252" w:lineRule="auto"/>
            </w:pPr>
            <w:r>
              <w:rPr>
                <w:rFonts w:ascii="Consolas" w:eastAsia="Consolas" w:hAnsi="Consolas" w:cs="Consolas"/>
                <w:color w:val="1B2733"/>
                <w:sz w:val="18"/>
                <w:szCs w:val="18"/>
              </w:rPr>
              <w:t>}</w:t>
            </w:r>
          </w:p>
          <w:p w:rsidR="00411BF6" w:rsidRDefault="00B54063">
            <w:pPr>
              <w:spacing w:line="252" w:lineRule="auto"/>
            </w:pPr>
            <w:r>
              <w:rPr>
                <w:rFonts w:ascii="Consolas" w:eastAsia="Consolas" w:hAnsi="Consolas" w:cs="Consolas"/>
                <w:color w:val="1B2733"/>
                <w:sz w:val="18"/>
                <w:szCs w:val="18"/>
              </w:rPr>
              <w:t xml:space="preserve"> </w:t>
            </w:r>
          </w:p>
          <w:p w:rsidR="00411BF6" w:rsidRDefault="00B54063">
            <w:pPr>
              <w:spacing w:line="252" w:lineRule="auto"/>
            </w:pPr>
            <w:r>
              <w:rPr>
                <w:rFonts w:ascii="Consolas" w:eastAsia="Consolas" w:hAnsi="Consolas" w:cs="Consolas"/>
                <w:color w:val="1B2733"/>
                <w:sz w:val="18"/>
                <w:szCs w:val="18"/>
              </w:rPr>
              <w:t>api_addr     = "http://&lt;SERVER-IP&gt;:8200"</w:t>
            </w:r>
          </w:p>
          <w:p w:rsidR="00411BF6" w:rsidRDefault="00B54063">
            <w:pPr>
              <w:spacing w:line="252" w:lineRule="auto"/>
            </w:pPr>
            <w:r>
              <w:rPr>
                <w:rFonts w:ascii="Consolas" w:eastAsia="Consolas" w:hAnsi="Consolas" w:cs="Consolas"/>
                <w:color w:val="1B2733"/>
                <w:sz w:val="18"/>
                <w:szCs w:val="18"/>
              </w:rPr>
              <w:t>cluster_addr = "http://&lt;SERVER-IP&gt;:8201"</w:t>
            </w:r>
          </w:p>
          <w:p w:rsidR="00411BF6" w:rsidRDefault="00B54063">
            <w:pPr>
              <w:spacing w:line="252" w:lineRule="auto"/>
            </w:pPr>
            <w:r>
              <w:rPr>
                <w:rFonts w:ascii="Consolas" w:eastAsia="Consolas" w:hAnsi="Consolas" w:cs="Consolas"/>
                <w:color w:val="1B2733"/>
                <w:sz w:val="18"/>
                <w:szCs w:val="18"/>
              </w:rPr>
              <w:t>ui = true</w:t>
            </w:r>
          </w:p>
        </w:tc>
      </w:tr>
    </w:tbl>
    <w:p w:rsidR="00411BF6" w:rsidRDefault="00B54063">
      <w:pPr>
        <w:spacing w:after="120" w:line="276" w:lineRule="auto"/>
      </w:pPr>
      <w:r>
        <w:t>Replace &lt;SERVER-IP&gt; with your server IP (for example, 10.173.184.27).</w:t>
      </w:r>
    </w:p>
    <w:p w:rsidR="00411BF6" w:rsidRDefault="00B54063">
      <w:pPr>
        <w:pStyle w:val="Heading2"/>
      </w:pPr>
      <w:bookmarkStart w:id="71" w:name="h_15_7_starting_the_vault_server"/>
      <w:r>
        <w:t>15.7  Starting the Vault Server</w:t>
      </w:r>
      <w:bookmarkEnd w:id="71"/>
    </w:p>
    <w:p w:rsidR="00411BF6" w:rsidRDefault="00B54063">
      <w:pPr>
        <w:spacing w:after="120" w:line="276" w:lineRule="auto"/>
      </w:pPr>
      <w:r>
        <w:rPr>
          <w:b/>
          <w:bCs/>
        </w:rPr>
        <w:t>Start Vault manually: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
        <w:gridCol w:w="9336"/>
        <w:gridCol w:w="12"/>
      </w:tblGrid>
      <w:tr w:rsidR="00411BF6">
        <w:tblPrEx>
          <w:tblCellMar>
            <w:top w:w="0" w:type="dxa"/>
            <w:bottom w:w="0" w:type="dxa"/>
          </w:tblCellMar>
        </w:tblPrEx>
        <w:trPr>
          <w:gridAfter w:val="1"/>
          <w:wAfter w:w="12" w:type="dxa"/>
          <w:cantSplit/>
        </w:trPr>
        <w:tc>
          <w:tcPr>
            <w:tcW w:w="9360" w:type="dxa"/>
            <w:gridSpan w:val="2"/>
            <w:tcBorders>
              <w:top w:val="single" w:sz="2" w:space="0" w:color="DCE3EC"/>
              <w:left w:val="single" w:sz="18" w:space="0" w:color="5B8FCB"/>
              <w:bottom w:val="single" w:sz="2" w:space="0" w:color="DCE3EC"/>
              <w:right w:val="single" w:sz="2" w:space="0" w:color="DCE3EC"/>
            </w:tcBorders>
            <w:shd w:val="clear" w:color="auto" w:fill="F6F8FB"/>
            <w:tcMar>
              <w:top w:w="120" w:type="dxa"/>
              <w:left w:w="180" w:type="dxa"/>
              <w:bottom w:w="120" w:type="dxa"/>
              <w:right w:w="160" w:type="dxa"/>
            </w:tcMar>
          </w:tcPr>
          <w:p w:rsidR="00411BF6" w:rsidRDefault="00B54063">
            <w:pPr>
              <w:spacing w:line="252" w:lineRule="auto"/>
            </w:pPr>
            <w:r>
              <w:rPr>
                <w:rFonts w:ascii="Consolas" w:eastAsia="Consolas" w:hAnsi="Consolas" w:cs="Consolas"/>
                <w:color w:val="1B2733"/>
                <w:sz w:val="18"/>
                <w:szCs w:val="18"/>
              </w:rPr>
              <w:t>vault server -config=/etc/vault/config/</w:t>
            </w:r>
          </w:p>
        </w:tc>
      </w:tr>
      <w:tr w:rsidR="00411BF6">
        <w:tblPrEx>
          <w:tblCellMar>
            <w:top w:w="0" w:type="dxa"/>
            <w:bottom w:w="0" w:type="dxa"/>
          </w:tblCellMar>
        </w:tblPrEx>
        <w:trPr>
          <w:gridBefore w:val="1"/>
          <w:wBefore w:w="12" w:type="dxa"/>
          <w:cantSplit/>
        </w:trPr>
        <w:tc>
          <w:tcPr>
            <w:tcW w:w="9360" w:type="dxa"/>
            <w:gridSpan w:val="2"/>
            <w:tcBorders>
              <w:top w:val="single" w:sz="2" w:space="0" w:color="EAF1FA"/>
              <w:left w:val="single" w:sz="28" w:space="0" w:color="2D6CB5"/>
              <w:bottom w:val="single" w:sz="2" w:space="0" w:color="EAF1FA"/>
              <w:right w:val="single" w:sz="2" w:space="0" w:color="EAF1FA"/>
            </w:tcBorders>
            <w:shd w:val="clear" w:color="auto" w:fill="EAF1FA"/>
            <w:tcMar>
              <w:top w:w="120" w:type="dxa"/>
              <w:left w:w="180" w:type="dxa"/>
              <w:bottom w:w="120" w:type="dxa"/>
              <w:right w:w="160" w:type="dxa"/>
            </w:tcMar>
          </w:tcPr>
          <w:p w:rsidR="00411BF6" w:rsidRDefault="00B54063">
            <w:pPr>
              <w:spacing w:line="264" w:lineRule="auto"/>
            </w:pPr>
            <w:r>
              <w:rPr>
                <w:b/>
                <w:bCs/>
                <w:color w:val="2D6CB5"/>
              </w:rPr>
              <w:t>mlock error</w:t>
            </w:r>
          </w:p>
          <w:p w:rsidR="00411BF6" w:rsidRDefault="00B54063">
            <w:pPr>
              <w:spacing w:line="264" w:lineRule="auto"/>
            </w:pPr>
            <w:r>
              <w:t>If an mlock error occurs, add the following line to the config: disable_mlock = true</w:t>
            </w:r>
          </w:p>
        </w:tc>
      </w:tr>
    </w:tbl>
    <w:p w:rsidR="00411BF6" w:rsidRDefault="00B54063">
      <w:pPr>
        <w:pStyle w:val="Heading2"/>
      </w:pPr>
      <w:bookmarkStart w:id="72" w:name="h_15_8_environment_variable_setup"/>
      <w:r>
        <w:t>15.8  Environment Variable Setup</w:t>
      </w:r>
      <w:bookmarkEnd w:id="72"/>
    </w:p>
    <w:p w:rsidR="00411BF6" w:rsidRDefault="00B54063">
      <w:pPr>
        <w:spacing w:after="120" w:line="276" w:lineRule="auto"/>
      </w:pPr>
      <w:r>
        <w:t>In a new terminal: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1BF6">
        <w:tblPrEx>
          <w:tblCellMar>
            <w:top w:w="0" w:type="dxa"/>
            <w:bottom w:w="0" w:type="dxa"/>
          </w:tblCellMar>
        </w:tblPrEx>
        <w:trPr>
          <w:cantSplit/>
        </w:trPr>
        <w:tc>
          <w:tcPr>
            <w:tcW w:w="9360" w:type="dxa"/>
            <w:tcBorders>
              <w:top w:val="single" w:sz="2" w:space="0" w:color="DCE3EC"/>
              <w:left w:val="single" w:sz="18" w:space="0" w:color="5B8FCB"/>
              <w:bottom w:val="single" w:sz="2" w:space="0" w:color="DCE3EC"/>
              <w:right w:val="single" w:sz="2" w:space="0" w:color="DCE3EC"/>
            </w:tcBorders>
            <w:shd w:val="clear" w:color="auto" w:fill="F6F8FB"/>
            <w:tcMar>
              <w:top w:w="120" w:type="dxa"/>
              <w:left w:w="180" w:type="dxa"/>
              <w:bottom w:w="120" w:type="dxa"/>
              <w:right w:w="160" w:type="dxa"/>
            </w:tcMar>
          </w:tcPr>
          <w:p w:rsidR="00411BF6" w:rsidRDefault="00B54063">
            <w:pPr>
              <w:spacing w:line="252" w:lineRule="auto"/>
            </w:pPr>
            <w:r>
              <w:rPr>
                <w:rFonts w:ascii="Consolas" w:eastAsia="Consolas" w:hAnsi="Consolas" w:cs="Consolas"/>
                <w:color w:val="1B2733"/>
                <w:sz w:val="18"/>
                <w:szCs w:val="18"/>
              </w:rPr>
              <w:t>export VAULT_ADDR="http://&lt;SERVER-IP&gt;:8200"</w:t>
            </w:r>
          </w:p>
        </w:tc>
      </w:tr>
    </w:tbl>
    <w:p w:rsidR="00411BF6" w:rsidRDefault="00B54063">
      <w:pPr>
        <w:spacing w:after="120" w:line="276" w:lineRule="auto"/>
      </w:pPr>
      <w:r>
        <w:t>Check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1BF6">
        <w:tblPrEx>
          <w:tblCellMar>
            <w:top w:w="0" w:type="dxa"/>
            <w:bottom w:w="0" w:type="dxa"/>
          </w:tblCellMar>
        </w:tblPrEx>
        <w:trPr>
          <w:cantSplit/>
        </w:trPr>
        <w:tc>
          <w:tcPr>
            <w:tcW w:w="9360" w:type="dxa"/>
            <w:tcBorders>
              <w:top w:val="single" w:sz="2" w:space="0" w:color="DCE3EC"/>
              <w:left w:val="single" w:sz="18" w:space="0" w:color="5B8FCB"/>
              <w:bottom w:val="single" w:sz="2" w:space="0" w:color="DCE3EC"/>
              <w:right w:val="single" w:sz="2" w:space="0" w:color="DCE3EC"/>
            </w:tcBorders>
            <w:shd w:val="clear" w:color="auto" w:fill="F6F8FB"/>
            <w:tcMar>
              <w:top w:w="120" w:type="dxa"/>
              <w:left w:w="180" w:type="dxa"/>
              <w:bottom w:w="120" w:type="dxa"/>
              <w:right w:w="160" w:type="dxa"/>
            </w:tcMar>
          </w:tcPr>
          <w:p w:rsidR="00411BF6" w:rsidRDefault="00B54063">
            <w:pPr>
              <w:spacing w:line="252" w:lineRule="auto"/>
            </w:pPr>
            <w:r>
              <w:rPr>
                <w:rFonts w:ascii="Consolas" w:eastAsia="Consolas" w:hAnsi="Consolas" w:cs="Consolas"/>
                <w:color w:val="1B2733"/>
                <w:sz w:val="18"/>
                <w:szCs w:val="18"/>
              </w:rPr>
              <w:t>vault status</w:t>
            </w:r>
          </w:p>
        </w:tc>
      </w:tr>
    </w:tbl>
    <w:p w:rsidR="00411BF6" w:rsidRDefault="00B54063">
      <w:pPr>
        <w:pStyle w:val="Heading2"/>
      </w:pPr>
      <w:bookmarkStart w:id="73" w:name="h_15_9_initialize_vault"/>
      <w:r>
        <w:t>15.9  Initialize Vault</w:t>
      </w:r>
      <w:bookmarkEnd w:id="73"/>
    </w:p>
    <w:p w:rsidR="00411BF6" w:rsidRDefault="00B54063">
      <w:pPr>
        <w:spacing w:after="120" w:line="276" w:lineRule="auto"/>
      </w:pPr>
      <w:r>
        <w:t>Vault must be initialized once: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1BF6">
        <w:tblPrEx>
          <w:tblCellMar>
            <w:top w:w="0" w:type="dxa"/>
            <w:bottom w:w="0" w:type="dxa"/>
          </w:tblCellMar>
        </w:tblPrEx>
        <w:trPr>
          <w:cantSplit/>
        </w:trPr>
        <w:tc>
          <w:tcPr>
            <w:tcW w:w="9360" w:type="dxa"/>
            <w:tcBorders>
              <w:top w:val="single" w:sz="2" w:space="0" w:color="DCE3EC"/>
              <w:left w:val="single" w:sz="18" w:space="0" w:color="5B8FCB"/>
              <w:bottom w:val="single" w:sz="2" w:space="0" w:color="DCE3EC"/>
              <w:right w:val="single" w:sz="2" w:space="0" w:color="DCE3EC"/>
            </w:tcBorders>
            <w:shd w:val="clear" w:color="auto" w:fill="F6F8FB"/>
            <w:tcMar>
              <w:top w:w="120" w:type="dxa"/>
              <w:left w:w="180" w:type="dxa"/>
              <w:bottom w:w="120" w:type="dxa"/>
              <w:right w:w="160" w:type="dxa"/>
            </w:tcMar>
          </w:tcPr>
          <w:p w:rsidR="00411BF6" w:rsidRDefault="00B54063">
            <w:pPr>
              <w:spacing w:line="252" w:lineRule="auto"/>
            </w:pPr>
            <w:r>
              <w:rPr>
                <w:rFonts w:ascii="Consolas" w:eastAsia="Consolas" w:hAnsi="Consolas" w:cs="Consolas"/>
                <w:color w:val="1B2733"/>
                <w:sz w:val="18"/>
                <w:szCs w:val="18"/>
              </w:rPr>
              <w:t>vault operator init</w:t>
            </w:r>
          </w:p>
        </w:tc>
      </w:tr>
    </w:tbl>
    <w:p w:rsidR="00411BF6" w:rsidRDefault="00B54063">
      <w:pPr>
        <w:spacing w:after="120" w:line="276" w:lineRule="auto"/>
      </w:pPr>
      <w:r>
        <w:t>This produces 5 unseal keys and a root token.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1BF6">
        <w:tblPrEx>
          <w:tblCellMar>
            <w:top w:w="0" w:type="dxa"/>
            <w:bottom w:w="0" w:type="dxa"/>
          </w:tblCellMar>
        </w:tblPrEx>
        <w:trPr>
          <w:cantSplit/>
        </w:trPr>
        <w:tc>
          <w:tcPr>
            <w:tcW w:w="9360" w:type="dxa"/>
            <w:tcBorders>
              <w:top w:val="single" w:sz="2" w:space="0" w:color="FCEEEE"/>
              <w:left w:val="single" w:sz="28" w:space="0" w:color="C0392B"/>
              <w:bottom w:val="single" w:sz="2" w:space="0" w:color="FCEEEE"/>
              <w:right w:val="single" w:sz="2" w:space="0" w:color="FCEEEE"/>
            </w:tcBorders>
            <w:shd w:val="clear" w:color="auto" w:fill="FCEEEE"/>
            <w:tcMar>
              <w:top w:w="120" w:type="dxa"/>
              <w:left w:w="180" w:type="dxa"/>
              <w:bottom w:w="120" w:type="dxa"/>
              <w:right w:w="160" w:type="dxa"/>
            </w:tcMar>
          </w:tcPr>
          <w:p w:rsidR="00411BF6" w:rsidRDefault="00B54063">
            <w:pPr>
              <w:spacing w:line="264" w:lineRule="auto"/>
            </w:pPr>
            <w:r>
              <w:rPr>
                <w:b/>
                <w:bCs/>
                <w:color w:val="C0392B"/>
              </w:rPr>
              <w:lastRenderedPageBreak/>
              <w:t>Store keys safely</w:t>
            </w:r>
          </w:p>
          <w:p w:rsidR="00411BF6" w:rsidRDefault="00B54063">
            <w:pPr>
              <w:spacing w:line="264" w:lineRule="auto"/>
            </w:pPr>
            <w:r>
              <w:t>The unseal keys and root token are shown only once. Store all keys in a secure location (e.g. a secrets manager). Losing them makes the Vault data unrecoverable.</w:t>
            </w:r>
          </w:p>
        </w:tc>
      </w:tr>
    </w:tbl>
    <w:p w:rsidR="00411BF6" w:rsidRDefault="00B54063">
      <w:pPr>
        <w:pStyle w:val="Heading2"/>
      </w:pPr>
      <w:bookmarkStart w:id="74" w:name="h_15_10_unseal_vault"/>
      <w:r>
        <w:t>15.10  Unseal Vault</w:t>
      </w:r>
      <w:bookmarkEnd w:id="74"/>
    </w:p>
    <w:p w:rsidR="00411BF6" w:rsidRDefault="00B54063">
      <w:pPr>
        <w:spacing w:after="120" w:line="276" w:lineRule="auto"/>
      </w:pPr>
      <w:r>
        <w:t>Run the unseal command for any 3 of the 5 keys: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1BF6">
        <w:tblPrEx>
          <w:tblCellMar>
            <w:top w:w="0" w:type="dxa"/>
            <w:bottom w:w="0" w:type="dxa"/>
          </w:tblCellMar>
        </w:tblPrEx>
        <w:trPr>
          <w:cantSplit/>
        </w:trPr>
        <w:tc>
          <w:tcPr>
            <w:tcW w:w="9360" w:type="dxa"/>
            <w:tcBorders>
              <w:top w:val="single" w:sz="2" w:space="0" w:color="DCE3EC"/>
              <w:left w:val="single" w:sz="18" w:space="0" w:color="5B8FCB"/>
              <w:bottom w:val="single" w:sz="2" w:space="0" w:color="DCE3EC"/>
              <w:right w:val="single" w:sz="2" w:space="0" w:color="DCE3EC"/>
            </w:tcBorders>
            <w:shd w:val="clear" w:color="auto" w:fill="F6F8FB"/>
            <w:tcMar>
              <w:top w:w="120" w:type="dxa"/>
              <w:left w:w="180" w:type="dxa"/>
              <w:bottom w:w="120" w:type="dxa"/>
              <w:right w:w="160" w:type="dxa"/>
            </w:tcMar>
          </w:tcPr>
          <w:p w:rsidR="00411BF6" w:rsidRDefault="00B54063">
            <w:pPr>
              <w:spacing w:line="252" w:lineRule="auto"/>
            </w:pPr>
            <w:r>
              <w:rPr>
                <w:rFonts w:ascii="Consolas" w:eastAsia="Consolas" w:hAnsi="Consolas" w:cs="Consolas"/>
                <w:color w:val="1B2733"/>
                <w:sz w:val="18"/>
                <w:szCs w:val="18"/>
              </w:rPr>
              <w:t>vault operator unseal &lt;unseal-key-1&gt;</w:t>
            </w:r>
          </w:p>
          <w:p w:rsidR="00411BF6" w:rsidRDefault="00B54063">
            <w:pPr>
              <w:spacing w:line="252" w:lineRule="auto"/>
            </w:pPr>
            <w:r>
              <w:rPr>
                <w:rFonts w:ascii="Consolas" w:eastAsia="Consolas" w:hAnsi="Consolas" w:cs="Consolas"/>
                <w:color w:val="1B2733"/>
                <w:sz w:val="18"/>
                <w:szCs w:val="18"/>
              </w:rPr>
              <w:t>vault operator unseal &lt;unseal-key-2&gt;</w:t>
            </w:r>
          </w:p>
          <w:p w:rsidR="00411BF6" w:rsidRDefault="00B54063">
            <w:pPr>
              <w:spacing w:line="252" w:lineRule="auto"/>
            </w:pPr>
            <w:r>
              <w:rPr>
                <w:rFonts w:ascii="Consolas" w:eastAsia="Consolas" w:hAnsi="Consolas" w:cs="Consolas"/>
                <w:color w:val="1B2733"/>
                <w:sz w:val="18"/>
                <w:szCs w:val="18"/>
              </w:rPr>
              <w:t>vault operator unseal &lt;unseal-key-3&gt;</w:t>
            </w:r>
          </w:p>
        </w:tc>
      </w:tr>
    </w:tbl>
    <w:p w:rsidR="00411BF6" w:rsidRDefault="00B54063">
      <w:pPr>
        <w:spacing w:after="120" w:line="276" w:lineRule="auto"/>
      </w:pPr>
      <w:r>
        <w:t>Check status — it should show Initialized: true and Sealed: false: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1BF6">
        <w:tblPrEx>
          <w:tblCellMar>
            <w:top w:w="0" w:type="dxa"/>
            <w:bottom w:w="0" w:type="dxa"/>
          </w:tblCellMar>
        </w:tblPrEx>
        <w:trPr>
          <w:cantSplit/>
        </w:trPr>
        <w:tc>
          <w:tcPr>
            <w:tcW w:w="9360" w:type="dxa"/>
            <w:tcBorders>
              <w:top w:val="single" w:sz="2" w:space="0" w:color="DCE3EC"/>
              <w:left w:val="single" w:sz="18" w:space="0" w:color="5B8FCB"/>
              <w:bottom w:val="single" w:sz="2" w:space="0" w:color="DCE3EC"/>
              <w:right w:val="single" w:sz="2" w:space="0" w:color="DCE3EC"/>
            </w:tcBorders>
            <w:shd w:val="clear" w:color="auto" w:fill="F6F8FB"/>
            <w:tcMar>
              <w:top w:w="120" w:type="dxa"/>
              <w:left w:w="180" w:type="dxa"/>
              <w:bottom w:w="120" w:type="dxa"/>
              <w:right w:w="160" w:type="dxa"/>
            </w:tcMar>
          </w:tcPr>
          <w:p w:rsidR="00411BF6" w:rsidRDefault="00B54063">
            <w:pPr>
              <w:spacing w:line="252" w:lineRule="auto"/>
            </w:pPr>
            <w:r>
              <w:rPr>
                <w:rFonts w:ascii="Consolas" w:eastAsia="Consolas" w:hAnsi="Consolas" w:cs="Consolas"/>
                <w:color w:val="1B2733"/>
                <w:sz w:val="18"/>
                <w:szCs w:val="18"/>
              </w:rPr>
              <w:t>vault status</w:t>
            </w:r>
          </w:p>
        </w:tc>
      </w:tr>
    </w:tbl>
    <w:p w:rsidR="00411BF6" w:rsidRDefault="00B54063">
      <w:pPr>
        <w:pStyle w:val="Heading2"/>
      </w:pPr>
      <w:bookmarkStart w:id="75" w:name="h_15_11_login_to_vault"/>
      <w:r>
        <w:t>15.11  Login to Vault</w:t>
      </w:r>
      <w:bookmarkEnd w:id="75"/>
    </w:p>
    <w:p w:rsidR="00411BF6" w:rsidRDefault="00B54063">
      <w:pPr>
        <w:spacing w:after="120" w:line="276" w:lineRule="auto"/>
      </w:pPr>
      <w:r>
        <w:t>Use the root token: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1BF6">
        <w:tblPrEx>
          <w:tblCellMar>
            <w:top w:w="0" w:type="dxa"/>
            <w:bottom w:w="0" w:type="dxa"/>
          </w:tblCellMar>
        </w:tblPrEx>
        <w:trPr>
          <w:cantSplit/>
        </w:trPr>
        <w:tc>
          <w:tcPr>
            <w:tcW w:w="9360" w:type="dxa"/>
            <w:tcBorders>
              <w:top w:val="single" w:sz="2" w:space="0" w:color="DCE3EC"/>
              <w:left w:val="single" w:sz="18" w:space="0" w:color="5B8FCB"/>
              <w:bottom w:val="single" w:sz="2" w:space="0" w:color="DCE3EC"/>
              <w:right w:val="single" w:sz="2" w:space="0" w:color="DCE3EC"/>
            </w:tcBorders>
            <w:shd w:val="clear" w:color="auto" w:fill="F6F8FB"/>
            <w:tcMar>
              <w:top w:w="120" w:type="dxa"/>
              <w:left w:w="180" w:type="dxa"/>
              <w:bottom w:w="120" w:type="dxa"/>
              <w:right w:w="160" w:type="dxa"/>
            </w:tcMar>
          </w:tcPr>
          <w:p w:rsidR="00411BF6" w:rsidRDefault="00B54063">
            <w:pPr>
              <w:spacing w:line="252" w:lineRule="auto"/>
            </w:pPr>
            <w:r>
              <w:rPr>
                <w:rFonts w:ascii="Consolas" w:eastAsia="Consolas" w:hAnsi="Consolas" w:cs="Consolas"/>
                <w:color w:val="1B2733"/>
                <w:sz w:val="18"/>
                <w:szCs w:val="18"/>
              </w:rPr>
              <w:t>vault login &lt;root-token&gt;</w:t>
            </w:r>
          </w:p>
        </w:tc>
      </w:tr>
    </w:tbl>
    <w:p w:rsidR="00411BF6" w:rsidRDefault="00B54063">
      <w:pPr>
        <w:pStyle w:val="Heading2"/>
      </w:pPr>
      <w:bookmarkStart w:id="76" w:name="h_15_12_enable_the_kv_secret_engine"/>
      <w:r>
        <w:t>15.12  Enable the KV Secret Engine</w:t>
      </w:r>
      <w:bookmarkEnd w:id="7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1BF6">
        <w:tblPrEx>
          <w:tblCellMar>
            <w:top w:w="0" w:type="dxa"/>
            <w:bottom w:w="0" w:type="dxa"/>
          </w:tblCellMar>
        </w:tblPrEx>
        <w:trPr>
          <w:cantSplit/>
        </w:trPr>
        <w:tc>
          <w:tcPr>
            <w:tcW w:w="9360" w:type="dxa"/>
            <w:tcBorders>
              <w:top w:val="single" w:sz="2" w:space="0" w:color="DCE3EC"/>
              <w:left w:val="single" w:sz="18" w:space="0" w:color="5B8FCB"/>
              <w:bottom w:val="single" w:sz="2" w:space="0" w:color="DCE3EC"/>
              <w:right w:val="single" w:sz="2" w:space="0" w:color="DCE3EC"/>
            </w:tcBorders>
            <w:shd w:val="clear" w:color="auto" w:fill="F6F8FB"/>
            <w:tcMar>
              <w:top w:w="120" w:type="dxa"/>
              <w:left w:w="180" w:type="dxa"/>
              <w:bottom w:w="120" w:type="dxa"/>
              <w:right w:w="160" w:type="dxa"/>
            </w:tcMar>
          </w:tcPr>
          <w:p w:rsidR="00411BF6" w:rsidRDefault="00B54063">
            <w:pPr>
              <w:spacing w:line="252" w:lineRule="auto"/>
            </w:pPr>
            <w:r>
              <w:rPr>
                <w:rFonts w:ascii="Consolas" w:eastAsia="Consolas" w:hAnsi="Consolas" w:cs="Consolas"/>
                <w:color w:val="1B2733"/>
                <w:sz w:val="18"/>
                <w:szCs w:val="18"/>
              </w:rPr>
              <w:t>vault secrets enable -path=secret kv-v2</w:t>
            </w:r>
          </w:p>
        </w:tc>
      </w:tr>
    </w:tbl>
    <w:p w:rsidR="00411BF6" w:rsidRDefault="00B54063">
      <w:pPr>
        <w:spacing w:after="120" w:line="276" w:lineRule="auto"/>
      </w:pPr>
      <w:r>
        <w:t>Test: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1BF6">
        <w:tblPrEx>
          <w:tblCellMar>
            <w:top w:w="0" w:type="dxa"/>
            <w:bottom w:w="0" w:type="dxa"/>
          </w:tblCellMar>
        </w:tblPrEx>
        <w:trPr>
          <w:cantSplit/>
        </w:trPr>
        <w:tc>
          <w:tcPr>
            <w:tcW w:w="9360" w:type="dxa"/>
            <w:tcBorders>
              <w:top w:val="single" w:sz="2" w:space="0" w:color="DCE3EC"/>
              <w:left w:val="single" w:sz="18" w:space="0" w:color="5B8FCB"/>
              <w:bottom w:val="single" w:sz="2" w:space="0" w:color="DCE3EC"/>
              <w:right w:val="single" w:sz="2" w:space="0" w:color="DCE3EC"/>
            </w:tcBorders>
            <w:shd w:val="clear" w:color="auto" w:fill="F6F8FB"/>
            <w:tcMar>
              <w:top w:w="120" w:type="dxa"/>
              <w:left w:w="180" w:type="dxa"/>
              <w:bottom w:w="120" w:type="dxa"/>
              <w:right w:w="160" w:type="dxa"/>
            </w:tcMar>
          </w:tcPr>
          <w:p w:rsidR="00411BF6" w:rsidRDefault="00B54063">
            <w:pPr>
              <w:spacing w:line="252" w:lineRule="auto"/>
            </w:pPr>
            <w:r>
              <w:rPr>
                <w:rFonts w:ascii="Consolas" w:eastAsia="Consolas" w:hAnsi="Consolas" w:cs="Consolas"/>
                <w:color w:val="1B2733"/>
                <w:sz w:val="18"/>
                <w:szCs w:val="18"/>
              </w:rPr>
              <w:t>vault kv put secret/test key1=value1</w:t>
            </w:r>
          </w:p>
          <w:p w:rsidR="00411BF6" w:rsidRDefault="00B54063">
            <w:pPr>
              <w:spacing w:line="252" w:lineRule="auto"/>
            </w:pPr>
            <w:r>
              <w:rPr>
                <w:rFonts w:ascii="Consolas" w:eastAsia="Consolas" w:hAnsi="Consolas" w:cs="Consolas"/>
                <w:color w:val="1B2733"/>
                <w:sz w:val="18"/>
                <w:szCs w:val="18"/>
              </w:rPr>
              <w:t>vault kv get secret/test</w:t>
            </w:r>
          </w:p>
        </w:tc>
      </w:tr>
    </w:tbl>
    <w:p w:rsidR="00411BF6" w:rsidRDefault="00B54063">
      <w:pPr>
        <w:spacing w:after="120" w:line="276" w:lineRule="auto"/>
      </w:pPr>
      <w:r>
        <w:rPr>
          <w:b/>
          <w:bCs/>
        </w:rPr>
        <w:t>Enable the Transit engine (required by vault-apis):</w:t>
      </w:r>
    </w:p>
    <w:p w:rsidR="00411BF6" w:rsidRDefault="00B54063">
      <w:pPr>
        <w:spacing w:after="120" w:line="276" w:lineRule="auto"/>
      </w:pPr>
      <w:r>
        <w:t>The JCMS vault-apis service uses Vault's Transit engine for encrypt, decrypt, sign, and verify operations. Enable it and create the signing/encryption key after the KV engine is enabled: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
        <w:gridCol w:w="9336"/>
        <w:gridCol w:w="12"/>
      </w:tblGrid>
      <w:tr w:rsidR="00411BF6">
        <w:tblPrEx>
          <w:tblCellMar>
            <w:top w:w="0" w:type="dxa"/>
            <w:bottom w:w="0" w:type="dxa"/>
          </w:tblCellMar>
        </w:tblPrEx>
        <w:trPr>
          <w:gridAfter w:val="1"/>
          <w:wAfter w:w="12" w:type="dxa"/>
          <w:cantSplit/>
        </w:trPr>
        <w:tc>
          <w:tcPr>
            <w:tcW w:w="9360" w:type="dxa"/>
            <w:gridSpan w:val="2"/>
            <w:tcBorders>
              <w:top w:val="single" w:sz="2" w:space="0" w:color="DCE3EC"/>
              <w:left w:val="single" w:sz="18" w:space="0" w:color="5B8FCB"/>
              <w:bottom w:val="single" w:sz="2" w:space="0" w:color="DCE3EC"/>
              <w:right w:val="single" w:sz="2" w:space="0" w:color="DCE3EC"/>
            </w:tcBorders>
            <w:shd w:val="clear" w:color="auto" w:fill="F6F8FB"/>
            <w:tcMar>
              <w:top w:w="120" w:type="dxa"/>
              <w:left w:w="180" w:type="dxa"/>
              <w:bottom w:w="120" w:type="dxa"/>
              <w:right w:w="160" w:type="dxa"/>
            </w:tcMar>
          </w:tcPr>
          <w:p w:rsidR="00411BF6" w:rsidRDefault="00B54063">
            <w:pPr>
              <w:spacing w:line="252" w:lineRule="auto"/>
            </w:pPr>
            <w:r>
              <w:rPr>
                <w:rFonts w:ascii="Consolas" w:eastAsia="Consolas" w:hAnsi="Consolas" w:cs="Consolas"/>
                <w:color w:val="1B2733"/>
                <w:sz w:val="18"/>
                <w:szCs w:val="18"/>
              </w:rPr>
              <w:t># Enable the transit secrets engine</w:t>
            </w:r>
          </w:p>
          <w:p w:rsidR="00411BF6" w:rsidRDefault="00B54063">
            <w:pPr>
              <w:spacing w:line="252" w:lineRule="auto"/>
            </w:pPr>
            <w:r>
              <w:rPr>
                <w:rFonts w:ascii="Consolas" w:eastAsia="Consolas" w:hAnsi="Consolas" w:cs="Consolas"/>
                <w:color w:val="1B2733"/>
                <w:sz w:val="18"/>
                <w:szCs w:val="18"/>
              </w:rPr>
              <w:t>vault secrets enable transit</w:t>
            </w:r>
          </w:p>
          <w:p w:rsidR="00411BF6" w:rsidRDefault="00B54063">
            <w:pPr>
              <w:spacing w:line="252" w:lineRule="auto"/>
            </w:pPr>
            <w:r>
              <w:rPr>
                <w:rFonts w:ascii="Consolas" w:eastAsia="Consolas" w:hAnsi="Consolas" w:cs="Consolas"/>
                <w:color w:val="1B2733"/>
                <w:sz w:val="18"/>
                <w:szCs w:val="18"/>
              </w:rPr>
              <w:t xml:space="preserve"> </w:t>
            </w:r>
          </w:p>
          <w:p w:rsidR="00411BF6" w:rsidRDefault="00B54063">
            <w:pPr>
              <w:spacing w:line="252" w:lineRule="auto"/>
            </w:pPr>
            <w:r>
              <w:rPr>
                <w:rFonts w:ascii="Consolas" w:eastAsia="Consolas" w:hAnsi="Consolas" w:cs="Consolas"/>
                <w:color w:val="1B2733"/>
                <w:sz w:val="18"/>
                <w:szCs w:val="18"/>
              </w:rPr>
              <w:t># Create a named key used by vault-apis (e.g. for payload signing)</w:t>
            </w:r>
          </w:p>
          <w:p w:rsidR="00411BF6" w:rsidRDefault="00B54063">
            <w:pPr>
              <w:spacing w:line="252" w:lineRule="auto"/>
            </w:pPr>
            <w:r>
              <w:rPr>
                <w:rFonts w:ascii="Consolas" w:eastAsia="Consolas" w:hAnsi="Consolas" w:cs="Consolas"/>
                <w:color w:val="1B2733"/>
                <w:sz w:val="18"/>
                <w:szCs w:val="18"/>
              </w:rPr>
              <w:t>vault write -f transit/keys/jcms-signing type=rsa-2048</w:t>
            </w:r>
          </w:p>
          <w:p w:rsidR="00411BF6" w:rsidRDefault="00B54063">
            <w:pPr>
              <w:spacing w:line="252" w:lineRule="auto"/>
            </w:pPr>
            <w:r>
              <w:rPr>
                <w:rFonts w:ascii="Consolas" w:eastAsia="Consolas" w:hAnsi="Consolas" w:cs="Consolas"/>
                <w:color w:val="1B2733"/>
                <w:sz w:val="18"/>
                <w:szCs w:val="18"/>
              </w:rPr>
              <w:t xml:space="preserve"> </w:t>
            </w:r>
          </w:p>
          <w:p w:rsidR="00411BF6" w:rsidRDefault="00B54063">
            <w:pPr>
              <w:spacing w:line="252" w:lineRule="auto"/>
            </w:pPr>
            <w:r>
              <w:rPr>
                <w:rFonts w:ascii="Consolas" w:eastAsia="Consolas" w:hAnsi="Consolas" w:cs="Consolas"/>
                <w:color w:val="1B2733"/>
                <w:sz w:val="18"/>
                <w:szCs w:val="18"/>
              </w:rPr>
              <w:t># (optional) create a separate key for field encryption</w:t>
            </w:r>
          </w:p>
          <w:p w:rsidR="00411BF6" w:rsidRDefault="00B54063">
            <w:pPr>
              <w:spacing w:line="252" w:lineRule="auto"/>
            </w:pPr>
            <w:r>
              <w:rPr>
                <w:rFonts w:ascii="Consolas" w:eastAsia="Consolas" w:hAnsi="Consolas" w:cs="Consolas"/>
                <w:color w:val="1B2733"/>
                <w:sz w:val="18"/>
                <w:szCs w:val="18"/>
              </w:rPr>
              <w:t>vault write -f transit/keys/jcms-encryption type=aes256-gcm96</w:t>
            </w:r>
          </w:p>
        </w:tc>
      </w:tr>
      <w:tr w:rsidR="00411BF6">
        <w:tblPrEx>
          <w:tblCellMar>
            <w:top w:w="0" w:type="dxa"/>
            <w:bottom w:w="0" w:type="dxa"/>
          </w:tblCellMar>
        </w:tblPrEx>
        <w:trPr>
          <w:gridBefore w:val="1"/>
          <w:wBefore w:w="12" w:type="dxa"/>
          <w:cantSplit/>
        </w:trPr>
        <w:tc>
          <w:tcPr>
            <w:tcW w:w="9360" w:type="dxa"/>
            <w:gridSpan w:val="2"/>
            <w:tcBorders>
              <w:top w:val="single" w:sz="2" w:space="0" w:color="EAF1FA"/>
              <w:left w:val="single" w:sz="28" w:space="0" w:color="2D6CB5"/>
              <w:bottom w:val="single" w:sz="2" w:space="0" w:color="EAF1FA"/>
              <w:right w:val="single" w:sz="2" w:space="0" w:color="EAF1FA"/>
            </w:tcBorders>
            <w:shd w:val="clear" w:color="auto" w:fill="EAF1FA"/>
            <w:tcMar>
              <w:top w:w="120" w:type="dxa"/>
              <w:left w:w="180" w:type="dxa"/>
              <w:bottom w:w="120" w:type="dxa"/>
              <w:right w:w="160" w:type="dxa"/>
            </w:tcMar>
          </w:tcPr>
          <w:p w:rsidR="00411BF6" w:rsidRDefault="00B54063">
            <w:pPr>
              <w:spacing w:line="264" w:lineRule="auto"/>
            </w:pPr>
            <w:r>
              <w:rPr>
                <w:b/>
                <w:bCs/>
                <w:color w:val="2D6CB5"/>
              </w:rPr>
              <w:t>Engine path</w:t>
            </w:r>
          </w:p>
          <w:p w:rsidR="00411BF6" w:rsidRDefault="00B54063">
            <w:pPr>
              <w:spacing w:line="264" w:lineRule="auto"/>
            </w:pPr>
            <w:r>
              <w:t>If vault-apis is configured with a custom mount path, enable the engine there instead, e.g. vault secrets enable -path=jcms-transit transit, and set EXT_VAULT_URL / the transit path accordingly in the service config.</w:t>
            </w:r>
          </w:p>
        </w:tc>
      </w:tr>
    </w:tbl>
    <w:p w:rsidR="00411BF6" w:rsidRDefault="00B54063">
      <w:pPr>
        <w:pStyle w:val="Heading2"/>
      </w:pPr>
      <w:bookmarkStart w:id="77" w:name="h_15_13_create_a_policy_example"/>
      <w:r>
        <w:lastRenderedPageBreak/>
        <w:t>15.13  Create a Policy (Example)</w:t>
      </w:r>
      <w:bookmarkEnd w:id="77"/>
    </w:p>
    <w:p w:rsidR="00411BF6" w:rsidRDefault="00B54063">
      <w:pPr>
        <w:spacing w:after="120" w:line="276" w:lineRule="auto"/>
      </w:pPr>
      <w:r>
        <w:t>Create a read-only policy file (readonly.hcl):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1BF6">
        <w:tblPrEx>
          <w:tblCellMar>
            <w:top w:w="0" w:type="dxa"/>
            <w:bottom w:w="0" w:type="dxa"/>
          </w:tblCellMar>
        </w:tblPrEx>
        <w:trPr>
          <w:cantSplit/>
        </w:trPr>
        <w:tc>
          <w:tcPr>
            <w:tcW w:w="9360" w:type="dxa"/>
            <w:tcBorders>
              <w:top w:val="single" w:sz="2" w:space="0" w:color="DCE3EC"/>
              <w:left w:val="single" w:sz="18" w:space="0" w:color="5B8FCB"/>
              <w:bottom w:val="single" w:sz="2" w:space="0" w:color="DCE3EC"/>
              <w:right w:val="single" w:sz="2" w:space="0" w:color="DCE3EC"/>
            </w:tcBorders>
            <w:shd w:val="clear" w:color="auto" w:fill="F6F8FB"/>
            <w:tcMar>
              <w:top w:w="120" w:type="dxa"/>
              <w:left w:w="180" w:type="dxa"/>
              <w:bottom w:w="120" w:type="dxa"/>
              <w:right w:w="160" w:type="dxa"/>
            </w:tcMar>
          </w:tcPr>
          <w:p w:rsidR="00411BF6" w:rsidRDefault="00B54063">
            <w:pPr>
              <w:spacing w:line="252" w:lineRule="auto"/>
            </w:pPr>
            <w:r>
              <w:rPr>
                <w:rFonts w:ascii="Consolas" w:eastAsia="Consolas" w:hAnsi="Consolas" w:cs="Consolas"/>
                <w:color w:val="1B2733"/>
                <w:sz w:val="18"/>
                <w:szCs w:val="18"/>
              </w:rPr>
              <w:t>cat &lt;&lt;EOF &gt; readonly.hcl</w:t>
            </w:r>
          </w:p>
          <w:p w:rsidR="00411BF6" w:rsidRDefault="00B54063">
            <w:pPr>
              <w:spacing w:line="252" w:lineRule="auto"/>
            </w:pPr>
            <w:r>
              <w:rPr>
                <w:rFonts w:ascii="Consolas" w:eastAsia="Consolas" w:hAnsi="Consolas" w:cs="Consolas"/>
                <w:color w:val="1B2733"/>
                <w:sz w:val="18"/>
                <w:szCs w:val="18"/>
              </w:rPr>
              <w:t>path "secret/data/*" {</w:t>
            </w:r>
          </w:p>
          <w:p w:rsidR="00411BF6" w:rsidRDefault="00B54063">
            <w:pPr>
              <w:spacing w:line="252" w:lineRule="auto"/>
            </w:pPr>
            <w:r>
              <w:rPr>
                <w:rFonts w:ascii="Consolas" w:eastAsia="Consolas" w:hAnsi="Consolas" w:cs="Consolas"/>
                <w:color w:val="1B2733"/>
                <w:sz w:val="18"/>
                <w:szCs w:val="18"/>
              </w:rPr>
              <w:t xml:space="preserve">  capabilities = ["read"]</w:t>
            </w:r>
          </w:p>
          <w:p w:rsidR="00411BF6" w:rsidRDefault="00B54063">
            <w:pPr>
              <w:spacing w:line="252" w:lineRule="auto"/>
            </w:pPr>
            <w:r>
              <w:rPr>
                <w:rFonts w:ascii="Consolas" w:eastAsia="Consolas" w:hAnsi="Consolas" w:cs="Consolas"/>
                <w:color w:val="1B2733"/>
                <w:sz w:val="18"/>
                <w:szCs w:val="18"/>
              </w:rPr>
              <w:t>}</w:t>
            </w:r>
          </w:p>
          <w:p w:rsidR="00411BF6" w:rsidRDefault="00B54063">
            <w:pPr>
              <w:spacing w:line="252" w:lineRule="auto"/>
            </w:pPr>
            <w:r>
              <w:rPr>
                <w:rFonts w:ascii="Consolas" w:eastAsia="Consolas" w:hAnsi="Consolas" w:cs="Consolas"/>
                <w:color w:val="1B2733"/>
                <w:sz w:val="18"/>
                <w:szCs w:val="18"/>
              </w:rPr>
              <w:t>EOF</w:t>
            </w:r>
          </w:p>
        </w:tc>
      </w:tr>
    </w:tbl>
    <w:p w:rsidR="00411BF6" w:rsidRDefault="00B54063">
      <w:pPr>
        <w:spacing w:after="120" w:line="276" w:lineRule="auto"/>
      </w:pPr>
      <w:r>
        <w:t>Apply the policy: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1BF6">
        <w:tblPrEx>
          <w:tblCellMar>
            <w:top w:w="0" w:type="dxa"/>
            <w:bottom w:w="0" w:type="dxa"/>
          </w:tblCellMar>
        </w:tblPrEx>
        <w:trPr>
          <w:cantSplit/>
        </w:trPr>
        <w:tc>
          <w:tcPr>
            <w:tcW w:w="9360" w:type="dxa"/>
            <w:tcBorders>
              <w:top w:val="single" w:sz="2" w:space="0" w:color="DCE3EC"/>
              <w:left w:val="single" w:sz="18" w:space="0" w:color="5B8FCB"/>
              <w:bottom w:val="single" w:sz="2" w:space="0" w:color="DCE3EC"/>
              <w:right w:val="single" w:sz="2" w:space="0" w:color="DCE3EC"/>
            </w:tcBorders>
            <w:shd w:val="clear" w:color="auto" w:fill="F6F8FB"/>
            <w:tcMar>
              <w:top w:w="120" w:type="dxa"/>
              <w:left w:w="180" w:type="dxa"/>
              <w:bottom w:w="120" w:type="dxa"/>
              <w:right w:w="160" w:type="dxa"/>
            </w:tcMar>
          </w:tcPr>
          <w:p w:rsidR="00411BF6" w:rsidRDefault="00B54063">
            <w:pPr>
              <w:spacing w:line="252" w:lineRule="auto"/>
            </w:pPr>
            <w:r>
              <w:rPr>
                <w:rFonts w:ascii="Consolas" w:eastAsia="Consolas" w:hAnsi="Consolas" w:cs="Consolas"/>
                <w:color w:val="1B2733"/>
                <w:sz w:val="18"/>
                <w:szCs w:val="18"/>
              </w:rPr>
              <w:t>vault policy write readonly readonly.hcl</w:t>
            </w:r>
          </w:p>
        </w:tc>
      </w:tr>
    </w:tbl>
    <w:p w:rsidR="00411BF6" w:rsidRDefault="00B54063">
      <w:pPr>
        <w:pStyle w:val="Heading2"/>
      </w:pPr>
      <w:bookmarkStart w:id="78" w:name="h_15_14_create_a_token_with_the_policy"/>
      <w:r>
        <w:t>15.14  Create a Token with the Policy</w:t>
      </w:r>
      <w:bookmarkEnd w:id="7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1BF6">
        <w:tblPrEx>
          <w:tblCellMar>
            <w:top w:w="0" w:type="dxa"/>
            <w:bottom w:w="0" w:type="dxa"/>
          </w:tblCellMar>
        </w:tblPrEx>
        <w:trPr>
          <w:cantSplit/>
        </w:trPr>
        <w:tc>
          <w:tcPr>
            <w:tcW w:w="9360" w:type="dxa"/>
            <w:tcBorders>
              <w:top w:val="single" w:sz="2" w:space="0" w:color="DCE3EC"/>
              <w:left w:val="single" w:sz="18" w:space="0" w:color="5B8FCB"/>
              <w:bottom w:val="single" w:sz="2" w:space="0" w:color="DCE3EC"/>
              <w:right w:val="single" w:sz="2" w:space="0" w:color="DCE3EC"/>
            </w:tcBorders>
            <w:shd w:val="clear" w:color="auto" w:fill="F6F8FB"/>
            <w:tcMar>
              <w:top w:w="120" w:type="dxa"/>
              <w:left w:w="180" w:type="dxa"/>
              <w:bottom w:w="120" w:type="dxa"/>
              <w:right w:w="160" w:type="dxa"/>
            </w:tcMar>
          </w:tcPr>
          <w:p w:rsidR="00411BF6" w:rsidRDefault="00B54063">
            <w:pPr>
              <w:spacing w:line="252" w:lineRule="auto"/>
            </w:pPr>
            <w:r>
              <w:rPr>
                <w:rFonts w:ascii="Consolas" w:eastAsia="Consolas" w:hAnsi="Consolas" w:cs="Consolas"/>
                <w:color w:val="1B2733"/>
                <w:sz w:val="18"/>
                <w:szCs w:val="18"/>
              </w:rPr>
              <w:t>vault token create -policy=readonly</w:t>
            </w:r>
          </w:p>
        </w:tc>
      </w:tr>
    </w:tbl>
    <w:p w:rsidR="00411BF6" w:rsidRDefault="00B54063">
      <w:pPr>
        <w:pStyle w:val="Heading2"/>
      </w:pPr>
      <w:bookmarkStart w:id="79" w:name="h_15_15_create_a_systemd_service_recomme"/>
      <w:r>
        <w:t>15.15  Create a Systemd Service (Recommended)</w:t>
      </w:r>
      <w:bookmarkEnd w:id="79"/>
    </w:p>
    <w:p w:rsidR="00411BF6" w:rsidRDefault="00B54063">
      <w:pPr>
        <w:spacing w:after="120" w:line="276" w:lineRule="auto"/>
      </w:pPr>
      <w:r>
        <w:t xml:space="preserve">Create the file </w:t>
      </w:r>
      <w:r>
        <w:rPr>
          <w:rFonts w:ascii="Consolas" w:eastAsia="Consolas" w:hAnsi="Consolas" w:cs="Consolas"/>
          <w:sz w:val="18"/>
          <w:szCs w:val="18"/>
        </w:rPr>
        <w:t>/etc/systemd/system/vault.service</w:t>
      </w:r>
      <w:r>
        <w:t xml:space="preserve"> with the following content: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1BF6">
        <w:tblPrEx>
          <w:tblCellMar>
            <w:top w:w="0" w:type="dxa"/>
            <w:bottom w:w="0" w:type="dxa"/>
          </w:tblCellMar>
        </w:tblPrEx>
        <w:trPr>
          <w:cantSplit/>
        </w:trPr>
        <w:tc>
          <w:tcPr>
            <w:tcW w:w="9360" w:type="dxa"/>
            <w:tcBorders>
              <w:top w:val="single" w:sz="2" w:space="0" w:color="DCE3EC"/>
              <w:left w:val="single" w:sz="18" w:space="0" w:color="5B8FCB"/>
              <w:bottom w:val="single" w:sz="2" w:space="0" w:color="DCE3EC"/>
              <w:right w:val="single" w:sz="2" w:space="0" w:color="DCE3EC"/>
            </w:tcBorders>
            <w:shd w:val="clear" w:color="auto" w:fill="F6F8FB"/>
            <w:tcMar>
              <w:top w:w="120" w:type="dxa"/>
              <w:left w:w="180" w:type="dxa"/>
              <w:bottom w:w="120" w:type="dxa"/>
              <w:right w:w="160" w:type="dxa"/>
            </w:tcMar>
          </w:tcPr>
          <w:p w:rsidR="00411BF6" w:rsidRDefault="00B54063">
            <w:pPr>
              <w:spacing w:line="252" w:lineRule="auto"/>
            </w:pPr>
            <w:r>
              <w:rPr>
                <w:rFonts w:ascii="Consolas" w:eastAsia="Consolas" w:hAnsi="Consolas" w:cs="Consolas"/>
                <w:color w:val="1B2733"/>
                <w:sz w:val="18"/>
                <w:szCs w:val="18"/>
              </w:rPr>
              <w:t>sudo tee /etc/systemd/system/vault.service &gt; /dev/null &lt;&lt;EOF</w:t>
            </w:r>
          </w:p>
          <w:p w:rsidR="00411BF6" w:rsidRDefault="00B54063">
            <w:pPr>
              <w:spacing w:line="252" w:lineRule="auto"/>
            </w:pPr>
            <w:r>
              <w:rPr>
                <w:rFonts w:ascii="Consolas" w:eastAsia="Consolas" w:hAnsi="Consolas" w:cs="Consolas"/>
                <w:color w:val="1B2733"/>
                <w:sz w:val="18"/>
                <w:szCs w:val="18"/>
              </w:rPr>
              <w:t>[Unit]</w:t>
            </w:r>
          </w:p>
          <w:p w:rsidR="00411BF6" w:rsidRDefault="00B54063">
            <w:pPr>
              <w:spacing w:line="252" w:lineRule="auto"/>
            </w:pPr>
            <w:r>
              <w:rPr>
                <w:rFonts w:ascii="Consolas" w:eastAsia="Consolas" w:hAnsi="Consolas" w:cs="Consolas"/>
                <w:color w:val="1B2733"/>
                <w:sz w:val="18"/>
                <w:szCs w:val="18"/>
              </w:rPr>
              <w:t>Description=HashiCorp Vault</w:t>
            </w:r>
          </w:p>
          <w:p w:rsidR="00411BF6" w:rsidRDefault="00B54063">
            <w:pPr>
              <w:spacing w:line="252" w:lineRule="auto"/>
            </w:pPr>
            <w:r>
              <w:rPr>
                <w:rFonts w:ascii="Consolas" w:eastAsia="Consolas" w:hAnsi="Consolas" w:cs="Consolas"/>
                <w:color w:val="1B2733"/>
                <w:sz w:val="18"/>
                <w:szCs w:val="18"/>
              </w:rPr>
              <w:t>Requires=network-online.target</w:t>
            </w:r>
          </w:p>
          <w:p w:rsidR="00411BF6" w:rsidRDefault="00B54063">
            <w:pPr>
              <w:spacing w:line="252" w:lineRule="auto"/>
            </w:pPr>
            <w:r>
              <w:rPr>
                <w:rFonts w:ascii="Consolas" w:eastAsia="Consolas" w:hAnsi="Consolas" w:cs="Consolas"/>
                <w:color w:val="1B2733"/>
                <w:sz w:val="18"/>
                <w:szCs w:val="18"/>
              </w:rPr>
              <w:t>After=network-online.target</w:t>
            </w:r>
          </w:p>
          <w:p w:rsidR="00411BF6" w:rsidRDefault="00B54063">
            <w:pPr>
              <w:spacing w:line="252" w:lineRule="auto"/>
            </w:pPr>
            <w:r>
              <w:rPr>
                <w:rFonts w:ascii="Consolas" w:eastAsia="Consolas" w:hAnsi="Consolas" w:cs="Consolas"/>
                <w:color w:val="1B2733"/>
                <w:sz w:val="18"/>
                <w:szCs w:val="18"/>
              </w:rPr>
              <w:t xml:space="preserve"> </w:t>
            </w:r>
          </w:p>
          <w:p w:rsidR="00411BF6" w:rsidRDefault="00B54063">
            <w:pPr>
              <w:spacing w:line="252" w:lineRule="auto"/>
            </w:pPr>
            <w:r>
              <w:rPr>
                <w:rFonts w:ascii="Consolas" w:eastAsia="Consolas" w:hAnsi="Consolas" w:cs="Consolas"/>
                <w:color w:val="1B2733"/>
                <w:sz w:val="18"/>
                <w:szCs w:val="18"/>
              </w:rPr>
              <w:t>[Service]</w:t>
            </w:r>
          </w:p>
          <w:p w:rsidR="00411BF6" w:rsidRDefault="00B54063">
            <w:pPr>
              <w:spacing w:line="252" w:lineRule="auto"/>
            </w:pPr>
            <w:r>
              <w:rPr>
                <w:rFonts w:ascii="Consolas" w:eastAsia="Consolas" w:hAnsi="Consolas" w:cs="Consolas"/>
                <w:color w:val="1B2733"/>
                <w:sz w:val="18"/>
                <w:szCs w:val="18"/>
              </w:rPr>
              <w:t>User=vault</w:t>
            </w:r>
          </w:p>
          <w:p w:rsidR="00411BF6" w:rsidRDefault="00B54063">
            <w:pPr>
              <w:spacing w:line="252" w:lineRule="auto"/>
            </w:pPr>
            <w:r>
              <w:rPr>
                <w:rFonts w:ascii="Consolas" w:eastAsia="Consolas" w:hAnsi="Consolas" w:cs="Consolas"/>
                <w:color w:val="1B2733"/>
                <w:sz w:val="18"/>
                <w:szCs w:val="18"/>
              </w:rPr>
              <w:t>Group=vault</w:t>
            </w:r>
          </w:p>
          <w:p w:rsidR="00411BF6" w:rsidRDefault="00B54063">
            <w:pPr>
              <w:spacing w:line="252" w:lineRule="auto"/>
            </w:pPr>
            <w:r>
              <w:rPr>
                <w:rFonts w:ascii="Consolas" w:eastAsia="Consolas" w:hAnsi="Consolas" w:cs="Consolas"/>
                <w:color w:val="1B2733"/>
                <w:sz w:val="18"/>
                <w:szCs w:val="18"/>
              </w:rPr>
              <w:t>ExecStart=/usr/local/bin/vault server -config=/etc/vault/config/</w:t>
            </w:r>
          </w:p>
          <w:p w:rsidR="00411BF6" w:rsidRDefault="00B54063">
            <w:pPr>
              <w:spacing w:line="252" w:lineRule="auto"/>
            </w:pPr>
            <w:r>
              <w:rPr>
                <w:rFonts w:ascii="Consolas" w:eastAsia="Consolas" w:hAnsi="Consolas" w:cs="Consolas"/>
                <w:color w:val="1B2733"/>
                <w:sz w:val="18"/>
                <w:szCs w:val="18"/>
              </w:rPr>
              <w:t>ExecReload=/bin/kill --signal HUP $MAINPID</w:t>
            </w:r>
          </w:p>
          <w:p w:rsidR="00411BF6" w:rsidRDefault="00B54063">
            <w:pPr>
              <w:spacing w:line="252" w:lineRule="auto"/>
            </w:pPr>
            <w:r>
              <w:rPr>
                <w:rFonts w:ascii="Consolas" w:eastAsia="Consolas" w:hAnsi="Consolas" w:cs="Consolas"/>
                <w:color w:val="1B2733"/>
                <w:sz w:val="18"/>
                <w:szCs w:val="18"/>
              </w:rPr>
              <w:t>KillSignal=SIGTERM</w:t>
            </w:r>
          </w:p>
          <w:p w:rsidR="00411BF6" w:rsidRDefault="00B54063">
            <w:pPr>
              <w:spacing w:line="252" w:lineRule="auto"/>
            </w:pPr>
            <w:r>
              <w:rPr>
                <w:rFonts w:ascii="Consolas" w:eastAsia="Consolas" w:hAnsi="Consolas" w:cs="Consolas"/>
                <w:color w:val="1B2733"/>
                <w:sz w:val="18"/>
                <w:szCs w:val="18"/>
              </w:rPr>
              <w:t>Restart=on-failure</w:t>
            </w:r>
          </w:p>
          <w:p w:rsidR="00411BF6" w:rsidRDefault="00B54063">
            <w:pPr>
              <w:spacing w:line="252" w:lineRule="auto"/>
            </w:pPr>
            <w:r>
              <w:rPr>
                <w:rFonts w:ascii="Consolas" w:eastAsia="Consolas" w:hAnsi="Consolas" w:cs="Consolas"/>
                <w:color w:val="1B2733"/>
                <w:sz w:val="18"/>
                <w:szCs w:val="18"/>
              </w:rPr>
              <w:t>LimitNOFILE=65536</w:t>
            </w:r>
          </w:p>
          <w:p w:rsidR="00411BF6" w:rsidRDefault="00B54063">
            <w:pPr>
              <w:spacing w:line="252" w:lineRule="auto"/>
            </w:pPr>
            <w:r>
              <w:rPr>
                <w:rFonts w:ascii="Consolas" w:eastAsia="Consolas" w:hAnsi="Consolas" w:cs="Consolas"/>
                <w:color w:val="1B2733"/>
                <w:sz w:val="18"/>
                <w:szCs w:val="18"/>
              </w:rPr>
              <w:t xml:space="preserve"> </w:t>
            </w:r>
          </w:p>
          <w:p w:rsidR="00411BF6" w:rsidRDefault="00B54063">
            <w:pPr>
              <w:spacing w:line="252" w:lineRule="auto"/>
            </w:pPr>
            <w:r>
              <w:rPr>
                <w:rFonts w:ascii="Consolas" w:eastAsia="Consolas" w:hAnsi="Consolas" w:cs="Consolas"/>
                <w:color w:val="1B2733"/>
                <w:sz w:val="18"/>
                <w:szCs w:val="18"/>
              </w:rPr>
              <w:t>[Install]</w:t>
            </w:r>
          </w:p>
          <w:p w:rsidR="00411BF6" w:rsidRDefault="00B54063">
            <w:pPr>
              <w:spacing w:line="252" w:lineRule="auto"/>
            </w:pPr>
            <w:r>
              <w:rPr>
                <w:rFonts w:ascii="Consolas" w:eastAsia="Consolas" w:hAnsi="Consolas" w:cs="Consolas"/>
                <w:color w:val="1B2733"/>
                <w:sz w:val="18"/>
                <w:szCs w:val="18"/>
              </w:rPr>
              <w:t>WantedBy=multi-user.target</w:t>
            </w:r>
          </w:p>
          <w:p w:rsidR="00411BF6" w:rsidRDefault="00B54063">
            <w:pPr>
              <w:spacing w:line="252" w:lineRule="auto"/>
            </w:pPr>
            <w:r>
              <w:rPr>
                <w:rFonts w:ascii="Consolas" w:eastAsia="Consolas" w:hAnsi="Consolas" w:cs="Consolas"/>
                <w:color w:val="1B2733"/>
                <w:sz w:val="18"/>
                <w:szCs w:val="18"/>
              </w:rPr>
              <w:t>EOF</w:t>
            </w:r>
          </w:p>
        </w:tc>
      </w:tr>
    </w:tbl>
    <w:p w:rsidR="00411BF6" w:rsidRDefault="00B54063">
      <w:pPr>
        <w:spacing w:after="120" w:line="276" w:lineRule="auto"/>
      </w:pPr>
      <w:r>
        <w:rPr>
          <w:b/>
          <w:bCs/>
        </w:rPr>
        <w:t>Enable &amp; start: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1BF6">
        <w:tblPrEx>
          <w:tblCellMar>
            <w:top w:w="0" w:type="dxa"/>
            <w:bottom w:w="0" w:type="dxa"/>
          </w:tblCellMar>
        </w:tblPrEx>
        <w:trPr>
          <w:cantSplit/>
        </w:trPr>
        <w:tc>
          <w:tcPr>
            <w:tcW w:w="9360" w:type="dxa"/>
            <w:tcBorders>
              <w:top w:val="single" w:sz="2" w:space="0" w:color="DCE3EC"/>
              <w:left w:val="single" w:sz="18" w:space="0" w:color="5B8FCB"/>
              <w:bottom w:val="single" w:sz="2" w:space="0" w:color="DCE3EC"/>
              <w:right w:val="single" w:sz="2" w:space="0" w:color="DCE3EC"/>
            </w:tcBorders>
            <w:shd w:val="clear" w:color="auto" w:fill="F6F8FB"/>
            <w:tcMar>
              <w:top w:w="120" w:type="dxa"/>
              <w:left w:w="180" w:type="dxa"/>
              <w:bottom w:w="120" w:type="dxa"/>
              <w:right w:w="160" w:type="dxa"/>
            </w:tcMar>
          </w:tcPr>
          <w:p w:rsidR="00411BF6" w:rsidRDefault="00B54063">
            <w:pPr>
              <w:spacing w:line="252" w:lineRule="auto"/>
            </w:pPr>
            <w:r>
              <w:rPr>
                <w:rFonts w:ascii="Consolas" w:eastAsia="Consolas" w:hAnsi="Consolas" w:cs="Consolas"/>
                <w:color w:val="1B2733"/>
                <w:sz w:val="18"/>
                <w:szCs w:val="18"/>
              </w:rPr>
              <w:t>systemctl daemon-reload</w:t>
            </w:r>
          </w:p>
          <w:p w:rsidR="00411BF6" w:rsidRDefault="00B54063">
            <w:pPr>
              <w:spacing w:line="252" w:lineRule="auto"/>
            </w:pPr>
            <w:r>
              <w:rPr>
                <w:rFonts w:ascii="Consolas" w:eastAsia="Consolas" w:hAnsi="Consolas" w:cs="Consolas"/>
                <w:color w:val="1B2733"/>
                <w:sz w:val="18"/>
                <w:szCs w:val="18"/>
              </w:rPr>
              <w:t>systemctl enable vault</w:t>
            </w:r>
          </w:p>
          <w:p w:rsidR="00411BF6" w:rsidRDefault="00B54063">
            <w:pPr>
              <w:spacing w:line="252" w:lineRule="auto"/>
            </w:pPr>
            <w:r>
              <w:rPr>
                <w:rFonts w:ascii="Consolas" w:eastAsia="Consolas" w:hAnsi="Consolas" w:cs="Consolas"/>
                <w:color w:val="1B2733"/>
                <w:sz w:val="18"/>
                <w:szCs w:val="18"/>
              </w:rPr>
              <w:t>systemctl start vault</w:t>
            </w:r>
          </w:p>
          <w:p w:rsidR="00411BF6" w:rsidRDefault="00B54063">
            <w:pPr>
              <w:spacing w:line="252" w:lineRule="auto"/>
            </w:pPr>
            <w:r>
              <w:rPr>
                <w:rFonts w:ascii="Consolas" w:eastAsia="Consolas" w:hAnsi="Consolas" w:cs="Consolas"/>
                <w:color w:val="1B2733"/>
                <w:sz w:val="18"/>
                <w:szCs w:val="18"/>
              </w:rPr>
              <w:t>systemctl status vault</w:t>
            </w:r>
          </w:p>
        </w:tc>
      </w:tr>
    </w:tbl>
    <w:p w:rsidR="00411BF6" w:rsidRDefault="00B54063">
      <w:pPr>
        <w:pStyle w:val="Heading2"/>
      </w:pPr>
      <w:bookmarkStart w:id="80" w:name="h_15_16_accessing_the_vault_ui"/>
      <w:r>
        <w:t>15.16  Accessing the Vault UI</w:t>
      </w:r>
      <w:bookmarkEnd w:id="80"/>
    </w:p>
    <w:p w:rsidR="00411BF6" w:rsidRDefault="00B54063">
      <w:pPr>
        <w:pStyle w:val="ListParagraph"/>
        <w:numPr>
          <w:ilvl w:val="0"/>
          <w:numId w:val="2"/>
        </w:numPr>
        <w:spacing w:after="60" w:line="276" w:lineRule="auto"/>
      </w:pPr>
      <w:r>
        <w:t xml:space="preserve">Open a browser to: </w:t>
      </w:r>
      <w:r>
        <w:rPr>
          <w:rFonts w:ascii="Consolas" w:eastAsia="Consolas" w:hAnsi="Consolas" w:cs="Consolas"/>
          <w:sz w:val="18"/>
          <w:szCs w:val="18"/>
        </w:rPr>
        <w:t>http://&lt;SERVER-IP&gt;:8200</w:t>
      </w:r>
    </w:p>
    <w:p w:rsidR="00411BF6" w:rsidRDefault="00B54063">
      <w:pPr>
        <w:pStyle w:val="ListParagraph"/>
        <w:numPr>
          <w:ilvl w:val="0"/>
          <w:numId w:val="2"/>
        </w:numPr>
        <w:spacing w:after="60" w:line="276" w:lineRule="auto"/>
      </w:pPr>
      <w:r>
        <w:t>Log in using the root token.</w:t>
      </w:r>
    </w:p>
    <w:p w:rsidR="00411BF6" w:rsidRDefault="00B54063">
      <w:pPr>
        <w:pStyle w:val="Heading2"/>
      </w:pPr>
      <w:bookmarkStart w:id="81" w:name="h_15_17_next_steps_optional_enhancements"/>
      <w:r>
        <w:lastRenderedPageBreak/>
        <w:t>15.17  Next Steps (Optional Enhancements)</w:t>
      </w:r>
      <w:bookmarkEnd w:id="81"/>
    </w:p>
    <w:p w:rsidR="00411BF6" w:rsidRDefault="00B54063">
      <w:pPr>
        <w:pStyle w:val="ListParagraph"/>
        <w:numPr>
          <w:ilvl w:val="0"/>
          <w:numId w:val="2"/>
        </w:numPr>
        <w:spacing w:after="60" w:line="276" w:lineRule="auto"/>
      </w:pPr>
      <w:r>
        <w:t>Enable TLS certificates</w:t>
      </w:r>
    </w:p>
    <w:p w:rsidR="00411BF6" w:rsidRDefault="00B54063">
      <w:pPr>
        <w:pStyle w:val="ListParagraph"/>
        <w:numPr>
          <w:ilvl w:val="0"/>
          <w:numId w:val="2"/>
        </w:numPr>
        <w:spacing w:after="60" w:line="276" w:lineRule="auto"/>
      </w:pPr>
      <w:r>
        <w:t>Configure AppRole auth for applications</w:t>
      </w:r>
    </w:p>
    <w:p w:rsidR="00411BF6" w:rsidRDefault="00B54063">
      <w:pPr>
        <w:pStyle w:val="ListParagraph"/>
        <w:numPr>
          <w:ilvl w:val="0"/>
          <w:numId w:val="2"/>
        </w:numPr>
        <w:spacing w:after="60" w:line="276" w:lineRule="auto"/>
      </w:pPr>
      <w:r>
        <w:t>Set up Kubernetes auth</w:t>
      </w:r>
    </w:p>
    <w:p w:rsidR="00411BF6" w:rsidRDefault="00B54063">
      <w:pPr>
        <w:pStyle w:val="ListParagraph"/>
        <w:numPr>
          <w:ilvl w:val="0"/>
          <w:numId w:val="2"/>
        </w:numPr>
        <w:spacing w:after="60" w:line="276" w:lineRule="auto"/>
      </w:pPr>
      <w:r>
        <w:t>Use Vault Agent for auto-auth + templates</w:t>
      </w:r>
    </w:p>
    <w:p w:rsidR="00411BF6" w:rsidRDefault="00B54063">
      <w:pPr>
        <w:pStyle w:val="ListParagraph"/>
        <w:numPr>
          <w:ilvl w:val="0"/>
          <w:numId w:val="2"/>
        </w:numPr>
        <w:spacing w:after="60" w:line="276" w:lineRule="auto"/>
      </w:pPr>
      <w:r>
        <w:t>Create namespaces for multi-team usage</w:t>
      </w:r>
    </w:p>
    <w:p w:rsidR="00411BF6" w:rsidRDefault="00B54063">
      <w:pPr>
        <w:pStyle w:val="Heading2"/>
      </w:pPr>
      <w:bookmarkStart w:id="82" w:name="h_15_18_command_reference_step_by_step"/>
      <w:r>
        <w:t>15.18  Command Reference (Step-by-Step)</w:t>
      </w:r>
      <w:bookmarkEnd w:id="82"/>
    </w:p>
    <w:p w:rsidR="00411BF6" w:rsidRDefault="00B54063">
      <w:pPr>
        <w:spacing w:after="120" w:line="276" w:lineRule="auto"/>
      </w:pPr>
      <w:r>
        <w:t>The full set of commands, in order, for a fresh Vault setup: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1BF6">
        <w:tblPrEx>
          <w:tblCellMar>
            <w:top w:w="0" w:type="dxa"/>
            <w:bottom w:w="0" w:type="dxa"/>
          </w:tblCellMar>
        </w:tblPrEx>
        <w:trPr>
          <w:cantSplit/>
        </w:trPr>
        <w:tc>
          <w:tcPr>
            <w:tcW w:w="9360" w:type="dxa"/>
            <w:tcBorders>
              <w:top w:val="single" w:sz="2" w:space="0" w:color="DCE3EC"/>
              <w:left w:val="single" w:sz="18" w:space="0" w:color="5B8FCB"/>
              <w:bottom w:val="single" w:sz="2" w:space="0" w:color="DCE3EC"/>
              <w:right w:val="single" w:sz="2" w:space="0" w:color="DCE3EC"/>
            </w:tcBorders>
            <w:shd w:val="clear" w:color="auto" w:fill="F6F8FB"/>
            <w:tcMar>
              <w:top w:w="120" w:type="dxa"/>
              <w:left w:w="180" w:type="dxa"/>
              <w:bottom w:w="120" w:type="dxa"/>
              <w:right w:w="160" w:type="dxa"/>
            </w:tcMar>
          </w:tcPr>
          <w:p w:rsidR="00411BF6" w:rsidRDefault="00B54063">
            <w:pPr>
              <w:spacing w:line="252" w:lineRule="auto"/>
            </w:pPr>
            <w:r>
              <w:rPr>
                <w:rFonts w:ascii="Consolas" w:eastAsia="Consolas" w:hAnsi="Consolas" w:cs="Consolas"/>
                <w:color w:val="1B2733"/>
                <w:sz w:val="18"/>
                <w:szCs w:val="18"/>
              </w:rPr>
              <w:lastRenderedPageBreak/>
              <w:t># 1. Install Vault</w:t>
            </w:r>
          </w:p>
          <w:p w:rsidR="00411BF6" w:rsidRDefault="00B54063">
            <w:pPr>
              <w:spacing w:line="252" w:lineRule="auto"/>
            </w:pPr>
            <w:r>
              <w:rPr>
                <w:rFonts w:ascii="Consolas" w:eastAsia="Consolas" w:hAnsi="Consolas" w:cs="Consolas"/>
                <w:color w:val="1B2733"/>
                <w:sz w:val="18"/>
                <w:szCs w:val="18"/>
              </w:rPr>
              <w:t>wget https://releases.hashicorp.com/vault/1.19.4/vault_1.19.4_linux_amd64.zip</w:t>
            </w:r>
          </w:p>
          <w:p w:rsidR="00411BF6" w:rsidRDefault="00B54063">
            <w:pPr>
              <w:spacing w:line="252" w:lineRule="auto"/>
            </w:pPr>
            <w:r>
              <w:rPr>
                <w:rFonts w:ascii="Consolas" w:eastAsia="Consolas" w:hAnsi="Consolas" w:cs="Consolas"/>
                <w:color w:val="1B2733"/>
                <w:sz w:val="18"/>
                <w:szCs w:val="18"/>
              </w:rPr>
              <w:t>unzip vault_1.19.4_linux_amd64.zip</w:t>
            </w:r>
          </w:p>
          <w:p w:rsidR="00411BF6" w:rsidRDefault="00B54063">
            <w:pPr>
              <w:spacing w:line="252" w:lineRule="auto"/>
            </w:pPr>
            <w:r>
              <w:rPr>
                <w:rFonts w:ascii="Consolas" w:eastAsia="Consolas" w:hAnsi="Consolas" w:cs="Consolas"/>
                <w:color w:val="1B2733"/>
                <w:sz w:val="18"/>
                <w:szCs w:val="18"/>
              </w:rPr>
              <w:t>sudo mv vault /usr/local/bin/</w:t>
            </w:r>
          </w:p>
          <w:p w:rsidR="00411BF6" w:rsidRDefault="00B54063">
            <w:pPr>
              <w:spacing w:line="252" w:lineRule="auto"/>
            </w:pPr>
            <w:r>
              <w:rPr>
                <w:rFonts w:ascii="Consolas" w:eastAsia="Consolas" w:hAnsi="Consolas" w:cs="Consolas"/>
                <w:color w:val="1B2733"/>
                <w:sz w:val="18"/>
                <w:szCs w:val="18"/>
              </w:rPr>
              <w:t>vault --version</w:t>
            </w:r>
          </w:p>
          <w:p w:rsidR="00411BF6" w:rsidRDefault="00B54063">
            <w:pPr>
              <w:spacing w:line="252" w:lineRule="auto"/>
            </w:pPr>
            <w:r>
              <w:rPr>
                <w:rFonts w:ascii="Consolas" w:eastAsia="Consolas" w:hAnsi="Consolas" w:cs="Consolas"/>
                <w:color w:val="1B2733"/>
                <w:sz w:val="18"/>
                <w:szCs w:val="18"/>
              </w:rPr>
              <w:t xml:space="preserve"> </w:t>
            </w:r>
          </w:p>
          <w:p w:rsidR="00411BF6" w:rsidRDefault="00B54063">
            <w:pPr>
              <w:spacing w:line="252" w:lineRule="auto"/>
            </w:pPr>
            <w:r>
              <w:rPr>
                <w:rFonts w:ascii="Consolas" w:eastAsia="Consolas" w:hAnsi="Consolas" w:cs="Consolas"/>
                <w:color w:val="1B2733"/>
                <w:sz w:val="18"/>
                <w:szCs w:val="18"/>
              </w:rPr>
              <w:t># 2. Create Vault system user</w:t>
            </w:r>
          </w:p>
          <w:p w:rsidR="00411BF6" w:rsidRDefault="00B54063">
            <w:pPr>
              <w:spacing w:line="252" w:lineRule="auto"/>
            </w:pPr>
            <w:r>
              <w:rPr>
                <w:rFonts w:ascii="Consolas" w:eastAsia="Consolas" w:hAnsi="Consolas" w:cs="Consolas"/>
                <w:color w:val="1B2733"/>
                <w:sz w:val="18"/>
                <w:szCs w:val="18"/>
              </w:rPr>
              <w:t>sudo useradd --system --home /etc/vault --shell /bin/false vault</w:t>
            </w:r>
          </w:p>
          <w:p w:rsidR="00411BF6" w:rsidRDefault="00B54063">
            <w:pPr>
              <w:spacing w:line="252" w:lineRule="auto"/>
            </w:pPr>
            <w:r>
              <w:rPr>
                <w:rFonts w:ascii="Consolas" w:eastAsia="Consolas" w:hAnsi="Consolas" w:cs="Consolas"/>
                <w:color w:val="1B2733"/>
                <w:sz w:val="18"/>
                <w:szCs w:val="18"/>
              </w:rPr>
              <w:t xml:space="preserve"> </w:t>
            </w:r>
          </w:p>
          <w:p w:rsidR="00411BF6" w:rsidRDefault="00B54063">
            <w:pPr>
              <w:spacing w:line="252" w:lineRule="auto"/>
            </w:pPr>
            <w:r>
              <w:rPr>
                <w:rFonts w:ascii="Consolas" w:eastAsia="Consolas" w:hAnsi="Consolas" w:cs="Consolas"/>
                <w:color w:val="1B2733"/>
                <w:sz w:val="18"/>
                <w:szCs w:val="18"/>
              </w:rPr>
              <w:t># 3. Create directory structure</w:t>
            </w:r>
          </w:p>
          <w:p w:rsidR="00411BF6" w:rsidRDefault="00B54063">
            <w:pPr>
              <w:spacing w:line="252" w:lineRule="auto"/>
            </w:pPr>
            <w:r>
              <w:rPr>
                <w:rFonts w:ascii="Consolas" w:eastAsia="Consolas" w:hAnsi="Consolas" w:cs="Consolas"/>
                <w:color w:val="1B2733"/>
                <w:sz w:val="18"/>
                <w:szCs w:val="18"/>
              </w:rPr>
              <w:t>sudo mkdir -p /etc/vault/config</w:t>
            </w:r>
          </w:p>
          <w:p w:rsidR="00411BF6" w:rsidRDefault="00B54063">
            <w:pPr>
              <w:spacing w:line="252" w:lineRule="auto"/>
            </w:pPr>
            <w:r>
              <w:rPr>
                <w:rFonts w:ascii="Consolas" w:eastAsia="Consolas" w:hAnsi="Consolas" w:cs="Consolas"/>
                <w:color w:val="1B2733"/>
                <w:sz w:val="18"/>
                <w:szCs w:val="18"/>
              </w:rPr>
              <w:t>sudo mkdir -p /etc/vault/tls</w:t>
            </w:r>
          </w:p>
          <w:p w:rsidR="00411BF6" w:rsidRDefault="00B54063">
            <w:pPr>
              <w:spacing w:line="252" w:lineRule="auto"/>
            </w:pPr>
            <w:r>
              <w:rPr>
                <w:rFonts w:ascii="Consolas" w:eastAsia="Consolas" w:hAnsi="Consolas" w:cs="Consolas"/>
                <w:color w:val="1B2733"/>
                <w:sz w:val="18"/>
                <w:szCs w:val="18"/>
              </w:rPr>
              <w:t>sudo mkdir -p /etc/vault/policies</w:t>
            </w:r>
          </w:p>
          <w:p w:rsidR="00411BF6" w:rsidRDefault="00B54063">
            <w:pPr>
              <w:spacing w:line="252" w:lineRule="auto"/>
            </w:pPr>
            <w:r>
              <w:rPr>
                <w:rFonts w:ascii="Consolas" w:eastAsia="Consolas" w:hAnsi="Consolas" w:cs="Consolas"/>
                <w:color w:val="1B2733"/>
                <w:sz w:val="18"/>
                <w:szCs w:val="18"/>
              </w:rPr>
              <w:t>sudo mkdir -p /opt/idam/vault/data</w:t>
            </w:r>
          </w:p>
          <w:p w:rsidR="00411BF6" w:rsidRDefault="00B54063">
            <w:pPr>
              <w:spacing w:line="252" w:lineRule="auto"/>
            </w:pPr>
            <w:r>
              <w:rPr>
                <w:rFonts w:ascii="Consolas" w:eastAsia="Consolas" w:hAnsi="Consolas" w:cs="Consolas"/>
                <w:color w:val="1B2733"/>
                <w:sz w:val="18"/>
                <w:szCs w:val="18"/>
              </w:rPr>
              <w:t xml:space="preserve"> </w:t>
            </w:r>
          </w:p>
          <w:p w:rsidR="00411BF6" w:rsidRDefault="00B54063">
            <w:pPr>
              <w:spacing w:line="252" w:lineRule="auto"/>
            </w:pPr>
            <w:r>
              <w:rPr>
                <w:rFonts w:ascii="Consolas" w:eastAsia="Consolas" w:hAnsi="Consolas" w:cs="Consolas"/>
                <w:color w:val="1B2733"/>
                <w:sz w:val="18"/>
                <w:szCs w:val="18"/>
              </w:rPr>
              <w:t># 4. Set ownership</w:t>
            </w:r>
          </w:p>
          <w:p w:rsidR="00411BF6" w:rsidRDefault="00B54063">
            <w:pPr>
              <w:spacing w:line="252" w:lineRule="auto"/>
            </w:pPr>
            <w:r>
              <w:rPr>
                <w:rFonts w:ascii="Consolas" w:eastAsia="Consolas" w:hAnsi="Consolas" w:cs="Consolas"/>
                <w:color w:val="1B2733"/>
                <w:sz w:val="18"/>
                <w:szCs w:val="18"/>
              </w:rPr>
              <w:t>sudo chown -R vault:vault /etc/vault</w:t>
            </w:r>
          </w:p>
          <w:p w:rsidR="00411BF6" w:rsidRDefault="00B54063">
            <w:pPr>
              <w:spacing w:line="252" w:lineRule="auto"/>
            </w:pPr>
            <w:r>
              <w:rPr>
                <w:rFonts w:ascii="Consolas" w:eastAsia="Consolas" w:hAnsi="Consolas" w:cs="Consolas"/>
                <w:color w:val="1B2733"/>
                <w:sz w:val="18"/>
                <w:szCs w:val="18"/>
              </w:rPr>
              <w:t>sudo chown -R vault:vault /opt/idam/vault</w:t>
            </w:r>
          </w:p>
          <w:p w:rsidR="00411BF6" w:rsidRDefault="00B54063">
            <w:pPr>
              <w:spacing w:line="252" w:lineRule="auto"/>
            </w:pPr>
            <w:r>
              <w:rPr>
                <w:rFonts w:ascii="Consolas" w:eastAsia="Consolas" w:hAnsi="Consolas" w:cs="Consolas"/>
                <w:color w:val="1B2733"/>
                <w:sz w:val="18"/>
                <w:szCs w:val="18"/>
              </w:rPr>
              <w:t xml:space="preserve"> </w:t>
            </w:r>
          </w:p>
          <w:p w:rsidR="00411BF6" w:rsidRDefault="00B54063">
            <w:pPr>
              <w:spacing w:line="252" w:lineRule="auto"/>
            </w:pPr>
            <w:r>
              <w:rPr>
                <w:rFonts w:ascii="Consolas" w:eastAsia="Consolas" w:hAnsi="Consolas" w:cs="Consolas"/>
                <w:color w:val="1B2733"/>
                <w:sz w:val="18"/>
                <w:szCs w:val="18"/>
              </w:rPr>
              <w:t># 5. Generate TLS certificates</w:t>
            </w:r>
          </w:p>
          <w:p w:rsidR="00411BF6" w:rsidRDefault="00B54063">
            <w:pPr>
              <w:spacing w:line="252" w:lineRule="auto"/>
            </w:pPr>
            <w:r>
              <w:rPr>
                <w:rFonts w:ascii="Consolas" w:eastAsia="Consolas" w:hAnsi="Consolas" w:cs="Consolas"/>
                <w:color w:val="1B2733"/>
                <w:sz w:val="18"/>
                <w:szCs w:val="18"/>
              </w:rPr>
              <w:t>openssl genrsa -out /etc/vault/tls/vault.key 2048</w:t>
            </w:r>
          </w:p>
          <w:p w:rsidR="00411BF6" w:rsidRDefault="00B54063">
            <w:pPr>
              <w:spacing w:line="252" w:lineRule="auto"/>
            </w:pPr>
            <w:r>
              <w:rPr>
                <w:rFonts w:ascii="Consolas" w:eastAsia="Consolas" w:hAnsi="Consolas" w:cs="Consolas"/>
                <w:color w:val="1B2733"/>
                <w:sz w:val="18"/>
                <w:szCs w:val="18"/>
              </w:rPr>
              <w:t>openssl req -new -key /etc/vault/tls/vault.key -out /etc/vault/tls/vault.csr</w:t>
            </w:r>
          </w:p>
          <w:p w:rsidR="00411BF6" w:rsidRDefault="00B54063">
            <w:pPr>
              <w:spacing w:line="252" w:lineRule="auto"/>
            </w:pPr>
            <w:r>
              <w:rPr>
                <w:rFonts w:ascii="Consolas" w:eastAsia="Consolas" w:hAnsi="Consolas" w:cs="Consolas"/>
                <w:color w:val="1B2733"/>
                <w:sz w:val="18"/>
                <w:szCs w:val="18"/>
              </w:rPr>
              <w:t>openssl x509 -req -days 365 -in /etc/vault/tls/vault.csr \</w:t>
            </w:r>
          </w:p>
          <w:p w:rsidR="00411BF6" w:rsidRDefault="00B54063">
            <w:pPr>
              <w:spacing w:line="252" w:lineRule="auto"/>
            </w:pPr>
            <w:r>
              <w:rPr>
                <w:rFonts w:ascii="Consolas" w:eastAsia="Consolas" w:hAnsi="Consolas" w:cs="Consolas"/>
                <w:color w:val="1B2733"/>
                <w:sz w:val="18"/>
                <w:szCs w:val="18"/>
              </w:rPr>
              <w:t xml:space="preserve">  -signkey /etc/vault/tls/vault.key -out /etc/vault/tls/vault.crt</w:t>
            </w:r>
          </w:p>
          <w:p w:rsidR="00411BF6" w:rsidRDefault="00B54063">
            <w:pPr>
              <w:spacing w:line="252" w:lineRule="auto"/>
            </w:pPr>
            <w:r>
              <w:rPr>
                <w:rFonts w:ascii="Consolas" w:eastAsia="Consolas" w:hAnsi="Consolas" w:cs="Consolas"/>
                <w:color w:val="1B2733"/>
                <w:sz w:val="18"/>
                <w:szCs w:val="18"/>
              </w:rPr>
              <w:t xml:space="preserve"> </w:t>
            </w:r>
          </w:p>
          <w:p w:rsidR="00411BF6" w:rsidRDefault="00B54063">
            <w:pPr>
              <w:spacing w:line="252" w:lineRule="auto"/>
            </w:pPr>
            <w:r>
              <w:rPr>
                <w:rFonts w:ascii="Consolas" w:eastAsia="Consolas" w:hAnsi="Consolas" w:cs="Consolas"/>
                <w:color w:val="1B2733"/>
                <w:sz w:val="18"/>
                <w:szCs w:val="18"/>
              </w:rPr>
              <w:t># 6-8. Start server, export address, check status</w:t>
            </w:r>
          </w:p>
          <w:p w:rsidR="00411BF6" w:rsidRDefault="00B54063">
            <w:pPr>
              <w:spacing w:line="252" w:lineRule="auto"/>
            </w:pPr>
            <w:r>
              <w:rPr>
                <w:rFonts w:ascii="Consolas" w:eastAsia="Consolas" w:hAnsi="Consolas" w:cs="Consolas"/>
                <w:color w:val="1B2733"/>
                <w:sz w:val="18"/>
                <w:szCs w:val="18"/>
              </w:rPr>
              <w:t>vault server -config=/etc/vault/config/</w:t>
            </w:r>
          </w:p>
          <w:p w:rsidR="00411BF6" w:rsidRDefault="00B54063">
            <w:pPr>
              <w:spacing w:line="252" w:lineRule="auto"/>
            </w:pPr>
            <w:r>
              <w:rPr>
                <w:rFonts w:ascii="Consolas" w:eastAsia="Consolas" w:hAnsi="Consolas" w:cs="Consolas"/>
                <w:color w:val="1B2733"/>
                <w:sz w:val="18"/>
                <w:szCs w:val="18"/>
              </w:rPr>
              <w:t>export VAULT_ADDR="http://&lt;SERVER-IP&gt;:8200"</w:t>
            </w:r>
          </w:p>
          <w:p w:rsidR="00411BF6" w:rsidRDefault="00B54063">
            <w:pPr>
              <w:spacing w:line="252" w:lineRule="auto"/>
            </w:pPr>
            <w:r>
              <w:rPr>
                <w:rFonts w:ascii="Consolas" w:eastAsia="Consolas" w:hAnsi="Consolas" w:cs="Consolas"/>
                <w:color w:val="1B2733"/>
                <w:sz w:val="18"/>
                <w:szCs w:val="18"/>
              </w:rPr>
              <w:t>vault status</w:t>
            </w:r>
          </w:p>
          <w:p w:rsidR="00411BF6" w:rsidRDefault="00B54063">
            <w:pPr>
              <w:spacing w:line="252" w:lineRule="auto"/>
            </w:pPr>
            <w:r>
              <w:rPr>
                <w:rFonts w:ascii="Consolas" w:eastAsia="Consolas" w:hAnsi="Consolas" w:cs="Consolas"/>
                <w:color w:val="1B2733"/>
                <w:sz w:val="18"/>
                <w:szCs w:val="18"/>
              </w:rPr>
              <w:t xml:space="preserve"> </w:t>
            </w:r>
          </w:p>
          <w:p w:rsidR="00411BF6" w:rsidRDefault="00B54063">
            <w:pPr>
              <w:spacing w:line="252" w:lineRule="auto"/>
            </w:pPr>
            <w:r>
              <w:rPr>
                <w:rFonts w:ascii="Consolas" w:eastAsia="Consolas" w:hAnsi="Consolas" w:cs="Consolas"/>
                <w:color w:val="1B2733"/>
                <w:sz w:val="18"/>
                <w:szCs w:val="18"/>
              </w:rPr>
              <w:t># 9-11. Initialize, unseal (run 3 times), login</w:t>
            </w:r>
          </w:p>
          <w:p w:rsidR="00411BF6" w:rsidRDefault="00B54063">
            <w:pPr>
              <w:spacing w:line="252" w:lineRule="auto"/>
            </w:pPr>
            <w:r>
              <w:rPr>
                <w:rFonts w:ascii="Consolas" w:eastAsia="Consolas" w:hAnsi="Consolas" w:cs="Consolas"/>
                <w:color w:val="1B2733"/>
                <w:sz w:val="18"/>
                <w:szCs w:val="18"/>
              </w:rPr>
              <w:t>vault operator init</w:t>
            </w:r>
          </w:p>
          <w:p w:rsidR="00411BF6" w:rsidRDefault="00B54063">
            <w:pPr>
              <w:spacing w:line="252" w:lineRule="auto"/>
            </w:pPr>
            <w:r>
              <w:rPr>
                <w:rFonts w:ascii="Consolas" w:eastAsia="Consolas" w:hAnsi="Consolas" w:cs="Consolas"/>
                <w:color w:val="1B2733"/>
                <w:sz w:val="18"/>
                <w:szCs w:val="18"/>
              </w:rPr>
              <w:t>vault operator unseal &lt;UNSEAL-KEY&gt;</w:t>
            </w:r>
          </w:p>
          <w:p w:rsidR="00411BF6" w:rsidRDefault="00B54063">
            <w:pPr>
              <w:spacing w:line="252" w:lineRule="auto"/>
            </w:pPr>
            <w:r>
              <w:rPr>
                <w:rFonts w:ascii="Consolas" w:eastAsia="Consolas" w:hAnsi="Consolas" w:cs="Consolas"/>
                <w:color w:val="1B2733"/>
                <w:sz w:val="18"/>
                <w:szCs w:val="18"/>
              </w:rPr>
              <w:t>vault login &lt;ROOT-TOKEN&gt;</w:t>
            </w:r>
          </w:p>
          <w:p w:rsidR="00411BF6" w:rsidRDefault="00B54063">
            <w:pPr>
              <w:spacing w:line="252" w:lineRule="auto"/>
            </w:pPr>
            <w:r>
              <w:rPr>
                <w:rFonts w:ascii="Consolas" w:eastAsia="Consolas" w:hAnsi="Consolas" w:cs="Consolas"/>
                <w:color w:val="1B2733"/>
                <w:sz w:val="18"/>
                <w:szCs w:val="18"/>
              </w:rPr>
              <w:t xml:space="preserve"> </w:t>
            </w:r>
          </w:p>
          <w:p w:rsidR="00411BF6" w:rsidRDefault="00B54063">
            <w:pPr>
              <w:spacing w:line="252" w:lineRule="auto"/>
            </w:pPr>
            <w:r>
              <w:rPr>
                <w:rFonts w:ascii="Consolas" w:eastAsia="Consolas" w:hAnsi="Consolas" w:cs="Consolas"/>
                <w:color w:val="1B2733"/>
                <w:sz w:val="18"/>
                <w:szCs w:val="18"/>
              </w:rPr>
              <w:t># 12-13. Enable KV engine, add a test secret</w:t>
            </w:r>
          </w:p>
          <w:p w:rsidR="00411BF6" w:rsidRDefault="00B54063">
            <w:pPr>
              <w:spacing w:line="252" w:lineRule="auto"/>
            </w:pPr>
            <w:r>
              <w:rPr>
                <w:rFonts w:ascii="Consolas" w:eastAsia="Consolas" w:hAnsi="Consolas" w:cs="Consolas"/>
                <w:color w:val="1B2733"/>
                <w:sz w:val="18"/>
                <w:szCs w:val="18"/>
              </w:rPr>
              <w:t>vault secrets enable -path=secret kv-v2</w:t>
            </w:r>
          </w:p>
          <w:p w:rsidR="00411BF6" w:rsidRDefault="00B54063">
            <w:pPr>
              <w:spacing w:line="252" w:lineRule="auto"/>
            </w:pPr>
            <w:r>
              <w:rPr>
                <w:rFonts w:ascii="Consolas" w:eastAsia="Consolas" w:hAnsi="Consolas" w:cs="Consolas"/>
                <w:color w:val="1B2733"/>
                <w:sz w:val="18"/>
                <w:szCs w:val="18"/>
              </w:rPr>
              <w:t>vault kv put secret/test key=value</w:t>
            </w:r>
          </w:p>
          <w:p w:rsidR="00411BF6" w:rsidRDefault="00B54063">
            <w:pPr>
              <w:spacing w:line="252" w:lineRule="auto"/>
            </w:pPr>
            <w:r>
              <w:rPr>
                <w:rFonts w:ascii="Consolas" w:eastAsia="Consolas" w:hAnsi="Consolas" w:cs="Consolas"/>
                <w:color w:val="1B2733"/>
                <w:sz w:val="18"/>
                <w:szCs w:val="18"/>
              </w:rPr>
              <w:t>vault kv get secret/test</w:t>
            </w:r>
          </w:p>
          <w:p w:rsidR="00411BF6" w:rsidRDefault="00B54063">
            <w:pPr>
              <w:spacing w:line="252" w:lineRule="auto"/>
            </w:pPr>
            <w:r>
              <w:rPr>
                <w:rFonts w:ascii="Consolas" w:eastAsia="Consolas" w:hAnsi="Consolas" w:cs="Consolas"/>
                <w:color w:val="1B2733"/>
                <w:sz w:val="18"/>
                <w:szCs w:val="18"/>
              </w:rPr>
              <w:t xml:space="preserve"> </w:t>
            </w:r>
          </w:p>
          <w:p w:rsidR="00411BF6" w:rsidRDefault="00B54063">
            <w:pPr>
              <w:spacing w:line="252" w:lineRule="auto"/>
            </w:pPr>
            <w:r>
              <w:rPr>
                <w:rFonts w:ascii="Consolas" w:eastAsia="Consolas" w:hAnsi="Consolas" w:cs="Consolas"/>
                <w:color w:val="1B2733"/>
                <w:sz w:val="18"/>
                <w:szCs w:val="18"/>
              </w:rPr>
              <w:t># 13b. Enable transit engine + keys (required by vault-apis)</w:t>
            </w:r>
          </w:p>
          <w:p w:rsidR="00411BF6" w:rsidRDefault="00B54063">
            <w:pPr>
              <w:spacing w:line="252" w:lineRule="auto"/>
            </w:pPr>
            <w:r>
              <w:rPr>
                <w:rFonts w:ascii="Consolas" w:eastAsia="Consolas" w:hAnsi="Consolas" w:cs="Consolas"/>
                <w:color w:val="1B2733"/>
                <w:sz w:val="18"/>
                <w:szCs w:val="18"/>
              </w:rPr>
              <w:t>vault secrets enable transit</w:t>
            </w:r>
          </w:p>
          <w:p w:rsidR="00411BF6" w:rsidRDefault="00B54063">
            <w:pPr>
              <w:spacing w:line="252" w:lineRule="auto"/>
            </w:pPr>
            <w:r>
              <w:rPr>
                <w:rFonts w:ascii="Consolas" w:eastAsia="Consolas" w:hAnsi="Consolas" w:cs="Consolas"/>
                <w:color w:val="1B2733"/>
                <w:sz w:val="18"/>
                <w:szCs w:val="18"/>
              </w:rPr>
              <w:t>vault write -f transit/keys/jcms-signing type=rsa-2048</w:t>
            </w:r>
          </w:p>
          <w:p w:rsidR="00411BF6" w:rsidRDefault="00B54063">
            <w:pPr>
              <w:spacing w:line="252" w:lineRule="auto"/>
            </w:pPr>
            <w:r>
              <w:rPr>
                <w:rFonts w:ascii="Consolas" w:eastAsia="Consolas" w:hAnsi="Consolas" w:cs="Consolas"/>
                <w:color w:val="1B2733"/>
                <w:sz w:val="18"/>
                <w:szCs w:val="18"/>
              </w:rPr>
              <w:t>vault write -f transit/keys/jcms-encryption type=aes256-gcm96</w:t>
            </w:r>
          </w:p>
          <w:p w:rsidR="00411BF6" w:rsidRDefault="00B54063">
            <w:pPr>
              <w:spacing w:line="252" w:lineRule="auto"/>
            </w:pPr>
            <w:r>
              <w:rPr>
                <w:rFonts w:ascii="Consolas" w:eastAsia="Consolas" w:hAnsi="Consolas" w:cs="Consolas"/>
                <w:color w:val="1B2733"/>
                <w:sz w:val="18"/>
                <w:szCs w:val="18"/>
              </w:rPr>
              <w:t xml:space="preserve"> </w:t>
            </w:r>
          </w:p>
          <w:p w:rsidR="00411BF6" w:rsidRDefault="00B54063">
            <w:pPr>
              <w:spacing w:line="252" w:lineRule="auto"/>
            </w:pPr>
            <w:r>
              <w:rPr>
                <w:rFonts w:ascii="Consolas" w:eastAsia="Consolas" w:hAnsi="Consolas" w:cs="Consolas"/>
                <w:color w:val="1B2733"/>
                <w:sz w:val="18"/>
                <w:szCs w:val="18"/>
              </w:rPr>
              <w:t># 14-16. Policy file, apply policy, create token</w:t>
            </w:r>
          </w:p>
          <w:p w:rsidR="00411BF6" w:rsidRDefault="00B54063">
            <w:pPr>
              <w:spacing w:line="252" w:lineRule="auto"/>
            </w:pPr>
            <w:r>
              <w:rPr>
                <w:rFonts w:ascii="Consolas" w:eastAsia="Consolas" w:hAnsi="Consolas" w:cs="Consolas"/>
                <w:color w:val="1B2733"/>
                <w:sz w:val="18"/>
                <w:szCs w:val="18"/>
              </w:rPr>
              <w:t>cat &lt;&lt;EOF &gt; readonly.hcl</w:t>
            </w:r>
          </w:p>
          <w:p w:rsidR="00411BF6" w:rsidRDefault="00B54063">
            <w:pPr>
              <w:spacing w:line="252" w:lineRule="auto"/>
            </w:pPr>
            <w:r>
              <w:rPr>
                <w:rFonts w:ascii="Consolas" w:eastAsia="Consolas" w:hAnsi="Consolas" w:cs="Consolas"/>
                <w:color w:val="1B2733"/>
                <w:sz w:val="18"/>
                <w:szCs w:val="18"/>
              </w:rPr>
              <w:t>path "secret/data/*" {</w:t>
            </w:r>
          </w:p>
          <w:p w:rsidR="00411BF6" w:rsidRDefault="00B54063">
            <w:pPr>
              <w:spacing w:line="252" w:lineRule="auto"/>
            </w:pPr>
            <w:r>
              <w:rPr>
                <w:rFonts w:ascii="Consolas" w:eastAsia="Consolas" w:hAnsi="Consolas" w:cs="Consolas"/>
                <w:color w:val="1B2733"/>
                <w:sz w:val="18"/>
                <w:szCs w:val="18"/>
              </w:rPr>
              <w:t xml:space="preserve">  capabilities = ["read"]</w:t>
            </w:r>
          </w:p>
          <w:p w:rsidR="00411BF6" w:rsidRDefault="00B54063">
            <w:pPr>
              <w:spacing w:line="252" w:lineRule="auto"/>
            </w:pPr>
            <w:r>
              <w:rPr>
                <w:rFonts w:ascii="Consolas" w:eastAsia="Consolas" w:hAnsi="Consolas" w:cs="Consolas"/>
                <w:color w:val="1B2733"/>
                <w:sz w:val="18"/>
                <w:szCs w:val="18"/>
              </w:rPr>
              <w:t>}</w:t>
            </w:r>
          </w:p>
          <w:p w:rsidR="00411BF6" w:rsidRDefault="00B54063">
            <w:pPr>
              <w:spacing w:line="252" w:lineRule="auto"/>
            </w:pPr>
            <w:r>
              <w:rPr>
                <w:rFonts w:ascii="Consolas" w:eastAsia="Consolas" w:hAnsi="Consolas" w:cs="Consolas"/>
                <w:color w:val="1B2733"/>
                <w:sz w:val="18"/>
                <w:szCs w:val="18"/>
              </w:rPr>
              <w:t>EOF</w:t>
            </w:r>
          </w:p>
          <w:p w:rsidR="00411BF6" w:rsidRDefault="00B54063">
            <w:pPr>
              <w:spacing w:line="252" w:lineRule="auto"/>
            </w:pPr>
            <w:r>
              <w:rPr>
                <w:rFonts w:ascii="Consolas" w:eastAsia="Consolas" w:hAnsi="Consolas" w:cs="Consolas"/>
                <w:color w:val="1B2733"/>
                <w:sz w:val="18"/>
                <w:szCs w:val="18"/>
              </w:rPr>
              <w:t>vault policy write readonly readonly.hcl</w:t>
            </w:r>
          </w:p>
          <w:p w:rsidR="00411BF6" w:rsidRDefault="00B54063">
            <w:pPr>
              <w:spacing w:line="252" w:lineRule="auto"/>
            </w:pPr>
            <w:r>
              <w:rPr>
                <w:rFonts w:ascii="Consolas" w:eastAsia="Consolas" w:hAnsi="Consolas" w:cs="Consolas"/>
                <w:color w:val="1B2733"/>
                <w:sz w:val="18"/>
                <w:szCs w:val="18"/>
              </w:rPr>
              <w:t>vault token create -policy=readonly</w:t>
            </w:r>
          </w:p>
          <w:p w:rsidR="00411BF6" w:rsidRDefault="00B54063">
            <w:pPr>
              <w:spacing w:line="252" w:lineRule="auto"/>
            </w:pPr>
            <w:r>
              <w:rPr>
                <w:rFonts w:ascii="Consolas" w:eastAsia="Consolas" w:hAnsi="Consolas" w:cs="Consolas"/>
                <w:color w:val="1B2733"/>
                <w:sz w:val="18"/>
                <w:szCs w:val="18"/>
              </w:rPr>
              <w:t xml:space="preserve"> </w:t>
            </w:r>
          </w:p>
          <w:p w:rsidR="00411BF6" w:rsidRDefault="00B54063">
            <w:pPr>
              <w:spacing w:line="252" w:lineRule="auto"/>
            </w:pPr>
            <w:r>
              <w:rPr>
                <w:rFonts w:ascii="Consolas" w:eastAsia="Consolas" w:hAnsi="Consolas" w:cs="Consolas"/>
                <w:color w:val="1B2733"/>
                <w:sz w:val="18"/>
                <w:szCs w:val="18"/>
              </w:rPr>
              <w:t># 17-18. Systemd service + enable &amp; start (see 15.15)</w:t>
            </w:r>
          </w:p>
          <w:p w:rsidR="00411BF6" w:rsidRDefault="00B54063">
            <w:pPr>
              <w:spacing w:line="252" w:lineRule="auto"/>
            </w:pPr>
            <w:r>
              <w:rPr>
                <w:rFonts w:ascii="Consolas" w:eastAsia="Consolas" w:hAnsi="Consolas" w:cs="Consolas"/>
                <w:color w:val="1B2733"/>
                <w:sz w:val="18"/>
                <w:szCs w:val="18"/>
              </w:rPr>
              <w:lastRenderedPageBreak/>
              <w:t>systemctl daemon-reload</w:t>
            </w:r>
          </w:p>
          <w:p w:rsidR="00411BF6" w:rsidRDefault="00B54063">
            <w:pPr>
              <w:spacing w:line="252" w:lineRule="auto"/>
            </w:pPr>
            <w:r>
              <w:rPr>
                <w:rFonts w:ascii="Consolas" w:eastAsia="Consolas" w:hAnsi="Consolas" w:cs="Consolas"/>
                <w:color w:val="1B2733"/>
                <w:sz w:val="18"/>
                <w:szCs w:val="18"/>
              </w:rPr>
              <w:t>systemctl enable vault</w:t>
            </w:r>
          </w:p>
          <w:p w:rsidR="00411BF6" w:rsidRDefault="00B54063">
            <w:pPr>
              <w:spacing w:line="252" w:lineRule="auto"/>
            </w:pPr>
            <w:r>
              <w:rPr>
                <w:rFonts w:ascii="Consolas" w:eastAsia="Consolas" w:hAnsi="Consolas" w:cs="Consolas"/>
                <w:color w:val="1B2733"/>
                <w:sz w:val="18"/>
                <w:szCs w:val="18"/>
              </w:rPr>
              <w:t>systemctl start vault</w:t>
            </w:r>
          </w:p>
          <w:p w:rsidR="00411BF6" w:rsidRDefault="00B54063">
            <w:pPr>
              <w:spacing w:line="252" w:lineRule="auto"/>
            </w:pPr>
            <w:r>
              <w:rPr>
                <w:rFonts w:ascii="Consolas" w:eastAsia="Consolas" w:hAnsi="Consolas" w:cs="Consolas"/>
                <w:color w:val="1B2733"/>
                <w:sz w:val="18"/>
                <w:szCs w:val="18"/>
              </w:rPr>
              <w:t>systemctl status vault</w:t>
            </w:r>
          </w:p>
        </w:tc>
      </w:tr>
    </w:tbl>
    <w:p w:rsidR="00411BF6" w:rsidRDefault="00B54063">
      <w:pPr>
        <w:pStyle w:val="Heading1"/>
      </w:pPr>
      <w:bookmarkStart w:id="83" w:name="h_16_wso2_api_manager_setup"/>
      <w:r>
        <w:lastRenderedPageBreak/>
        <w:t>16.  WSO2 API Manager Setup</w:t>
      </w:r>
      <w:bookmarkEnd w:id="83"/>
    </w:p>
    <w:p w:rsidR="00411BF6" w:rsidRDefault="00B54063">
      <w:pPr>
        <w:spacing w:after="120" w:line="276" w:lineRule="auto"/>
      </w:pPr>
      <w:r>
        <w:t>This section provides step-by-step instructions for installing and configuring WSO2 API Manager for JCMS, generating the credentials required by wso2-cred-generator-apis, and registering API IDs in MongoDB so that onboarded businesses are auto-subscribed.</w:t>
      </w:r>
    </w:p>
    <w:p w:rsidR="00411BF6" w:rsidRDefault="00B54063">
      <w:pPr>
        <w:pStyle w:val="Heading2"/>
      </w:pPr>
      <w:bookmarkStart w:id="84" w:name="h_16_1_overview"/>
      <w:r>
        <w:t>16.1  Overview</w:t>
      </w:r>
      <w:bookmarkEnd w:id="84"/>
    </w:p>
    <w:p w:rsidR="00411BF6" w:rsidRDefault="00B54063">
      <w:pPr>
        <w:spacing w:after="120" w:line="276" w:lineRule="auto"/>
      </w:pPr>
      <w:r>
        <w:t>WSO2 API Manager is an open-source, full-lifecycle API management platform. It supports:</w:t>
      </w:r>
    </w:p>
    <w:p w:rsidR="00411BF6" w:rsidRDefault="00B54063">
      <w:pPr>
        <w:pStyle w:val="ListParagraph"/>
        <w:numPr>
          <w:ilvl w:val="0"/>
          <w:numId w:val="2"/>
        </w:numPr>
        <w:spacing w:after="60" w:line="276" w:lineRule="auto"/>
      </w:pPr>
      <w:r>
        <w:t>API onboarding &amp; publishing</w:t>
      </w:r>
    </w:p>
    <w:p w:rsidR="00411BF6" w:rsidRDefault="00B54063">
      <w:pPr>
        <w:pStyle w:val="ListParagraph"/>
        <w:numPr>
          <w:ilvl w:val="0"/>
          <w:numId w:val="2"/>
        </w:numPr>
        <w:spacing w:after="60" w:line="276" w:lineRule="auto"/>
      </w:pPr>
      <w:r>
        <w:t>API lifecycle management (create, test, publish, deprecate)</w:t>
      </w:r>
    </w:p>
    <w:p w:rsidR="00411BF6" w:rsidRDefault="00B54063">
      <w:pPr>
        <w:pStyle w:val="ListParagraph"/>
        <w:numPr>
          <w:ilvl w:val="0"/>
          <w:numId w:val="2"/>
        </w:numPr>
        <w:spacing w:after="60" w:line="276" w:lineRule="auto"/>
      </w:pPr>
      <w:r>
        <w:t>Subscriptions &amp; access control</w:t>
      </w:r>
    </w:p>
    <w:p w:rsidR="00411BF6" w:rsidRDefault="00B54063">
      <w:pPr>
        <w:pStyle w:val="ListParagraph"/>
        <w:numPr>
          <w:ilvl w:val="0"/>
          <w:numId w:val="2"/>
        </w:numPr>
        <w:spacing w:after="60" w:line="276" w:lineRule="auto"/>
      </w:pPr>
      <w:r>
        <w:t>Throttling &amp; rate limiting</w:t>
      </w:r>
    </w:p>
    <w:p w:rsidR="00411BF6" w:rsidRDefault="00B54063">
      <w:pPr>
        <w:pStyle w:val="ListParagraph"/>
        <w:numPr>
          <w:ilvl w:val="0"/>
          <w:numId w:val="2"/>
        </w:numPr>
        <w:spacing w:after="60" w:line="276" w:lineRule="auto"/>
      </w:pPr>
      <w:r>
        <w:t>API security (OAuth2/JWT, mTLS, key validation)</w:t>
      </w:r>
    </w:p>
    <w:p w:rsidR="00411BF6" w:rsidRDefault="00B54063">
      <w:pPr>
        <w:pStyle w:val="ListParagraph"/>
        <w:numPr>
          <w:ilvl w:val="0"/>
          <w:numId w:val="2"/>
        </w:numPr>
        <w:spacing w:after="60" w:line="276" w:lineRule="auto"/>
      </w:pPr>
      <w:r>
        <w:t>Traffic management &amp; gateway routing</w:t>
      </w:r>
    </w:p>
    <w:p w:rsidR="00411BF6" w:rsidRDefault="00B54063">
      <w:pPr>
        <w:pStyle w:val="ListParagraph"/>
        <w:numPr>
          <w:ilvl w:val="0"/>
          <w:numId w:val="2"/>
        </w:numPr>
        <w:spacing w:after="60" w:line="276" w:lineRule="auto"/>
      </w:pPr>
      <w:r>
        <w:t>Multi-tenant support</w:t>
      </w:r>
    </w:p>
    <w:p w:rsidR="00411BF6" w:rsidRDefault="00B54063">
      <w:pPr>
        <w:pStyle w:val="ListParagraph"/>
        <w:numPr>
          <w:ilvl w:val="0"/>
          <w:numId w:val="2"/>
        </w:numPr>
        <w:spacing w:after="60" w:line="276" w:lineRule="auto"/>
      </w:pPr>
      <w:r>
        <w:t>Analytics for traffic, faults, latency, users, tenants &amp; businesses</w:t>
      </w:r>
    </w:p>
    <w:p w:rsidR="00411BF6" w:rsidRDefault="00B54063">
      <w:pPr>
        <w:pStyle w:val="ListParagraph"/>
        <w:numPr>
          <w:ilvl w:val="0"/>
          <w:numId w:val="2"/>
        </w:numPr>
        <w:spacing w:after="60" w:line="276" w:lineRule="auto"/>
      </w:pPr>
      <w:r>
        <w:t>Developer Portal for client onboarding and Publisher Portal for API creation</w:t>
      </w:r>
    </w:p>
    <w:p w:rsidR="00411BF6" w:rsidRDefault="00B54063">
      <w:pPr>
        <w:pStyle w:val="Heading2"/>
      </w:pPr>
      <w:bookmarkStart w:id="85" w:name="h_16_2_project_usage"/>
      <w:r>
        <w:t>16.2  Project Usage</w:t>
      </w:r>
      <w:bookmarkEnd w:id="85"/>
    </w:p>
    <w:p w:rsidR="00411BF6" w:rsidRDefault="00B54063">
      <w:pPr>
        <w:spacing w:after="120" w:line="276" w:lineRule="auto"/>
      </w:pPr>
      <w:r>
        <w:t>In JCMS, WSO2 API Manager is used mainly for:</w:t>
      </w:r>
    </w:p>
    <w:p w:rsidR="00411BF6" w:rsidRDefault="00B54063">
      <w:pPr>
        <w:pStyle w:val="ListParagraph"/>
        <w:numPr>
          <w:ilvl w:val="0"/>
          <w:numId w:val="2"/>
        </w:numPr>
        <w:spacing w:after="60" w:line="276" w:lineRule="auto"/>
      </w:pPr>
      <w:r>
        <w:t>Capturing analytics of API usage segregated by Tenant and Business</w:t>
      </w:r>
    </w:p>
    <w:p w:rsidR="00411BF6" w:rsidRDefault="00B54063">
      <w:pPr>
        <w:pStyle w:val="ListParagraph"/>
        <w:numPr>
          <w:ilvl w:val="0"/>
          <w:numId w:val="2"/>
        </w:numPr>
        <w:spacing w:after="60" w:line="276" w:lineRule="auto"/>
      </w:pPr>
      <w:r>
        <w:t>Securely exposing RP-APIs to businesses (automated through the Partner Portal)</w:t>
      </w:r>
    </w:p>
    <w:p w:rsidR="00411BF6" w:rsidRDefault="00B54063">
      <w:pPr>
        <w:pStyle w:val="Heading2"/>
      </w:pPr>
      <w:bookmarkStart w:id="86" w:name="h_16_3_prerequisites"/>
      <w:r>
        <w:t>16.3  Prerequisites</w:t>
      </w:r>
      <w:bookmarkEnd w:id="86"/>
    </w:p>
    <w:p w:rsidR="00411BF6" w:rsidRDefault="00B54063">
      <w:pPr>
        <w:pStyle w:val="ListParagraph"/>
        <w:numPr>
          <w:ilvl w:val="0"/>
          <w:numId w:val="2"/>
        </w:numPr>
        <w:spacing w:after="60" w:line="276" w:lineRule="auto"/>
      </w:pPr>
      <w:r>
        <w:t>A suitable VM (Linux recommended) — minimum 2 GB RAM, 4 CPU cores, at least 10 GB disk</w:t>
      </w:r>
    </w:p>
    <w:p w:rsidR="00411BF6" w:rsidRDefault="00B54063">
      <w:pPr>
        <w:pStyle w:val="ListParagraph"/>
        <w:numPr>
          <w:ilvl w:val="0"/>
          <w:numId w:val="2"/>
        </w:numPr>
        <w:spacing w:after="60" w:line="276" w:lineRule="auto"/>
      </w:pPr>
      <w:del w:id="128" w:author="Claude" w:date="2026-06-16T00:00:00Z">
        <w:r>
          <w:delText xml:space="preserve">Java 8 (required for WSO2 4.0.0)</w:delText>
        </w:r>
      </w:del>
      <w:ins w:id="129" w:author="Claude" w:date="2026-06-16T00:00:00Z">
        <w:r>
          <w:t xml:space="preserve">Java 11+ (required for WSO2 4.6.0)</w:t>
        </w:r>
      </w:ins>
    </w:p>
    <w:p w:rsidR="00411BF6" w:rsidRDefault="00B54063">
      <w:pPr>
        <w:spacing w:after="120" w:line="276" w:lineRule="auto"/>
      </w:pPr>
      <w:r>
        <w:t xml:space="preserve">Documentation: </w:t>
      </w:r>
      <w:hyperlink r:id="rId7" w:history="1">
        <w:del w:id="144" w:author="Claude" w:date="2026-06-16T00:00:00Z">
          <w:r>
            <w:rPr>
              <w:rStyle w:val="Hyperlink"/>
            </w:rPr>
            <w:delText xml:space="preserve">https://apim.docs.wso2.com/en/4.0.0/install-and-setup/install/installation-prerequisites/</w:delText>
          </w:r>
        </w:del>
        <w:ins w:id="145" w:author="Claude" w:date="2026-06-16T00:00:00Z">
          <w:r>
            <w:rPr>
              <w:rStyle w:val="Hyperlink"/>
            </w:rPr>
            <w:t xml:space="preserve">https://apim.docs.wso2.com/en/4.6.0/install-and-setup/install/installation-prerequisites/</w:t>
          </w:r>
        </w:ins>
      </w:hyperlink>
    </w:p>
    <w:p w:rsidR="00411BF6" w:rsidRDefault="00B54063">
      <w:pPr>
        <w:pStyle w:val="Heading2"/>
      </w:pPr>
      <w:bookmarkStart w:id="87" w:name="h_16_4_setup_instructions"/>
      <w:r>
        <w:t>16.4  Setup Instructions</w:t>
      </w:r>
      <w:bookmarkEnd w:id="87"/>
    </w:p>
    <w:p w:rsidR="00411BF6" w:rsidRDefault="00B54063">
      <w:pPr>
        <w:pStyle w:val="Heading3"/>
      </w:pPr>
      <w:del w:id="130" w:author="Claude" w:date="2026-06-16T00:00:00Z">
        <w:r>
          <w:delText xml:space="preserve">16.4.1  Download WSO2 API Manager 4.0.0</w:delText>
        </w:r>
      </w:del>
      <w:ins w:id="131" w:author="Claude" w:date="2026-06-16T00:00:00Z">
        <w:r>
          <w:t xml:space="preserve">16.4.1  Download WSO2 API Manager 4.6.0</w:t>
        </w:r>
      </w:ins>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1BF6">
        <w:tblPrEx>
          <w:tblCellMar>
            <w:top w:w="0" w:type="dxa"/>
            <w:bottom w:w="0" w:type="dxa"/>
          </w:tblCellMar>
        </w:tblPrEx>
        <w:trPr>
          <w:cantSplit/>
        </w:trPr>
        <w:tc>
          <w:tcPr>
            <w:tcW w:w="9360" w:type="dxa"/>
            <w:tcBorders>
              <w:top w:val="single" w:sz="2" w:space="0" w:color="DCE3EC"/>
              <w:left w:val="single" w:sz="18" w:space="0" w:color="5B8FCB"/>
              <w:bottom w:val="single" w:sz="2" w:space="0" w:color="DCE3EC"/>
              <w:right w:val="single" w:sz="2" w:space="0" w:color="DCE3EC"/>
            </w:tcBorders>
            <w:shd w:val="clear" w:color="auto" w:fill="F6F8FB"/>
            <w:tcMar>
              <w:top w:w="120" w:type="dxa"/>
              <w:left w:w="180" w:type="dxa"/>
              <w:bottom w:w="120" w:type="dxa"/>
              <w:right w:w="160" w:type="dxa"/>
            </w:tcMar>
          </w:tcPr>
          <w:p w:rsidR="00411BF6" w:rsidRDefault="00B54063">
            <w:pPr>
              <w:spacing w:line="252" w:lineRule="auto"/>
            </w:pPr>
            <w:del w:id="132" w:author="Claude" w:date="2026-06-16T00:00:00Z">
              <w:r>
                <w:rPr>
                  <w:rFonts w:ascii="Consolas" w:eastAsia="Consolas" w:hAnsi="Consolas" w:cs="Consolas"/>
                  <w:color w:val="1B2733"/>
                  <w:sz w:val="18"/>
                  <w:szCs w:val="18"/>
                </w:rPr>
                <w:delText xml:space="preserve">https://github.com/wso2/product-apim/releases/download/v4.0.0/wso2am-4.0.0.zip</w:delText>
              </w:r>
            </w:del>
            <w:ins w:id="133" w:author="Claude" w:date="2026-06-16T00:00:00Z">
              <w:r>
                <w:rPr>
                  <w:rFonts w:ascii="Consolas" w:eastAsia="Consolas" w:hAnsi="Consolas" w:cs="Consolas"/>
                  <w:color w:val="1B2733"/>
                  <w:sz w:val="18"/>
                  <w:szCs w:val="18"/>
                </w:rPr>
                <w:t xml:space="preserve">https://github.com/wso2/product-apim/releases/download/v4.6.0/wso2am-4.6.0.zip</w:t>
              </w:r>
            </w:ins>
          </w:p>
        </w:tc>
      </w:tr>
    </w:tbl>
    <w:p w:rsidR="00411BF6" w:rsidRDefault="00B54063">
      <w:pPr>
        <w:pStyle w:val="Heading3"/>
      </w:pPr>
      <w:r>
        <w:lastRenderedPageBreak/>
        <w:t>16.4.2  Extract the ZIP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1BF6">
        <w:tblPrEx>
          <w:tblCellMar>
            <w:top w:w="0" w:type="dxa"/>
            <w:bottom w:w="0" w:type="dxa"/>
          </w:tblCellMar>
        </w:tblPrEx>
        <w:trPr>
          <w:cantSplit/>
        </w:trPr>
        <w:tc>
          <w:tcPr>
            <w:tcW w:w="9360" w:type="dxa"/>
            <w:tcBorders>
              <w:top w:val="single" w:sz="2" w:space="0" w:color="DCE3EC"/>
              <w:left w:val="single" w:sz="18" w:space="0" w:color="5B8FCB"/>
              <w:bottom w:val="single" w:sz="2" w:space="0" w:color="DCE3EC"/>
              <w:right w:val="single" w:sz="2" w:space="0" w:color="DCE3EC"/>
            </w:tcBorders>
            <w:shd w:val="clear" w:color="auto" w:fill="F6F8FB"/>
            <w:tcMar>
              <w:top w:w="120" w:type="dxa"/>
              <w:left w:w="180" w:type="dxa"/>
              <w:bottom w:w="120" w:type="dxa"/>
              <w:right w:w="160" w:type="dxa"/>
            </w:tcMar>
          </w:tcPr>
          <w:p w:rsidR="00411BF6" w:rsidRDefault="00B54063">
            <w:pPr>
              <w:spacing w:line="252" w:lineRule="auto"/>
            </w:pPr>
            <w:del w:id="134" w:author="Claude" w:date="2026-06-16T00:00:00Z">
              <w:r>
                <w:rPr>
                  <w:rFonts w:ascii="Consolas" w:eastAsia="Consolas" w:hAnsi="Consolas" w:cs="Consolas"/>
                  <w:color w:val="1B2733"/>
                  <w:sz w:val="18"/>
                  <w:szCs w:val="18"/>
                </w:rPr>
                <w:delText xml:space="preserve">unzip wso2am-4.0.0.zip -d /app/wso2/</w:delText>
              </w:r>
            </w:del>
            <w:ins w:id="135" w:author="Claude" w:date="2026-06-16T00:00:00Z">
              <w:r>
                <w:rPr>
                  <w:rFonts w:ascii="Consolas" w:eastAsia="Consolas" w:hAnsi="Consolas" w:cs="Consolas"/>
                  <w:color w:val="1B2733"/>
                  <w:sz w:val="18"/>
                  <w:szCs w:val="18"/>
                </w:rPr>
                <w:t xml:space="preserve">unzip wso2am-4.6.0.zip -d /app/wso2/</w:t>
              </w:r>
            </w:ins>
          </w:p>
        </w:tc>
      </w:tr>
    </w:tbl>
    <w:p w:rsidR="00411BF6" w:rsidRDefault="00B54063">
      <w:pPr>
        <w:spacing w:after="120" w:line="276" w:lineRule="auto"/>
      </w:pPr>
      <w:del w:id="136" w:author="Claude" w:date="2026-06-16T00:00:00Z">
        <w:r>
          <w:delText xml:space="preserve">Example path: /app/wso2/. After extraction you will see wso2am-4.0.0/.</w:delText>
        </w:r>
      </w:del>
      <w:ins w:id="137" w:author="Claude" w:date="2026-06-16T00:00:00Z">
        <w:r>
          <w:t xml:space="preserve">Example path: /app/wso2/. After extraction you will see wso2am-4.6.0/.</w:t>
        </w:r>
      </w:ins>
    </w:p>
    <w:p w:rsidR="00411BF6" w:rsidRDefault="00B54063">
      <w:pPr>
        <w:pStyle w:val="Heading3"/>
      </w:pPr>
      <w:r>
        <w:t>16.4.3  Navigate to the bin directory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1BF6">
        <w:tblPrEx>
          <w:tblCellMar>
            <w:top w:w="0" w:type="dxa"/>
            <w:bottom w:w="0" w:type="dxa"/>
          </w:tblCellMar>
        </w:tblPrEx>
        <w:trPr>
          <w:cantSplit/>
        </w:trPr>
        <w:tc>
          <w:tcPr>
            <w:tcW w:w="9360" w:type="dxa"/>
            <w:tcBorders>
              <w:top w:val="single" w:sz="2" w:space="0" w:color="DCE3EC"/>
              <w:left w:val="single" w:sz="18" w:space="0" w:color="5B8FCB"/>
              <w:bottom w:val="single" w:sz="2" w:space="0" w:color="DCE3EC"/>
              <w:right w:val="single" w:sz="2" w:space="0" w:color="DCE3EC"/>
            </w:tcBorders>
            <w:shd w:val="clear" w:color="auto" w:fill="F6F8FB"/>
            <w:tcMar>
              <w:top w:w="120" w:type="dxa"/>
              <w:left w:w="180" w:type="dxa"/>
              <w:bottom w:w="120" w:type="dxa"/>
              <w:right w:w="160" w:type="dxa"/>
            </w:tcMar>
          </w:tcPr>
          <w:p w:rsidR="00411BF6" w:rsidRDefault="00B54063">
            <w:pPr>
              <w:spacing w:line="252" w:lineRule="auto"/>
            </w:pPr>
            <w:del w:id="138" w:author="Claude" w:date="2026-06-16T00:00:00Z">
              <w:r>
                <w:rPr>
                  <w:rFonts w:ascii="Consolas" w:eastAsia="Consolas" w:hAnsi="Consolas" w:cs="Consolas"/>
                  <w:color w:val="1B2733"/>
                  <w:sz w:val="18"/>
                  <w:szCs w:val="18"/>
                </w:rPr>
                <w:delText xml:space="preserve">cd /app/wso2/wso2am-4.0.0/bin</w:delText>
              </w:r>
            </w:del>
            <w:ins w:id="139" w:author="Claude" w:date="2026-06-16T00:00:00Z">
              <w:r>
                <w:rPr>
                  <w:rFonts w:ascii="Consolas" w:eastAsia="Consolas" w:hAnsi="Consolas" w:cs="Consolas"/>
                  <w:color w:val="1B2733"/>
                  <w:sz w:val="18"/>
                  <w:szCs w:val="18"/>
                </w:rPr>
                <w:t xml:space="preserve">cd /app/wso2/wso2am-4.6.0/bin</w:t>
              </w:r>
            </w:ins>
          </w:p>
        </w:tc>
      </w:tr>
    </w:tbl>
    <w:p w:rsidR="00411BF6" w:rsidRDefault="00B54063">
      <w:pPr>
        <w:pStyle w:val="Heading3"/>
      </w:pPr>
      <w:r>
        <w:t>16.4.4  Start WSO2 API Manager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
        <w:gridCol w:w="9336"/>
        <w:gridCol w:w="12"/>
      </w:tblGrid>
      <w:tr w:rsidR="00411BF6">
        <w:tblPrEx>
          <w:tblCellMar>
            <w:top w:w="0" w:type="dxa"/>
            <w:bottom w:w="0" w:type="dxa"/>
          </w:tblCellMar>
        </w:tblPrEx>
        <w:trPr>
          <w:gridAfter w:val="1"/>
          <w:wAfter w:w="12" w:type="dxa"/>
          <w:cantSplit/>
        </w:trPr>
        <w:tc>
          <w:tcPr>
            <w:tcW w:w="9360" w:type="dxa"/>
            <w:gridSpan w:val="2"/>
            <w:tcBorders>
              <w:top w:val="single" w:sz="2" w:space="0" w:color="DCE3EC"/>
              <w:left w:val="single" w:sz="18" w:space="0" w:color="5B8FCB"/>
              <w:bottom w:val="single" w:sz="2" w:space="0" w:color="DCE3EC"/>
              <w:right w:val="single" w:sz="2" w:space="0" w:color="DCE3EC"/>
            </w:tcBorders>
            <w:shd w:val="clear" w:color="auto" w:fill="F6F8FB"/>
            <w:tcMar>
              <w:top w:w="120" w:type="dxa"/>
              <w:left w:w="180" w:type="dxa"/>
              <w:bottom w:w="120" w:type="dxa"/>
              <w:right w:w="160" w:type="dxa"/>
            </w:tcMar>
          </w:tcPr>
          <w:p w:rsidR="00411BF6" w:rsidRDefault="00B54063">
            <w:pPr>
              <w:spacing w:line="252" w:lineRule="auto"/>
            </w:pPr>
            <w:r>
              <w:rPr>
                <w:rFonts w:ascii="Consolas" w:eastAsia="Consolas" w:hAnsi="Consolas" w:cs="Consolas"/>
                <w:color w:val="1B2733"/>
                <w:sz w:val="18"/>
                <w:szCs w:val="18"/>
              </w:rPr>
              <w:t>bash ./api-manager.sh</w:t>
            </w:r>
          </w:p>
        </w:tc>
      </w:tr>
      <w:tr w:rsidR="00411BF6">
        <w:tblPrEx>
          <w:tblCellMar>
            <w:top w:w="0" w:type="dxa"/>
            <w:bottom w:w="0" w:type="dxa"/>
          </w:tblCellMar>
        </w:tblPrEx>
        <w:trPr>
          <w:gridBefore w:val="1"/>
          <w:wBefore w:w="12" w:type="dxa"/>
          <w:cantSplit/>
        </w:trPr>
        <w:tc>
          <w:tcPr>
            <w:tcW w:w="9360" w:type="dxa"/>
            <w:gridSpan w:val="2"/>
            <w:tcBorders>
              <w:top w:val="single" w:sz="2" w:space="0" w:color="EAF1FA"/>
              <w:left w:val="single" w:sz="28" w:space="0" w:color="2D6CB5"/>
              <w:bottom w:val="single" w:sz="2" w:space="0" w:color="EAF1FA"/>
              <w:right w:val="single" w:sz="2" w:space="0" w:color="EAF1FA"/>
            </w:tcBorders>
            <w:shd w:val="clear" w:color="auto" w:fill="EAF1FA"/>
            <w:tcMar>
              <w:top w:w="120" w:type="dxa"/>
              <w:left w:w="180" w:type="dxa"/>
              <w:bottom w:w="120" w:type="dxa"/>
              <w:right w:w="160" w:type="dxa"/>
            </w:tcMar>
          </w:tcPr>
          <w:p w:rsidR="00411BF6" w:rsidRDefault="00B54063">
            <w:pPr>
              <w:spacing w:line="264" w:lineRule="auto"/>
            </w:pPr>
            <w:r>
              <w:rPr>
                <w:b/>
                <w:bCs/>
                <w:color w:val="2D6CB5"/>
              </w:rPr>
              <w:t>Note</w:t>
            </w:r>
          </w:p>
          <w:p w:rsidR="00411BF6" w:rsidRDefault="00B54063">
            <w:pPr>
              <w:spacing w:line="264" w:lineRule="auto"/>
            </w:pPr>
            <w:r>
              <w:t>Using ./api-manager.sh directly may not work on all Linux environments. Use bash ./api-manager.sh instead. If the process appears to hang, wait a few minutes for the server to fully initialize.</w:t>
            </w:r>
          </w:p>
        </w:tc>
      </w:tr>
    </w:tbl>
    <w:p w:rsidR="00411BF6" w:rsidRDefault="00B54063">
      <w:pPr>
        <w:spacing w:after="120" w:line="276" w:lineRule="auto"/>
      </w:pPr>
      <w:r>
        <w:t>To run in the background: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1BF6">
        <w:tblPrEx>
          <w:tblCellMar>
            <w:top w:w="0" w:type="dxa"/>
            <w:bottom w:w="0" w:type="dxa"/>
          </w:tblCellMar>
        </w:tblPrEx>
        <w:trPr>
          <w:cantSplit/>
        </w:trPr>
        <w:tc>
          <w:tcPr>
            <w:tcW w:w="9360" w:type="dxa"/>
            <w:tcBorders>
              <w:top w:val="single" w:sz="2" w:space="0" w:color="DCE3EC"/>
              <w:left w:val="single" w:sz="18" w:space="0" w:color="5B8FCB"/>
              <w:bottom w:val="single" w:sz="2" w:space="0" w:color="DCE3EC"/>
              <w:right w:val="single" w:sz="2" w:space="0" w:color="DCE3EC"/>
            </w:tcBorders>
            <w:shd w:val="clear" w:color="auto" w:fill="F6F8FB"/>
            <w:tcMar>
              <w:top w:w="120" w:type="dxa"/>
              <w:left w:w="180" w:type="dxa"/>
              <w:bottom w:w="120" w:type="dxa"/>
              <w:right w:w="160" w:type="dxa"/>
            </w:tcMar>
          </w:tcPr>
          <w:p w:rsidR="00411BF6" w:rsidRDefault="00B54063">
            <w:pPr>
              <w:spacing w:line="252" w:lineRule="auto"/>
            </w:pPr>
            <w:r>
              <w:rPr>
                <w:rFonts w:ascii="Consolas" w:eastAsia="Consolas" w:hAnsi="Consolas" w:cs="Consolas"/>
                <w:color w:val="1B2733"/>
                <w:sz w:val="18"/>
                <w:szCs w:val="18"/>
              </w:rPr>
              <w:t>nohup ./api-manager.sh 2&gt;&amp;1 &amp;</w:t>
            </w:r>
          </w:p>
        </w:tc>
      </w:tr>
    </w:tbl>
    <w:p w:rsidR="00411BF6" w:rsidRDefault="00B54063">
      <w:pPr>
        <w:pStyle w:val="Heading3"/>
      </w:pPr>
      <w:r>
        <w:t>16.4.5  Configure Hostname in deployment.toml (Required for IP-based access)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1BF6">
        <w:tblPrEx>
          <w:tblCellMar>
            <w:top w:w="0" w:type="dxa"/>
            <w:bottom w:w="0" w:type="dxa"/>
          </w:tblCellMar>
        </w:tblPrEx>
        <w:trPr>
          <w:cantSplit/>
        </w:trPr>
        <w:tc>
          <w:tcPr>
            <w:tcW w:w="9360" w:type="dxa"/>
            <w:tcBorders>
              <w:top w:val="single" w:sz="2" w:space="0" w:color="FFF6E8"/>
              <w:left w:val="single" w:sz="28" w:space="0" w:color="D9870B"/>
              <w:bottom w:val="single" w:sz="2" w:space="0" w:color="FFF6E8"/>
              <w:right w:val="single" w:sz="2" w:space="0" w:color="FFF6E8"/>
            </w:tcBorders>
            <w:shd w:val="clear" w:color="auto" w:fill="FFF6E8"/>
            <w:tcMar>
              <w:top w:w="120" w:type="dxa"/>
              <w:left w:w="180" w:type="dxa"/>
              <w:bottom w:w="120" w:type="dxa"/>
              <w:right w:w="160" w:type="dxa"/>
            </w:tcMar>
          </w:tcPr>
          <w:p w:rsidR="00411BF6" w:rsidRDefault="00B54063">
            <w:pPr>
              <w:spacing w:line="264" w:lineRule="auto"/>
            </w:pPr>
            <w:r>
              <w:rPr>
                <w:b/>
                <w:bCs/>
                <w:color w:val="D9870B"/>
              </w:rPr>
              <w:t>Important</w:t>
            </w:r>
          </w:p>
          <w:p w:rsidR="00411BF6" w:rsidRDefault="00B54063">
            <w:pPr>
              <w:spacing w:line="264" w:lineRule="auto"/>
            </w:pPr>
            <w:r>
              <w:t>Without setting the correct hostname in deployment.toml, accessing WSO2 via IP address causes a redirect to localhost, resulting in a 500 error in the browser.</w:t>
            </w:r>
          </w:p>
        </w:tc>
      </w:tr>
    </w:tbl>
    <w:p w:rsidR="00411BF6" w:rsidRDefault="00B54063">
      <w:pPr>
        <w:spacing w:after="120" w:line="276" w:lineRule="auto"/>
      </w:pPr>
      <w:r>
        <w:t>Edit the deployment.toml configuration file: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1BF6">
        <w:tblPrEx>
          <w:tblCellMar>
            <w:top w:w="0" w:type="dxa"/>
            <w:bottom w:w="0" w:type="dxa"/>
          </w:tblCellMar>
        </w:tblPrEx>
        <w:trPr>
          <w:cantSplit/>
        </w:trPr>
        <w:tc>
          <w:tcPr>
            <w:tcW w:w="9360" w:type="dxa"/>
            <w:tcBorders>
              <w:top w:val="single" w:sz="2" w:space="0" w:color="DCE3EC"/>
              <w:left w:val="single" w:sz="18" w:space="0" w:color="5B8FCB"/>
              <w:bottom w:val="single" w:sz="2" w:space="0" w:color="DCE3EC"/>
              <w:right w:val="single" w:sz="2" w:space="0" w:color="DCE3EC"/>
            </w:tcBorders>
            <w:shd w:val="clear" w:color="auto" w:fill="F6F8FB"/>
            <w:tcMar>
              <w:top w:w="120" w:type="dxa"/>
              <w:left w:w="180" w:type="dxa"/>
              <w:bottom w:w="120" w:type="dxa"/>
              <w:right w:w="160" w:type="dxa"/>
            </w:tcMar>
          </w:tcPr>
          <w:p w:rsidR="00411BF6" w:rsidRDefault="00B54063">
            <w:pPr>
              <w:spacing w:line="252" w:lineRule="auto"/>
            </w:pPr>
            <w:del w:id="140" w:author="Claude" w:date="2026-06-16T00:00:00Z">
              <w:r>
                <w:rPr>
                  <w:rFonts w:ascii="Consolas" w:eastAsia="Consolas" w:hAnsi="Consolas" w:cs="Consolas"/>
                  <w:color w:val="1B2733"/>
                  <w:sz w:val="18"/>
                  <w:szCs w:val="18"/>
                </w:rPr>
                <w:delText xml:space="preserve">vi /app/wso2/wso2am-4.0.0/repository/conf/deployment.toml</w:delText>
              </w:r>
            </w:del>
            <w:ins w:id="141" w:author="Claude" w:date="2026-06-16T00:00:00Z">
              <w:r>
                <w:rPr>
                  <w:rFonts w:ascii="Consolas" w:eastAsia="Consolas" w:hAnsi="Consolas" w:cs="Consolas"/>
                  <w:color w:val="1B2733"/>
                  <w:sz w:val="18"/>
                  <w:szCs w:val="18"/>
                </w:rPr>
                <w:t xml:space="preserve">vi /app/wso2/wso2am-4.6.0/repository/conf/deployment.toml</w:t>
              </w:r>
            </w:ins>
          </w:p>
        </w:tc>
      </w:tr>
    </w:tbl>
    <w:p w:rsidR="00411BF6" w:rsidRDefault="00B54063">
      <w:pPr>
        <w:spacing w:after="120" w:line="276" w:lineRule="auto"/>
      </w:pPr>
      <w:r>
        <w:t>Update the server configuration with your server IP or hostname: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1BF6">
        <w:tblPrEx>
          <w:tblCellMar>
            <w:top w:w="0" w:type="dxa"/>
            <w:bottom w:w="0" w:type="dxa"/>
          </w:tblCellMar>
        </w:tblPrEx>
        <w:trPr>
          <w:cantSplit/>
        </w:trPr>
        <w:tc>
          <w:tcPr>
            <w:tcW w:w="9360" w:type="dxa"/>
            <w:tcBorders>
              <w:top w:val="single" w:sz="2" w:space="0" w:color="DCE3EC"/>
              <w:left w:val="single" w:sz="18" w:space="0" w:color="5B8FCB"/>
              <w:bottom w:val="single" w:sz="2" w:space="0" w:color="DCE3EC"/>
              <w:right w:val="single" w:sz="2" w:space="0" w:color="DCE3EC"/>
            </w:tcBorders>
            <w:shd w:val="clear" w:color="auto" w:fill="F6F8FB"/>
            <w:tcMar>
              <w:top w:w="120" w:type="dxa"/>
              <w:left w:w="180" w:type="dxa"/>
              <w:bottom w:w="120" w:type="dxa"/>
              <w:right w:w="160" w:type="dxa"/>
            </w:tcMar>
          </w:tcPr>
          <w:p w:rsidR="00411BF6" w:rsidRDefault="00B54063">
            <w:pPr>
              <w:spacing w:line="252" w:lineRule="auto"/>
            </w:pPr>
            <w:r>
              <w:rPr>
                <w:rFonts w:ascii="Consolas" w:eastAsia="Consolas" w:hAnsi="Consolas" w:cs="Consolas"/>
                <w:color w:val="1B2733"/>
                <w:sz w:val="18"/>
                <w:szCs w:val="18"/>
              </w:rPr>
              <w:t>[server]</w:t>
            </w:r>
          </w:p>
          <w:p w:rsidR="00411BF6" w:rsidRDefault="00B54063">
            <w:pPr>
              <w:spacing w:line="252" w:lineRule="auto"/>
            </w:pPr>
            <w:r>
              <w:rPr>
                <w:rFonts w:ascii="Consolas" w:eastAsia="Consolas" w:hAnsi="Consolas" w:cs="Consolas"/>
                <w:color w:val="1B2733"/>
                <w:sz w:val="18"/>
                <w:szCs w:val="18"/>
              </w:rPr>
              <w:t>hostname = "&lt;your-server-ip-or-hostname&gt;"</w:t>
            </w:r>
          </w:p>
          <w:p w:rsidR="00411BF6" w:rsidRDefault="00B54063">
            <w:pPr>
              <w:spacing w:line="252" w:lineRule="auto"/>
            </w:pPr>
            <w:r>
              <w:rPr>
                <w:rFonts w:ascii="Consolas" w:eastAsia="Consolas" w:hAnsi="Consolas" w:cs="Consolas"/>
                <w:color w:val="1B2733"/>
                <w:sz w:val="18"/>
                <w:szCs w:val="18"/>
              </w:rPr>
              <w:t xml:space="preserve"> </w:t>
            </w:r>
          </w:p>
          <w:p w:rsidR="00411BF6" w:rsidRDefault="00B54063">
            <w:pPr>
              <w:spacing w:line="252" w:lineRule="auto"/>
            </w:pPr>
            <w:r>
              <w:rPr>
                <w:rFonts w:ascii="Consolas" w:eastAsia="Consolas" w:hAnsi="Consolas" w:cs="Consolas"/>
                <w:color w:val="1B2733"/>
                <w:sz w:val="18"/>
                <w:szCs w:val="18"/>
              </w:rPr>
              <w:t># Example:</w:t>
            </w:r>
          </w:p>
          <w:p w:rsidR="00411BF6" w:rsidRDefault="00B54063">
            <w:pPr>
              <w:spacing w:line="252" w:lineRule="auto"/>
            </w:pPr>
            <w:r>
              <w:rPr>
                <w:rFonts w:ascii="Consolas" w:eastAsia="Consolas" w:hAnsi="Consolas" w:cs="Consolas"/>
                <w:color w:val="1B2733"/>
                <w:sz w:val="18"/>
                <w:szCs w:val="18"/>
              </w:rPr>
              <w:t>hostname = "10.135.25.254"</w:t>
            </w:r>
          </w:p>
        </w:tc>
      </w:tr>
    </w:tbl>
    <w:p w:rsidR="00411BF6" w:rsidRDefault="00B54063">
      <w:pPr>
        <w:spacing w:after="120" w:line="276" w:lineRule="auto"/>
      </w:pPr>
      <w:r>
        <w:t>Save and close the file, then start/restart WSO2.</w:t>
      </w:r>
    </w:p>
    <w:p w:rsidR="00411BF6" w:rsidRDefault="00B54063">
      <w:pPr>
        <w:pStyle w:val="Heading3"/>
      </w:pPr>
      <w:r>
        <w:t>16.4.6  Verify the server startup</w:t>
      </w:r>
    </w:p>
    <w:p w:rsidR="00411BF6" w:rsidRDefault="00B54063">
      <w:pPr>
        <w:spacing w:after="120" w:line="276" w:lineRule="auto"/>
      </w:pPr>
      <w:r>
        <w:t xml:space="preserve">Access the URL: </w:t>
      </w:r>
      <w:r>
        <w:rPr>
          <w:rFonts w:ascii="Consolas" w:eastAsia="Consolas" w:hAnsi="Consolas" w:cs="Consolas"/>
          <w:sz w:val="18"/>
          <w:szCs w:val="18"/>
        </w:rPr>
        <w:t>https://&lt;ip-or-host&gt;:9443/publisher</w:t>
      </w:r>
    </w:p>
    <w:p w:rsidR="00411BF6" w:rsidRDefault="00B54063">
      <w:pPr>
        <w:spacing w:after="120" w:line="276" w:lineRule="auto"/>
      </w:pPr>
      <w:r>
        <w:t>Default credentials: admin / admin</w:t>
      </w:r>
    </w:p>
    <w:p w:rsidR="00411BF6" w:rsidRDefault="00B54063">
      <w:pPr>
        <w:pStyle w:val="Heading3"/>
      </w:pPr>
      <w:r>
        <w:t>16.4.7  Optional Recommended Configurations</w:t>
      </w:r>
    </w:p>
    <w:p w:rsidR="00411BF6" w:rsidRDefault="00B54063">
      <w:pPr>
        <w:pStyle w:val="ListParagraph"/>
        <w:numPr>
          <w:ilvl w:val="0"/>
          <w:numId w:val="2"/>
        </w:numPr>
        <w:spacing w:after="60" w:line="276" w:lineRule="auto"/>
      </w:pPr>
      <w:r>
        <w:t>Configure MySQL/PostgreSQL instead of the default H2</w:t>
      </w:r>
    </w:p>
    <w:p w:rsidR="00411BF6" w:rsidRDefault="00B54063">
      <w:pPr>
        <w:pStyle w:val="ListParagraph"/>
        <w:numPr>
          <w:ilvl w:val="0"/>
          <w:numId w:val="2"/>
        </w:numPr>
        <w:spacing w:after="60" w:line="276" w:lineRule="auto"/>
      </w:pPr>
      <w:r>
        <w:t>Update keystore &amp; SSL certificates</w:t>
      </w:r>
    </w:p>
    <w:p w:rsidR="00411BF6" w:rsidRDefault="00B54063">
      <w:pPr>
        <w:pStyle w:val="ListParagraph"/>
        <w:numPr>
          <w:ilvl w:val="0"/>
          <w:numId w:val="2"/>
        </w:numPr>
        <w:spacing w:after="60" w:line="276" w:lineRule="auto"/>
      </w:pPr>
      <w:r>
        <w:t>Change all default passwords</w:t>
      </w:r>
    </w:p>
    <w:p w:rsidR="00411BF6" w:rsidRDefault="00B54063">
      <w:pPr>
        <w:pStyle w:val="ListParagraph"/>
        <w:numPr>
          <w:ilvl w:val="0"/>
          <w:numId w:val="2"/>
        </w:numPr>
        <w:spacing w:after="60" w:line="276" w:lineRule="auto"/>
      </w:pPr>
      <w:r>
        <w:t>Enable password encryption for sensitive configs</w:t>
      </w:r>
    </w:p>
    <w:p w:rsidR="00411BF6" w:rsidRDefault="00B54063">
      <w:pPr>
        <w:pStyle w:val="ListParagraph"/>
        <w:numPr>
          <w:ilvl w:val="0"/>
          <w:numId w:val="2"/>
        </w:numPr>
        <w:spacing w:after="60" w:line="276" w:lineRule="auto"/>
      </w:pPr>
      <w:r>
        <w:lastRenderedPageBreak/>
        <w:t>Configure analytics &amp; dashboards</w:t>
      </w:r>
    </w:p>
    <w:p w:rsidR="00411BF6" w:rsidRDefault="00B54063">
      <w:pPr>
        <w:pStyle w:val="ListParagraph"/>
        <w:numPr>
          <w:ilvl w:val="0"/>
          <w:numId w:val="2"/>
        </w:numPr>
        <w:spacing w:after="60" w:line="276" w:lineRule="auto"/>
      </w:pPr>
      <w:r>
        <w:t>Enable distributed deployment if required (Gateway + Key Manager + Analytics)</w:t>
      </w:r>
    </w:p>
    <w:p w:rsidR="00411BF6" w:rsidRDefault="00B54063">
      <w:pPr>
        <w:spacing w:after="120" w:line="276" w:lineRule="auto"/>
      </w:pPr>
      <w:r>
        <w:t xml:space="preserve">Documentation: </w:t>
      </w:r>
      <w:hyperlink r:id="rId8" w:history="1">
        <w:del w:id="146" w:author="Claude" w:date="2026-06-16T00:00:00Z">
          <w:r>
            <w:rPr>
              <w:rStyle w:val="Hyperlink"/>
            </w:rPr>
            <w:delText xml:space="preserve">https://apim.docs.wso2.com/en/4.0.0/</w:delText>
          </w:r>
        </w:del>
        <w:ins w:id="147" w:author="Claude" w:date="2026-06-16T00:00:00Z">
          <w:r>
            <w:rPr>
              <w:rStyle w:val="Hyperlink"/>
            </w:rPr>
            <w:t xml:space="preserve">https://apim.docs.wso2.com/en/4.6.0/</w:t>
          </w:r>
        </w:ins>
      </w:hyperlink>
    </w:p>
    <w:p w:rsidR="00411BF6" w:rsidRDefault="00B54063">
      <w:pPr>
        <w:pStyle w:val="Heading2"/>
      </w:pPr>
      <w:bookmarkStart w:id="88" w:name="h_16_5_notes_for_easier_client_usage"/>
      <w:r>
        <w:t>16.5  Notes for Easier Client Usage</w:t>
      </w:r>
      <w:bookmarkEnd w:id="88"/>
    </w:p>
    <w:p w:rsidR="00411BF6" w:rsidRDefault="00B54063">
      <w:pPr>
        <w:pStyle w:val="ListParagraph"/>
        <w:numPr>
          <w:ilvl w:val="0"/>
          <w:numId w:val="2"/>
        </w:numPr>
        <w:spacing w:after="60" w:line="276" w:lineRule="auto"/>
      </w:pPr>
      <w:r>
        <w:t>Always run under a non-root user</w:t>
      </w:r>
    </w:p>
    <w:p w:rsidR="00411BF6" w:rsidRDefault="00B54063">
      <w:pPr>
        <w:pStyle w:val="ListParagraph"/>
        <w:numPr>
          <w:ilvl w:val="0"/>
          <w:numId w:val="2"/>
        </w:numPr>
        <w:spacing w:after="60" w:line="276" w:lineRule="auto"/>
      </w:pPr>
      <w:r>
        <w:t>Keep JAVA_HOME correctly set before startup</w:t>
      </w:r>
    </w:p>
    <w:p w:rsidR="00411BF6" w:rsidRDefault="00B54063">
      <w:pPr>
        <w:pStyle w:val="ListParagraph"/>
        <w:numPr>
          <w:ilvl w:val="0"/>
          <w:numId w:val="2"/>
        </w:numPr>
        <w:spacing w:after="60" w:line="276" w:lineRule="auto"/>
      </w:pPr>
      <w:r>
        <w:t>Expose ports 9443 (console), 8280/8243 (API Gateway)</w:t>
      </w:r>
    </w:p>
    <w:p w:rsidR="00411BF6" w:rsidRDefault="00B54063">
      <w:pPr>
        <w:pStyle w:val="ListParagraph"/>
        <w:numPr>
          <w:ilvl w:val="0"/>
          <w:numId w:val="2"/>
        </w:numPr>
        <w:spacing w:after="60" w:line="276" w:lineRule="auto"/>
      </w:pPr>
      <w:r>
        <w:t>Use nohup or systemd to keep the service running after logout</w:t>
      </w:r>
    </w:p>
    <w:p w:rsidR="00411BF6" w:rsidRDefault="00B54063">
      <w:pPr>
        <w:pStyle w:val="ListParagraph"/>
        <w:numPr>
          <w:ilvl w:val="0"/>
          <w:numId w:val="2"/>
        </w:numPr>
        <w:spacing w:after="60" w:line="276" w:lineRule="auto"/>
      </w:pPr>
      <w:r>
        <w:t xml:space="preserve">Log path for debugging: </w:t>
      </w:r>
      <w:del w:id="142" w:author="Claude" w:date="2026-06-16T00:00:00Z">
        <w:r>
          <w:rPr>
            <w:rFonts w:ascii="Consolas" w:eastAsia="Consolas" w:hAnsi="Consolas" w:cs="Consolas"/>
            <w:sz w:val="18"/>
            <w:szCs w:val="18"/>
          </w:rPr>
          <w:delText xml:space="preserve">/app/wso2/wso2am-4.0.0/repository/logs/wso2carbon.log</w:delText>
        </w:r>
      </w:del>
      <w:ins w:id="143" w:author="Claude" w:date="2026-06-16T00:00:00Z">
        <w:r>
          <w:rPr>
            <w:rFonts w:ascii="Consolas" w:eastAsia="Consolas" w:hAnsi="Consolas" w:cs="Consolas"/>
            <w:sz w:val="18"/>
            <w:szCs w:val="18"/>
          </w:rPr>
          <w:t xml:space="preserve">/app/wso2/wso2am-4.6.0/repository/logs/wso2carbon.log</w:t>
        </w:r>
      </w:ins>
    </w:p>
    <w:p w:rsidR="00411BF6" w:rsidRDefault="00B54063">
      <w:pPr>
        <w:pStyle w:val="Heading2"/>
      </w:pPr>
      <w:bookmarkStart w:id="89" w:name="h_16_6_integration_with_wso2_wrapper_api"/>
      <w:r>
        <w:t>16.6  Integration With WSO2 Wrapper APIs</w:t>
      </w:r>
      <w:bookmarkEnd w:id="89"/>
    </w:p>
    <w:p w:rsidR="00411BF6" w:rsidRDefault="00B54063">
      <w:pPr>
        <w:spacing w:after="120" w:line="276" w:lineRule="auto"/>
      </w:pPr>
      <w:r>
        <w:t>This WSO2 instance is intended to onboard all the APIs of NeGD (follow the official documentation, and see Section 17 of this guide, to onboard them). For each API onboarded, the apiId must be recorded in the database so that the WSO2 Wrapper APIs allow a business to subscribe automatically.</w:t>
      </w:r>
    </w:p>
    <w:p w:rsidR="00411BF6" w:rsidRDefault="00B54063">
      <w:pPr>
        <w:pStyle w:val="Heading2"/>
      </w:pPr>
      <w:bookmarkStart w:id="90" w:name="h_16_7_how_to_get_the_api_id"/>
      <w:r>
        <w:t>16.7  How to Get the API ID</w:t>
      </w:r>
      <w:bookmarkEnd w:id="90"/>
    </w:p>
    <w:p w:rsidR="00411BF6" w:rsidRDefault="00B54063">
      <w:pPr>
        <w:pStyle w:val="ListParagraph"/>
        <w:numPr>
          <w:ilvl w:val="0"/>
          <w:numId w:val="3"/>
        </w:numPr>
        <w:spacing w:after="60" w:line="276" w:lineRule="auto"/>
      </w:pPr>
      <w:r>
        <w:t>Log in to the Publisher Portal.</w:t>
      </w:r>
    </w:p>
    <w:p w:rsidR="00411BF6" w:rsidRDefault="00B54063">
      <w:pPr>
        <w:pStyle w:val="ListParagraph"/>
        <w:numPr>
          <w:ilvl w:val="0"/>
          <w:numId w:val="3"/>
        </w:numPr>
        <w:spacing w:after="60" w:line="276" w:lineRule="auto"/>
      </w:pPr>
      <w:r>
        <w:t>Go to the APIs list.</w:t>
      </w:r>
    </w:p>
    <w:p w:rsidR="00411BF6" w:rsidRDefault="00B54063">
      <w:pPr>
        <w:pStyle w:val="ListParagraph"/>
        <w:numPr>
          <w:ilvl w:val="0"/>
          <w:numId w:val="3"/>
        </w:numPr>
        <w:spacing w:after="60" w:line="276" w:lineRule="auto"/>
      </w:pPr>
      <w:r>
        <w:t>Click on the API you want.</w:t>
      </w:r>
    </w:p>
    <w:p w:rsidR="00411BF6" w:rsidRDefault="00B54063">
      <w:pPr>
        <w:pStyle w:val="ListParagraph"/>
        <w:numPr>
          <w:ilvl w:val="0"/>
          <w:numId w:val="3"/>
        </w:numPr>
        <w:spacing w:after="60" w:line="276" w:lineRule="auto"/>
      </w:pPr>
      <w:r>
        <w:t>Look at the browser URL at the top.</w:t>
      </w:r>
    </w:p>
    <w:p w:rsidR="00411BF6" w:rsidRDefault="00B54063">
      <w:pPr>
        <w:spacing w:after="120" w:line="276" w:lineRule="auto"/>
      </w:pPr>
      <w:r>
        <w:t xml:space="preserve">It will look like: </w:t>
      </w:r>
      <w:r>
        <w:rPr>
          <w:rFonts w:ascii="Consolas" w:eastAsia="Consolas" w:hAnsi="Consolas" w:cs="Consolas"/>
          <w:sz w:val="18"/>
          <w:szCs w:val="18"/>
        </w:rPr>
        <w:t>https://&lt;host&gt;/publisher/apis/&lt;API_ID&gt;/overview</w:t>
      </w:r>
    </w:p>
    <w:p w:rsidR="00411BF6" w:rsidRDefault="00B54063">
      <w:pPr>
        <w:spacing w:after="120" w:line="276" w:lineRule="auto"/>
      </w:pPr>
      <w:r>
        <w:t>The part between /apis/ and /overview is the API ID.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1BF6">
        <w:tblPrEx>
          <w:tblCellMar>
            <w:top w:w="0" w:type="dxa"/>
            <w:bottom w:w="0" w:type="dxa"/>
          </w:tblCellMar>
        </w:tblPrEx>
        <w:trPr>
          <w:cantSplit/>
        </w:trPr>
        <w:tc>
          <w:tcPr>
            <w:tcW w:w="9360" w:type="dxa"/>
            <w:tcBorders>
              <w:top w:val="single" w:sz="2" w:space="0" w:color="DCE3EC"/>
              <w:left w:val="single" w:sz="18" w:space="0" w:color="5B8FCB"/>
              <w:bottom w:val="single" w:sz="2" w:space="0" w:color="DCE3EC"/>
              <w:right w:val="single" w:sz="2" w:space="0" w:color="DCE3EC"/>
            </w:tcBorders>
            <w:shd w:val="clear" w:color="auto" w:fill="F6F8FB"/>
            <w:tcMar>
              <w:top w:w="120" w:type="dxa"/>
              <w:left w:w="180" w:type="dxa"/>
              <w:bottom w:w="120" w:type="dxa"/>
              <w:right w:w="160" w:type="dxa"/>
            </w:tcMar>
          </w:tcPr>
          <w:p w:rsidR="00411BF6" w:rsidRDefault="00B54063">
            <w:pPr>
              <w:spacing w:line="252" w:lineRule="auto"/>
            </w:pPr>
            <w:r>
              <w:rPr>
                <w:rFonts w:ascii="Consolas" w:eastAsia="Consolas" w:hAnsi="Consolas" w:cs="Consolas"/>
                <w:color w:val="1B2733"/>
                <w:sz w:val="18"/>
                <w:szCs w:val="18"/>
              </w:rPr>
              <w:t>Example: https://host/publisher/apis/bda997a3-dce4-43dd-a2bd-ee3b4c3fdd7a/overview</w:t>
            </w:r>
          </w:p>
        </w:tc>
      </w:tr>
    </w:tbl>
    <w:p w:rsidR="00411BF6" w:rsidRDefault="00B54063">
      <w:pPr>
        <w:spacing w:after="120" w:line="276" w:lineRule="auto"/>
      </w:pPr>
      <w:r>
        <w:t xml:space="preserve">Here, API ID = </w:t>
      </w:r>
      <w:r>
        <w:rPr>
          <w:rFonts w:ascii="Consolas" w:eastAsia="Consolas" w:hAnsi="Consolas" w:cs="Consolas"/>
          <w:sz w:val="18"/>
          <w:szCs w:val="18"/>
        </w:rPr>
        <w:t>bda997a3-dce4-43dd-a2bd-ee3b4c3fdd7a</w:t>
      </w:r>
    </w:p>
    <w:p w:rsidR="00411BF6" w:rsidRDefault="00B54063">
      <w:pPr>
        <w:spacing w:after="120" w:line="276" w:lineRule="auto"/>
      </w:pPr>
      <w:r>
        <w:t>The same method works on the DevPortal.</w:t>
      </w:r>
    </w:p>
    <w:p w:rsidR="00411BF6" w:rsidRDefault="00B54063">
      <w:pPr>
        <w:pStyle w:val="Heading2"/>
      </w:pPr>
      <w:bookmarkStart w:id="91" w:name="h_16_8_wso2_credentials_for_wso2_cred_ge"/>
      <w:r>
        <w:t>16.8  WSO2 Credentials for wso2-cred-generator-apis</w:t>
      </w:r>
      <w:bookmarkEnd w:id="91"/>
    </w:p>
    <w:p w:rsidR="00411BF6" w:rsidRDefault="00B54063">
      <w:pPr>
        <w:spacing w:after="120" w:line="276" w:lineRule="auto"/>
      </w:pPr>
      <w:r>
        <w:t>The wso2-cred-generator-apis microservice handles tenant registration, business onboarding, and credential provisioning against WSO2 API Manager. It requires two environment variables: REGISTER_TOKEN and TOKEN_AUTH.</w:t>
      </w:r>
    </w:p>
    <w:p w:rsidR="00411BF6" w:rsidRDefault="00B54063">
      <w:pPr>
        <w:pStyle w:val="Heading3"/>
      </w:pPr>
      <w:r>
        <w:t>16.8.1  REGISTER_TOKEN (Admin Credentials)</w:t>
      </w:r>
    </w:p>
    <w:p w:rsidR="00411BF6" w:rsidRDefault="00B54063">
      <w:pPr>
        <w:spacing w:after="120" w:line="276" w:lineRule="auto"/>
      </w:pPr>
      <w:r>
        <w:t>REGISTER_TOKEN is the Base64-encoded WSO2 admin username and password, used to authenticate admin-level operations such as tenant registration.</w:t>
      </w:r>
    </w:p>
    <w:p w:rsidR="00411BF6" w:rsidRDefault="00B54063">
      <w:pPr>
        <w:spacing w:after="120" w:line="276" w:lineRule="auto"/>
      </w:pPr>
      <w:r>
        <w:t>How to generate — encode the admin credentials in username:password format (default admin / admin):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1BF6">
        <w:tblPrEx>
          <w:tblCellMar>
            <w:top w:w="0" w:type="dxa"/>
            <w:bottom w:w="0" w:type="dxa"/>
          </w:tblCellMar>
        </w:tblPrEx>
        <w:trPr>
          <w:cantSplit/>
        </w:trPr>
        <w:tc>
          <w:tcPr>
            <w:tcW w:w="9360" w:type="dxa"/>
            <w:tcBorders>
              <w:top w:val="single" w:sz="2" w:space="0" w:color="DCE3EC"/>
              <w:left w:val="single" w:sz="18" w:space="0" w:color="5B8FCB"/>
              <w:bottom w:val="single" w:sz="2" w:space="0" w:color="DCE3EC"/>
              <w:right w:val="single" w:sz="2" w:space="0" w:color="DCE3EC"/>
            </w:tcBorders>
            <w:shd w:val="clear" w:color="auto" w:fill="F6F8FB"/>
            <w:tcMar>
              <w:top w:w="120" w:type="dxa"/>
              <w:left w:w="180" w:type="dxa"/>
              <w:bottom w:w="120" w:type="dxa"/>
              <w:right w:w="160" w:type="dxa"/>
            </w:tcMar>
          </w:tcPr>
          <w:p w:rsidR="00411BF6" w:rsidRDefault="00B54063">
            <w:pPr>
              <w:spacing w:line="252" w:lineRule="auto"/>
            </w:pPr>
            <w:r>
              <w:rPr>
                <w:rFonts w:ascii="Consolas" w:eastAsia="Consolas" w:hAnsi="Consolas" w:cs="Consolas"/>
                <w:color w:val="1B2733"/>
                <w:sz w:val="18"/>
                <w:szCs w:val="18"/>
              </w:rPr>
              <w:lastRenderedPageBreak/>
              <w:t>echo -n "admin:admin" | base64</w:t>
            </w:r>
          </w:p>
        </w:tc>
      </w:tr>
    </w:tbl>
    <w:p w:rsidR="00411BF6" w:rsidRDefault="00B54063">
      <w:pPr>
        <w:spacing w:after="120" w:line="276" w:lineRule="auto"/>
      </w:pPr>
      <w:r>
        <w:t>Use the output as the value of REGISTER_TOKEN in your environment configuration.</w:t>
      </w:r>
    </w:p>
    <w:p w:rsidR="00411BF6" w:rsidRDefault="00B54063">
      <w:pPr>
        <w:pStyle w:val="Heading3"/>
      </w:pPr>
      <w:r>
        <w:t>16.8.2  TOKEN_AUTH (Default Application Credentials)</w:t>
      </w:r>
    </w:p>
    <w:p w:rsidR="00411BF6" w:rsidRDefault="00B54063">
      <w:pPr>
        <w:spacing w:after="120" w:line="276" w:lineRule="auto"/>
      </w:pPr>
      <w:r>
        <w:t>TOKEN_AUTH is the Base64-encoded clientId:clientSecret of the admin's default application in the WSO2 DevPortal, used to generate OAuth2 tokens for API access.</w:t>
      </w:r>
    </w:p>
    <w:p w:rsidR="00411BF6" w:rsidRDefault="00B54063">
      <w:pPr>
        <w:spacing w:after="120" w:line="276" w:lineRule="auto"/>
      </w:pPr>
      <w:r>
        <w:rPr>
          <w:b/>
          <w:bCs/>
        </w:rPr>
        <w:t>Steps in the WSO2 DevPortal:</w:t>
      </w:r>
    </w:p>
    <w:p w:rsidR="00411BF6" w:rsidRDefault="00B54063">
      <w:pPr>
        <w:pStyle w:val="ListParagraph"/>
        <w:numPr>
          <w:ilvl w:val="0"/>
          <w:numId w:val="3"/>
        </w:numPr>
        <w:spacing w:after="60" w:line="276" w:lineRule="auto"/>
      </w:pPr>
      <w:r>
        <w:t xml:space="preserve">Open the WSO2 DevPortal: </w:t>
      </w:r>
      <w:r>
        <w:rPr>
          <w:rFonts w:ascii="Consolas" w:eastAsia="Consolas" w:hAnsi="Consolas" w:cs="Consolas"/>
          <w:sz w:val="18"/>
          <w:szCs w:val="18"/>
        </w:rPr>
        <w:t>https://&lt;ip-or-host&gt;:9443/devportal</w:t>
      </w:r>
    </w:p>
    <w:p w:rsidR="00411BF6" w:rsidRDefault="00B54063">
      <w:pPr>
        <w:pStyle w:val="ListParagraph"/>
        <w:numPr>
          <w:ilvl w:val="0"/>
          <w:numId w:val="3"/>
        </w:numPr>
        <w:spacing w:after="60" w:line="276" w:lineRule="auto"/>
      </w:pPr>
      <w:r>
        <w:t>Log in with your admin credentials (default: admin / admin).</w:t>
      </w:r>
    </w:p>
    <w:p w:rsidR="00411BF6" w:rsidRDefault="00B54063">
      <w:pPr>
        <w:pStyle w:val="ListParagraph"/>
        <w:numPr>
          <w:ilvl w:val="0"/>
          <w:numId w:val="3"/>
        </w:numPr>
        <w:spacing w:after="60" w:line="276" w:lineRule="auto"/>
      </w:pPr>
      <w:r>
        <w:t>In the top navigation, click Applications.</w:t>
      </w:r>
    </w:p>
    <w:p w:rsidR="00411BF6" w:rsidRDefault="00B54063">
      <w:pPr>
        <w:pStyle w:val="ListParagraph"/>
        <w:numPr>
          <w:ilvl w:val="0"/>
          <w:numId w:val="3"/>
        </w:numPr>
        <w:spacing w:after="60" w:line="276" w:lineRule="auto"/>
      </w:pPr>
      <w:r>
        <w:t>Click the pre-existing DefaultApplication.</w:t>
      </w:r>
    </w:p>
    <w:p w:rsidR="00411BF6" w:rsidRDefault="00B54063">
      <w:pPr>
        <w:pStyle w:val="ListParagraph"/>
        <w:numPr>
          <w:ilvl w:val="0"/>
          <w:numId w:val="3"/>
        </w:numPr>
        <w:spacing w:after="60" w:line="276" w:lineRule="auto"/>
      </w:pPr>
      <w:r>
        <w:t>Go to the Production Keys tab (or Sandbox Keys if needed).</w:t>
      </w:r>
    </w:p>
    <w:p w:rsidR="00411BF6" w:rsidRDefault="00B54063">
      <w:pPr>
        <w:pStyle w:val="ListParagraph"/>
        <w:numPr>
          <w:ilvl w:val="0"/>
          <w:numId w:val="3"/>
        </w:numPr>
        <w:spacing w:after="60" w:line="276" w:lineRule="auto"/>
      </w:pPr>
      <w:r>
        <w:t>Click Generate Keys (if keys have not been generated yet).</w:t>
      </w:r>
    </w:p>
    <w:p w:rsidR="00411BF6" w:rsidRDefault="00B54063">
      <w:pPr>
        <w:pStyle w:val="ListParagraph"/>
        <w:numPr>
          <w:ilvl w:val="0"/>
          <w:numId w:val="3"/>
        </w:numPr>
        <w:spacing w:after="60" w:line="276" w:lineRule="auto"/>
      </w:pPr>
      <w:r>
        <w:t>Copy the Consumer Key (clientId) and Consumer Secret (clientSecret).</w:t>
      </w:r>
    </w:p>
    <w:p w:rsidR="00411BF6" w:rsidRDefault="00B54063">
      <w:pPr>
        <w:spacing w:after="120" w:line="276" w:lineRule="auto"/>
      </w:pPr>
      <w:r>
        <w:t>Encode them in clientId:clientSecret format: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1BF6">
        <w:tblPrEx>
          <w:tblCellMar>
            <w:top w:w="0" w:type="dxa"/>
            <w:bottom w:w="0" w:type="dxa"/>
          </w:tblCellMar>
        </w:tblPrEx>
        <w:trPr>
          <w:cantSplit/>
        </w:trPr>
        <w:tc>
          <w:tcPr>
            <w:tcW w:w="9360" w:type="dxa"/>
            <w:tcBorders>
              <w:top w:val="single" w:sz="2" w:space="0" w:color="DCE3EC"/>
              <w:left w:val="single" w:sz="18" w:space="0" w:color="5B8FCB"/>
              <w:bottom w:val="single" w:sz="2" w:space="0" w:color="DCE3EC"/>
              <w:right w:val="single" w:sz="2" w:space="0" w:color="DCE3EC"/>
            </w:tcBorders>
            <w:shd w:val="clear" w:color="auto" w:fill="F6F8FB"/>
            <w:tcMar>
              <w:top w:w="120" w:type="dxa"/>
              <w:left w:w="180" w:type="dxa"/>
              <w:bottom w:w="120" w:type="dxa"/>
              <w:right w:w="160" w:type="dxa"/>
            </w:tcMar>
          </w:tcPr>
          <w:p w:rsidR="00411BF6" w:rsidRDefault="00B54063">
            <w:pPr>
              <w:spacing w:line="252" w:lineRule="auto"/>
            </w:pPr>
            <w:r>
              <w:rPr>
                <w:rFonts w:ascii="Consolas" w:eastAsia="Consolas" w:hAnsi="Consolas" w:cs="Consolas"/>
                <w:color w:val="1B2733"/>
                <w:sz w:val="18"/>
                <w:szCs w:val="18"/>
              </w:rPr>
              <w:t>echo -n "&lt;clientId&gt;:&lt;clientSecret&gt;" | base64</w:t>
            </w:r>
          </w:p>
        </w:tc>
      </w:tr>
    </w:tbl>
    <w:p w:rsidR="00411BF6" w:rsidRDefault="00B54063">
      <w:pPr>
        <w:spacing w:after="120" w:line="276" w:lineRule="auto"/>
      </w:pPr>
      <w:r>
        <w:t>Use the output as the value of TOKEN_AUTH in your environment configuration.</w:t>
      </w:r>
    </w:p>
    <w:p w:rsidR="00411BF6" w:rsidRDefault="00B54063">
      <w:pPr>
        <w:pStyle w:val="Heading3"/>
      </w:pPr>
      <w:r>
        <w:t>16.8.3  Security Note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1BF6">
        <w:tblPrEx>
          <w:tblCellMar>
            <w:top w:w="0" w:type="dxa"/>
            <w:bottom w:w="0" w:type="dxa"/>
          </w:tblCellMar>
        </w:tblPrEx>
        <w:trPr>
          <w:cantSplit/>
        </w:trPr>
        <w:tc>
          <w:tcPr>
            <w:tcW w:w="9360" w:type="dxa"/>
            <w:tcBorders>
              <w:top w:val="single" w:sz="2" w:space="0" w:color="FCEEEE"/>
              <w:left w:val="single" w:sz="28" w:space="0" w:color="C0392B"/>
              <w:bottom w:val="single" w:sz="2" w:space="0" w:color="FCEEEE"/>
              <w:right w:val="single" w:sz="2" w:space="0" w:color="FCEEEE"/>
            </w:tcBorders>
            <w:shd w:val="clear" w:color="auto" w:fill="FCEEEE"/>
            <w:tcMar>
              <w:top w:w="120" w:type="dxa"/>
              <w:left w:w="180" w:type="dxa"/>
              <w:bottom w:w="120" w:type="dxa"/>
              <w:right w:w="160" w:type="dxa"/>
            </w:tcMar>
          </w:tcPr>
          <w:p w:rsidR="00411BF6" w:rsidRDefault="00B54063">
            <w:pPr>
              <w:spacing w:line="264" w:lineRule="auto"/>
            </w:pPr>
            <w:r>
              <w:rPr>
                <w:b/>
                <w:bCs/>
                <w:color w:val="C0392B"/>
              </w:rPr>
              <w:t>Important</w:t>
            </w:r>
          </w:p>
          <w:p w:rsidR="00411BF6" w:rsidRDefault="00B54063">
            <w:pPr>
              <w:spacing w:line="264" w:lineRule="auto"/>
            </w:pPr>
            <w:r>
              <w:t>Never commit REGISTER_TOKEN or TOKEN_AUTH to version control. Always store them as environment variables or in Kubernetes Secrets.</w:t>
            </w:r>
          </w:p>
        </w:tc>
      </w:tr>
    </w:tbl>
    <w:p w:rsidR="00411BF6" w:rsidRDefault="00B54063">
      <w:pPr>
        <w:pStyle w:val="Heading2"/>
      </w:pPr>
      <w:bookmarkStart w:id="92" w:name="h_16_9_registering_api_ids_for_wso2_cred"/>
      <w:r>
        <w:t>16.9  Registering API IDs for wso2-cred-generator-apis</w:t>
      </w:r>
      <w:bookmarkEnd w:id="92"/>
    </w:p>
    <w:p w:rsidR="00411BF6" w:rsidRDefault="00B54063">
      <w:pPr>
        <w:spacing w:after="120" w:line="276" w:lineRule="auto"/>
      </w:pPr>
      <w:r>
        <w:t>The wso2-cred-generator-apis service automatically subscribes onboarded businesses to APIs published on WSO2 API Manager. To know which APIs to subscribe to, the service reads API IDs stored in MongoDB under the wso2_available_apis collection. Each document represents one API that businesses will be auto-subscribed to.</w:t>
      </w:r>
    </w:p>
    <w:p w:rsidR="00411BF6" w:rsidRDefault="00B54063">
      <w:pPr>
        <w:pStyle w:val="Heading3"/>
      </w:pPr>
      <w:r>
        <w:t>16.9.1  MongoDB Collection: wso2_available_apis</w:t>
      </w:r>
    </w:p>
    <w:p w:rsidR="00411BF6" w:rsidRDefault="00B54063">
      <w:pPr>
        <w:spacing w:after="120" w:line="276" w:lineRule="auto"/>
      </w:pPr>
      <w:r>
        <w:t>Each document has the following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1BF6">
        <w:tblPrEx>
          <w:tblCellMar>
            <w:top w:w="0" w:type="dxa"/>
            <w:bottom w:w="0" w:type="dxa"/>
          </w:tblCellMar>
        </w:tblPrEx>
        <w:trPr>
          <w:cantSplit/>
        </w:trPr>
        <w:tc>
          <w:tcPr>
            <w:tcW w:w="9360" w:type="dxa"/>
            <w:tcBorders>
              <w:top w:val="single" w:sz="2" w:space="0" w:color="DCE3EC"/>
              <w:left w:val="single" w:sz="18" w:space="0" w:color="5B8FCB"/>
              <w:bottom w:val="single" w:sz="2" w:space="0" w:color="DCE3EC"/>
              <w:right w:val="single" w:sz="2" w:space="0" w:color="DCE3EC"/>
            </w:tcBorders>
            <w:shd w:val="clear" w:color="auto" w:fill="F6F8FB"/>
            <w:tcMar>
              <w:top w:w="120" w:type="dxa"/>
              <w:left w:w="180" w:type="dxa"/>
              <w:bottom w:w="120" w:type="dxa"/>
              <w:right w:w="160" w:type="dxa"/>
            </w:tcMar>
          </w:tcPr>
          <w:p w:rsidR="00411BF6" w:rsidRDefault="00B54063">
            <w:pPr>
              <w:spacing w:line="252" w:lineRule="auto"/>
            </w:pPr>
            <w:r>
              <w:rPr>
                <w:rFonts w:ascii="Consolas" w:eastAsia="Consolas" w:hAnsi="Consolas" w:cs="Consolas"/>
                <w:color w:val="1B2733"/>
                <w:sz w:val="18"/>
                <w:szCs w:val="18"/>
              </w:rPr>
              <w:t>{</w:t>
            </w:r>
          </w:p>
          <w:p w:rsidR="00411BF6" w:rsidRDefault="00B54063">
            <w:pPr>
              <w:spacing w:line="252" w:lineRule="auto"/>
            </w:pPr>
            <w:r>
              <w:rPr>
                <w:rFonts w:ascii="Consolas" w:eastAsia="Consolas" w:hAnsi="Consolas" w:cs="Consolas"/>
                <w:color w:val="1B2733"/>
                <w:sz w:val="18"/>
                <w:szCs w:val="18"/>
              </w:rPr>
              <w:t xml:space="preserve">    "_id"   : ObjectId("68f0fb532a3e4ffd889fbfe5"),</w:t>
            </w:r>
          </w:p>
          <w:p w:rsidR="00411BF6" w:rsidRDefault="00B54063">
            <w:pPr>
              <w:spacing w:line="252" w:lineRule="auto"/>
            </w:pPr>
            <w:r>
              <w:rPr>
                <w:rFonts w:ascii="Consolas" w:eastAsia="Consolas" w:hAnsi="Consolas" w:cs="Consolas"/>
                <w:color w:val="1B2733"/>
                <w:sz w:val="18"/>
                <w:szCs w:val="18"/>
              </w:rPr>
              <w:t xml:space="preserve">    "apiId" : "47a90f78-db56-4de2-b1e4-39d90e950aa9"</w:t>
            </w:r>
          </w:p>
          <w:p w:rsidR="00411BF6" w:rsidRDefault="00B54063">
            <w:pPr>
              <w:spacing w:line="252" w:lineRule="auto"/>
            </w:pPr>
            <w:r>
              <w:rPr>
                <w:rFonts w:ascii="Consolas" w:eastAsia="Consolas" w:hAnsi="Consolas" w:cs="Consolas"/>
                <w:color w:val="1B2733"/>
                <w:sz w:val="18"/>
                <w:szCs w:val="18"/>
              </w:rPr>
              <w:t>}</w:t>
            </w:r>
          </w:p>
        </w:tc>
      </w:tr>
    </w:tbl>
    <w:p w:rsidR="00411BF6" w:rsidRDefault="00B54063">
      <w:pPr>
        <w:spacing w:after="120" w:line="276" w:lineRule="auto"/>
      </w:pPr>
      <w:r>
        <w:t>The apiId field must contain the API ID copied from the WSO2 Publisher Portal (see Section 16.7).</w:t>
      </w:r>
    </w:p>
    <w:p w:rsidR="00411BF6" w:rsidRDefault="00B54063">
      <w:pPr>
        <w:pStyle w:val="Heading3"/>
      </w:pPr>
      <w:r>
        <w:lastRenderedPageBreak/>
        <w:t>16.9.2  How to Add an API ID to the Database</w:t>
      </w:r>
    </w:p>
    <w:p w:rsidR="00411BF6" w:rsidRDefault="00B54063">
      <w:pPr>
        <w:spacing w:after="120" w:line="276" w:lineRule="auto"/>
      </w:pPr>
      <w:r>
        <w:t>Once you have the API ID from the Publisher Portal, insert it into the wso2_available_apis collection using the mongo shell: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1BF6">
        <w:tblPrEx>
          <w:tblCellMar>
            <w:top w:w="0" w:type="dxa"/>
            <w:bottom w:w="0" w:type="dxa"/>
          </w:tblCellMar>
        </w:tblPrEx>
        <w:trPr>
          <w:cantSplit/>
        </w:trPr>
        <w:tc>
          <w:tcPr>
            <w:tcW w:w="9360" w:type="dxa"/>
            <w:tcBorders>
              <w:top w:val="single" w:sz="2" w:space="0" w:color="DCE3EC"/>
              <w:left w:val="single" w:sz="18" w:space="0" w:color="5B8FCB"/>
              <w:bottom w:val="single" w:sz="2" w:space="0" w:color="DCE3EC"/>
              <w:right w:val="single" w:sz="2" w:space="0" w:color="DCE3EC"/>
            </w:tcBorders>
            <w:shd w:val="clear" w:color="auto" w:fill="F6F8FB"/>
            <w:tcMar>
              <w:top w:w="120" w:type="dxa"/>
              <w:left w:w="180" w:type="dxa"/>
              <w:bottom w:w="120" w:type="dxa"/>
              <w:right w:w="160" w:type="dxa"/>
            </w:tcMar>
          </w:tcPr>
          <w:p w:rsidR="00411BF6" w:rsidRDefault="00B54063">
            <w:pPr>
              <w:spacing w:line="252" w:lineRule="auto"/>
            </w:pPr>
            <w:r>
              <w:rPr>
                <w:rFonts w:ascii="Consolas" w:eastAsia="Consolas" w:hAnsi="Consolas" w:cs="Consolas"/>
                <w:color w:val="1B2733"/>
                <w:sz w:val="18"/>
                <w:szCs w:val="18"/>
              </w:rPr>
              <w:t>use &lt;your-database-name&gt;</w:t>
            </w:r>
          </w:p>
          <w:p w:rsidR="00411BF6" w:rsidRDefault="00B54063">
            <w:pPr>
              <w:spacing w:line="252" w:lineRule="auto"/>
            </w:pPr>
            <w:r>
              <w:rPr>
                <w:rFonts w:ascii="Consolas" w:eastAsia="Consolas" w:hAnsi="Consolas" w:cs="Consolas"/>
                <w:color w:val="1B2733"/>
                <w:sz w:val="18"/>
                <w:szCs w:val="18"/>
              </w:rPr>
              <w:t>db.wso2_available_apis.insertOne({ "apiId": "&lt;your-api-id&gt;" })</w:t>
            </w:r>
          </w:p>
          <w:p w:rsidR="00411BF6" w:rsidRDefault="00B54063">
            <w:pPr>
              <w:spacing w:line="252" w:lineRule="auto"/>
            </w:pPr>
            <w:r>
              <w:rPr>
                <w:rFonts w:ascii="Consolas" w:eastAsia="Consolas" w:hAnsi="Consolas" w:cs="Consolas"/>
                <w:color w:val="1B2733"/>
                <w:sz w:val="18"/>
                <w:szCs w:val="18"/>
              </w:rPr>
              <w:t xml:space="preserve"> </w:t>
            </w:r>
          </w:p>
          <w:p w:rsidR="00411BF6" w:rsidRDefault="00B54063">
            <w:pPr>
              <w:spacing w:line="252" w:lineRule="auto"/>
            </w:pPr>
            <w:r>
              <w:rPr>
                <w:rFonts w:ascii="Consolas" w:eastAsia="Consolas" w:hAnsi="Consolas" w:cs="Consolas"/>
                <w:color w:val="1B2733"/>
                <w:sz w:val="18"/>
                <w:szCs w:val="18"/>
              </w:rPr>
              <w:t># Example:</w:t>
            </w:r>
          </w:p>
          <w:p w:rsidR="00411BF6" w:rsidRDefault="00B54063">
            <w:pPr>
              <w:spacing w:line="252" w:lineRule="auto"/>
            </w:pPr>
            <w:r>
              <w:rPr>
                <w:rFonts w:ascii="Consolas" w:eastAsia="Consolas" w:hAnsi="Consolas" w:cs="Consolas"/>
                <w:color w:val="1B2733"/>
                <w:sz w:val="18"/>
                <w:szCs w:val="18"/>
              </w:rPr>
              <w:t>db.wso2_available_apis.insertOne({ "apiId": "47a90f78-db56-4de2-b1e4-39d90e950aa9" })</w:t>
            </w:r>
          </w:p>
        </w:tc>
      </w:tr>
    </w:tbl>
    <w:p w:rsidR="00411BF6" w:rsidRDefault="00B54063">
      <w:pPr>
        <w:pStyle w:val="Heading3"/>
      </w:pPr>
      <w:r>
        <w:t>16.9.3  How It All Connects</w:t>
      </w:r>
    </w:p>
    <w:p w:rsidR="00411BF6" w:rsidRDefault="00B54063">
      <w:pPr>
        <w:spacing w:after="120" w:line="276" w:lineRule="auto"/>
      </w:pPr>
      <w:r>
        <w:t>The full flow from API publishing to business credential generation is:</w:t>
      </w:r>
    </w:p>
    <w:p w:rsidR="00411BF6" w:rsidRDefault="00B54063">
      <w:pPr>
        <w:pStyle w:val="ListParagraph"/>
        <w:numPr>
          <w:ilvl w:val="0"/>
          <w:numId w:val="3"/>
        </w:numPr>
        <w:spacing w:after="60" w:line="276" w:lineRule="auto"/>
      </w:pPr>
      <w:r>
        <w:t>Publish the API on the WSO2 Publisher Portal.</w:t>
      </w:r>
    </w:p>
    <w:p w:rsidR="00411BF6" w:rsidRDefault="00B54063">
      <w:pPr>
        <w:pStyle w:val="ListParagraph"/>
        <w:numPr>
          <w:ilvl w:val="0"/>
          <w:numId w:val="3"/>
        </w:numPr>
        <w:spacing w:after="60" w:line="276" w:lineRule="auto"/>
      </w:pPr>
      <w:r>
        <w:t>Copy the API ID from the Publisher Portal URL (see Section 16.7).</w:t>
      </w:r>
    </w:p>
    <w:p w:rsidR="00411BF6" w:rsidRDefault="00B54063">
      <w:pPr>
        <w:pStyle w:val="ListParagraph"/>
        <w:numPr>
          <w:ilvl w:val="0"/>
          <w:numId w:val="3"/>
        </w:numPr>
        <w:spacing w:after="60" w:line="276" w:lineRule="auto"/>
      </w:pPr>
      <w:r>
        <w:t>Insert the API ID into the wso2_available_apis MongoDB collection (see Section 16.9.2).</w:t>
      </w:r>
    </w:p>
    <w:p w:rsidR="00411BF6" w:rsidRDefault="00B54063">
      <w:pPr>
        <w:pStyle w:val="ListParagraph"/>
        <w:numPr>
          <w:ilvl w:val="0"/>
          <w:numId w:val="3"/>
        </w:numPr>
        <w:spacing w:after="60" w:line="276" w:lineRule="auto"/>
      </w:pPr>
      <w:r>
        <w:t>When a new business is onboarded via the Partner Portal, wso2-cred-generator-apis reads all API IDs from wso2_available_apis.</w:t>
      </w:r>
    </w:p>
    <w:p w:rsidR="00411BF6" w:rsidRDefault="00B54063">
      <w:pPr>
        <w:pStyle w:val="ListParagraph"/>
        <w:numPr>
          <w:ilvl w:val="0"/>
          <w:numId w:val="3"/>
        </w:numPr>
        <w:spacing w:after="60" w:line="276" w:lineRule="auto"/>
      </w:pPr>
      <w:r>
        <w:t>The service uses REGISTER_TOKEN and TOKEN_AUTH (see Section 16.8) to authenticate with WSO2 and subscribe the business application to each API.</w:t>
      </w:r>
    </w:p>
    <w:p w:rsidR="00411BF6" w:rsidRDefault="00B54063">
      <w:pPr>
        <w:pStyle w:val="ListParagraph"/>
        <w:numPr>
          <w:ilvl w:val="0"/>
          <w:numId w:val="3"/>
        </w:numPr>
        <w:spacing w:after="60" w:line="276" w:lineRule="auto"/>
      </w:pPr>
      <w:r>
        <w:t>WSO2 returns OAuth2 credentials (clientId and clientSecret) for the subscribed business, which are stored and used for secure API access.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1BF6">
        <w:tblPrEx>
          <w:tblCellMar>
            <w:top w:w="0" w:type="dxa"/>
            <w:bottom w:w="0" w:type="dxa"/>
          </w:tblCellMar>
        </w:tblPrEx>
        <w:trPr>
          <w:cantSplit/>
        </w:trPr>
        <w:tc>
          <w:tcPr>
            <w:tcW w:w="9360" w:type="dxa"/>
            <w:tcBorders>
              <w:top w:val="single" w:sz="2" w:space="0" w:color="EAF1FA"/>
              <w:left w:val="single" w:sz="28" w:space="0" w:color="2D6CB5"/>
              <w:bottom w:val="single" w:sz="2" w:space="0" w:color="EAF1FA"/>
              <w:right w:val="single" w:sz="2" w:space="0" w:color="EAF1FA"/>
            </w:tcBorders>
            <w:shd w:val="clear" w:color="auto" w:fill="EAF1FA"/>
            <w:tcMar>
              <w:top w:w="120" w:type="dxa"/>
              <w:left w:w="180" w:type="dxa"/>
              <w:bottom w:w="120" w:type="dxa"/>
              <w:right w:w="160" w:type="dxa"/>
            </w:tcMar>
          </w:tcPr>
          <w:p w:rsidR="00411BF6" w:rsidRDefault="00B54063">
            <w:pPr>
              <w:spacing w:line="264" w:lineRule="auto"/>
            </w:pPr>
            <w:r>
              <w:rPr>
                <w:b/>
                <w:bCs/>
                <w:color w:val="2D6CB5"/>
              </w:rPr>
              <w:t>Note</w:t>
            </w:r>
          </w:p>
          <w:p w:rsidR="00411BF6" w:rsidRDefault="00B54063">
            <w:pPr>
              <w:spacing w:line="264" w:lineRule="auto"/>
            </w:pPr>
            <w:r>
              <w:t>If an API ID is missing from wso2_available_apis, the wso2-cred-generator will not subscribe businesses to that API. Always ensure newly published APIs are added to the collection.</w:t>
            </w:r>
          </w:p>
        </w:tc>
      </w:tr>
    </w:tbl>
    <w:p w:rsidR="00411BF6" w:rsidRDefault="00B54063">
      <w:pPr>
        <w:pStyle w:val="Heading1"/>
      </w:pPr>
      <w:bookmarkStart w:id="93" w:name="h_17_wso2_api_onboarding_api_manager_4_6"/>
      <w:r>
        <w:t>17.  WSO2 API Onboarding (API Manager 4.6.0)</w:t>
      </w:r>
      <w:bookmarkEnd w:id="93"/>
    </w:p>
    <w:p w:rsidR="00411BF6" w:rsidRDefault="00B54063">
      <w:pPr>
        <w:spacing w:after="120" w:line="276" w:lineRule="auto"/>
      </w:pPr>
      <w:r>
        <w:t>This section provides step-by-step instructions for onboarding APIs in WSO2 API Manager. It covers two primary methods: importing an API from a Swagger (OpenAPI) specification file, and manually creating and configuring an API from scratch. Both methods result in a fully configured, publishable API available in the WSO2 Developer Portal.</w:t>
      </w:r>
    </w:p>
    <w:tbl>
      <w:tblPr>
        <w:tblW w:w="9360" w:type="dxa"/>
        <w:tblInd w:w="-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
        <w:gridCol w:w="2559"/>
        <w:gridCol w:w="6737"/>
        <w:gridCol w:w="32"/>
      </w:tblGrid>
      <w:tr w:rsidR="00411BF6">
        <w:tblPrEx>
          <w:tblCellMar>
            <w:top w:w="0" w:type="dxa"/>
            <w:bottom w:w="0" w:type="dxa"/>
          </w:tblCellMar>
        </w:tblPrEx>
        <w:trPr>
          <w:gridBefore w:val="1"/>
          <w:wBefore w:w="32" w:type="dxa"/>
          <w:cantSplit/>
        </w:trPr>
        <w:tc>
          <w:tcPr>
            <w:tcW w:w="9360" w:type="dxa"/>
            <w:gridSpan w:val="3"/>
            <w:tcBorders>
              <w:top w:val="single" w:sz="2" w:space="0" w:color="EAF1FA"/>
              <w:left w:val="single" w:sz="28" w:space="0" w:color="2D6CB5"/>
              <w:bottom w:val="single" w:sz="2" w:space="0" w:color="EAF1FA"/>
              <w:right w:val="single" w:sz="2" w:space="0" w:color="EAF1FA"/>
            </w:tcBorders>
            <w:shd w:val="clear" w:color="auto" w:fill="EAF1FA"/>
            <w:tcMar>
              <w:top w:w="120" w:type="dxa"/>
              <w:left w:w="180" w:type="dxa"/>
              <w:bottom w:w="120" w:type="dxa"/>
              <w:right w:w="160" w:type="dxa"/>
            </w:tcMar>
          </w:tcPr>
          <w:p w:rsidR="00411BF6" w:rsidRDefault="00B54063">
            <w:pPr>
              <w:spacing w:line="264" w:lineRule="auto"/>
            </w:pPr>
            <w:r>
              <w:rPr>
                <w:b/>
                <w:bCs/>
                <w:color w:val="2D6CB5"/>
              </w:rPr>
              <w:t>Environment values</w:t>
            </w:r>
          </w:p>
          <w:p w:rsidR="00411BF6" w:rsidRDefault="00B54063">
            <w:pPr>
              <w:spacing w:line="264" w:lineRule="auto"/>
            </w:pPr>
            <w:r>
              <w:t>Throughout this section, replace [HOST], [YOUR_TENANT], [YOUR_USERNAME], and [YOUR_PASSWORD] with values specific to your environment.</w:t>
            </w:r>
          </w:p>
        </w:tc>
      </w:tr>
      <w:tr w:rsidR="00411BF6">
        <w:tblPrEx>
          <w:tblCellMar>
            <w:top w:w="0" w:type="dxa"/>
            <w:bottom w:w="0" w:type="dxa"/>
          </w:tblCellMar>
        </w:tblPrEx>
        <w:trPr>
          <w:gridAfter w:val="1"/>
          <w:wAfter w:w="32" w:type="dxa"/>
          <w:cantSplit/>
          <w:tblHeader/>
        </w:trPr>
        <w:tc>
          <w:tcPr>
            <w:tcW w:w="2600" w:type="dxa"/>
            <w:gridSpan w:val="2"/>
            <w:tcBorders>
              <w:top w:val="single" w:sz="2" w:space="0" w:color="14315C"/>
              <w:left w:val="single" w:sz="2" w:space="0" w:color="14315C"/>
              <w:bottom w:val="single" w:sz="8" w:space="0" w:color="2D6CB5"/>
              <w:right w:val="single" w:sz="2" w:space="0" w:color="14315C"/>
            </w:tcBorders>
            <w:shd w:val="clear" w:color="auto" w:fill="14315C"/>
            <w:tcMar>
              <w:top w:w="90" w:type="dxa"/>
              <w:left w:w="130" w:type="dxa"/>
              <w:bottom w:w="90" w:type="dxa"/>
              <w:right w:w="130" w:type="dxa"/>
            </w:tcMar>
          </w:tcPr>
          <w:p w:rsidR="00411BF6" w:rsidRDefault="00B54063">
            <w:pPr>
              <w:spacing w:line="256" w:lineRule="auto"/>
            </w:pPr>
            <w:r>
              <w:rPr>
                <w:b/>
                <w:bCs/>
                <w:color w:val="FFFFFF"/>
                <w:sz w:val="19"/>
                <w:szCs w:val="19"/>
              </w:rPr>
              <w:t>Field</w:t>
            </w:r>
          </w:p>
        </w:tc>
        <w:tc>
          <w:tcPr>
            <w:tcW w:w="6760" w:type="dxa"/>
            <w:tcBorders>
              <w:top w:val="single" w:sz="2" w:space="0" w:color="14315C"/>
              <w:left w:val="single" w:sz="2" w:space="0" w:color="14315C"/>
              <w:bottom w:val="single" w:sz="8" w:space="0" w:color="2D6CB5"/>
              <w:right w:val="single" w:sz="2" w:space="0" w:color="14315C"/>
            </w:tcBorders>
            <w:shd w:val="clear" w:color="auto" w:fill="14315C"/>
            <w:tcMar>
              <w:top w:w="90" w:type="dxa"/>
              <w:left w:w="130" w:type="dxa"/>
              <w:bottom w:w="90" w:type="dxa"/>
              <w:right w:w="130" w:type="dxa"/>
            </w:tcMar>
          </w:tcPr>
          <w:p w:rsidR="00411BF6" w:rsidRDefault="00B54063">
            <w:pPr>
              <w:spacing w:line="256" w:lineRule="auto"/>
            </w:pPr>
            <w:r>
              <w:rPr>
                <w:b/>
                <w:bCs/>
                <w:color w:val="FFFFFF"/>
                <w:sz w:val="19"/>
                <w:szCs w:val="19"/>
              </w:rPr>
              <w:t>Value</w:t>
            </w:r>
          </w:p>
        </w:tc>
      </w:tr>
      <w:tr w:rsidR="00411BF6">
        <w:tblPrEx>
          <w:tblCellMar>
            <w:top w:w="0" w:type="dxa"/>
            <w:bottom w:w="0" w:type="dxa"/>
          </w:tblCellMar>
        </w:tblPrEx>
        <w:trPr>
          <w:gridAfter w:val="1"/>
          <w:wAfter w:w="32" w:type="dxa"/>
          <w:cantSplit/>
        </w:trPr>
        <w:tc>
          <w:tcPr>
            <w:tcW w:w="2600" w:type="dxa"/>
            <w:gridSpan w:val="2"/>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Publisher URL</w:t>
            </w:r>
          </w:p>
        </w:tc>
        <w:tc>
          <w:tcPr>
            <w:tcW w:w="676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https://[HOST]:9443/publisher</w:t>
            </w:r>
          </w:p>
        </w:tc>
      </w:tr>
      <w:tr w:rsidR="00411BF6">
        <w:tblPrEx>
          <w:tblCellMar>
            <w:top w:w="0" w:type="dxa"/>
            <w:bottom w:w="0" w:type="dxa"/>
          </w:tblCellMar>
        </w:tblPrEx>
        <w:trPr>
          <w:gridAfter w:val="1"/>
          <w:wAfter w:w="32" w:type="dxa"/>
          <w:cantSplit/>
        </w:trPr>
        <w:tc>
          <w:tcPr>
            <w:tcW w:w="2600" w:type="dxa"/>
            <w:gridSpan w:val="2"/>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Tenant</w:t>
            </w:r>
          </w:p>
        </w:tc>
        <w:tc>
          <w:tcPr>
            <w:tcW w:w="676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[YOUR_TENANT]</w:t>
            </w:r>
          </w:p>
        </w:tc>
      </w:tr>
      <w:tr w:rsidR="00411BF6">
        <w:tblPrEx>
          <w:tblCellMar>
            <w:top w:w="0" w:type="dxa"/>
            <w:bottom w:w="0" w:type="dxa"/>
          </w:tblCellMar>
        </w:tblPrEx>
        <w:trPr>
          <w:gridAfter w:val="1"/>
          <w:wAfter w:w="32" w:type="dxa"/>
          <w:cantSplit/>
        </w:trPr>
        <w:tc>
          <w:tcPr>
            <w:tcW w:w="2600" w:type="dxa"/>
            <w:gridSpan w:val="2"/>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Admin User</w:t>
            </w:r>
          </w:p>
        </w:tc>
        <w:tc>
          <w:tcPr>
            <w:tcW w:w="676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[YOUR_USERNAME]@[YOUR_TENANT]</w:t>
            </w:r>
          </w:p>
        </w:tc>
      </w:tr>
      <w:tr w:rsidR="00411BF6">
        <w:tblPrEx>
          <w:tblCellMar>
            <w:top w:w="0" w:type="dxa"/>
            <w:bottom w:w="0" w:type="dxa"/>
          </w:tblCellMar>
        </w:tblPrEx>
        <w:trPr>
          <w:gridAfter w:val="1"/>
          <w:wAfter w:w="32" w:type="dxa"/>
          <w:cantSplit/>
        </w:trPr>
        <w:tc>
          <w:tcPr>
            <w:tcW w:w="2600" w:type="dxa"/>
            <w:gridSpan w:val="2"/>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Version</w:t>
            </w:r>
          </w:p>
        </w:tc>
        <w:tc>
          <w:tcPr>
            <w:tcW w:w="676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WSO2 API Manager 4.6.0</w:t>
            </w:r>
          </w:p>
        </w:tc>
      </w:tr>
    </w:tbl>
    <w:p w:rsidR="00411BF6" w:rsidRDefault="00B54063">
      <w:pPr>
        <w:pStyle w:val="Heading2"/>
      </w:pPr>
      <w:bookmarkStart w:id="94" w:name="h_17_1_prerequisites"/>
      <w:r>
        <w:lastRenderedPageBreak/>
        <w:t>17.1  Prerequisites</w:t>
      </w:r>
      <w:bookmarkEnd w:id="94"/>
    </w:p>
    <w:p w:rsidR="00411BF6" w:rsidRDefault="00B54063">
      <w:pPr>
        <w:pStyle w:val="Heading3"/>
      </w:pPr>
      <w:r>
        <w:t>17.1.1  Access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411BF6">
        <w:tblPrEx>
          <w:tblCellMar>
            <w:top w:w="0" w:type="dxa"/>
            <w:bottom w:w="0" w:type="dxa"/>
          </w:tblCellMar>
        </w:tblPrEx>
        <w:trPr>
          <w:cantSplit/>
          <w:tblHeader/>
        </w:trPr>
        <w:tc>
          <w:tcPr>
            <w:tcW w:w="3000" w:type="dxa"/>
            <w:tcBorders>
              <w:top w:val="single" w:sz="2" w:space="0" w:color="14315C"/>
              <w:left w:val="single" w:sz="2" w:space="0" w:color="14315C"/>
              <w:bottom w:val="single" w:sz="8" w:space="0" w:color="2D6CB5"/>
              <w:right w:val="single" w:sz="2" w:space="0" w:color="14315C"/>
            </w:tcBorders>
            <w:shd w:val="clear" w:color="auto" w:fill="14315C"/>
            <w:tcMar>
              <w:top w:w="90" w:type="dxa"/>
              <w:left w:w="130" w:type="dxa"/>
              <w:bottom w:w="90" w:type="dxa"/>
              <w:right w:w="130" w:type="dxa"/>
            </w:tcMar>
          </w:tcPr>
          <w:p w:rsidR="00411BF6" w:rsidRDefault="00B54063">
            <w:pPr>
              <w:spacing w:line="256" w:lineRule="auto"/>
            </w:pPr>
            <w:r>
              <w:rPr>
                <w:b/>
                <w:bCs/>
                <w:color w:val="FFFFFF"/>
                <w:sz w:val="19"/>
                <w:szCs w:val="19"/>
              </w:rPr>
              <w:t>Requirement</w:t>
            </w:r>
          </w:p>
        </w:tc>
        <w:tc>
          <w:tcPr>
            <w:tcW w:w="6360" w:type="dxa"/>
            <w:tcBorders>
              <w:top w:val="single" w:sz="2" w:space="0" w:color="14315C"/>
              <w:left w:val="single" w:sz="2" w:space="0" w:color="14315C"/>
              <w:bottom w:val="single" w:sz="8" w:space="0" w:color="2D6CB5"/>
              <w:right w:val="single" w:sz="2" w:space="0" w:color="14315C"/>
            </w:tcBorders>
            <w:shd w:val="clear" w:color="auto" w:fill="14315C"/>
            <w:tcMar>
              <w:top w:w="90" w:type="dxa"/>
              <w:left w:w="130" w:type="dxa"/>
              <w:bottom w:w="90" w:type="dxa"/>
              <w:right w:w="130" w:type="dxa"/>
            </w:tcMar>
          </w:tcPr>
          <w:p w:rsidR="00411BF6" w:rsidRDefault="00B54063">
            <w:pPr>
              <w:spacing w:line="256" w:lineRule="auto"/>
            </w:pPr>
            <w:r>
              <w:rPr>
                <w:b/>
                <w:bCs/>
                <w:color w:val="FFFFFF"/>
                <w:sz w:val="19"/>
                <w:szCs w:val="19"/>
              </w:rPr>
              <w:t>Details</w:t>
            </w:r>
          </w:p>
        </w:tc>
      </w:tr>
      <w:tr w:rsidR="00411BF6">
        <w:tblPrEx>
          <w:tblCellMar>
            <w:top w:w="0" w:type="dxa"/>
            <w:bottom w:w="0" w:type="dxa"/>
          </w:tblCellMar>
        </w:tblPrEx>
        <w:trPr>
          <w:cantSplit/>
        </w:trPr>
        <w:tc>
          <w:tcPr>
            <w:tcW w:w="30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Publisher Portal Access</w:t>
            </w:r>
          </w:p>
        </w:tc>
        <w:tc>
          <w:tcPr>
            <w:tcW w:w="636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https://[HOST]:9443/publisher</w:t>
            </w:r>
          </w:p>
        </w:tc>
      </w:tr>
      <w:tr w:rsidR="00411BF6">
        <w:tblPrEx>
          <w:tblCellMar>
            <w:top w:w="0" w:type="dxa"/>
            <w:bottom w:w="0" w:type="dxa"/>
          </w:tblCellMar>
        </w:tblPrEx>
        <w:trPr>
          <w:cantSplit/>
        </w:trPr>
        <w:tc>
          <w:tcPr>
            <w:tcW w:w="30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Admin Console Access</w:t>
            </w:r>
          </w:p>
        </w:tc>
        <w:tc>
          <w:tcPr>
            <w:tcW w:w="636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https://[HOST]:9443/carbon</w:t>
            </w:r>
          </w:p>
        </w:tc>
      </w:tr>
      <w:tr w:rsidR="00411BF6">
        <w:tblPrEx>
          <w:tblCellMar>
            <w:top w:w="0" w:type="dxa"/>
            <w:bottom w:w="0" w:type="dxa"/>
          </w:tblCellMar>
        </w:tblPrEx>
        <w:trPr>
          <w:cantSplit/>
        </w:trPr>
        <w:tc>
          <w:tcPr>
            <w:tcW w:w="30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Role</w:t>
            </w:r>
          </w:p>
        </w:tc>
        <w:tc>
          <w:tcPr>
            <w:tcW w:w="636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Internal/creator or Internal/publisher role assigned</w:t>
            </w:r>
          </w:p>
        </w:tc>
      </w:tr>
      <w:tr w:rsidR="00411BF6">
        <w:tblPrEx>
          <w:tblCellMar>
            <w:top w:w="0" w:type="dxa"/>
            <w:bottom w:w="0" w:type="dxa"/>
          </w:tblCellMar>
        </w:tblPrEx>
        <w:trPr>
          <w:cantSplit/>
        </w:trPr>
        <w:tc>
          <w:tcPr>
            <w:tcW w:w="30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Tenant</w:t>
            </w:r>
          </w:p>
        </w:tc>
        <w:tc>
          <w:tcPr>
            <w:tcW w:w="636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[YOUR_TENANT] (e.g. acme.com)</w:t>
            </w:r>
          </w:p>
        </w:tc>
      </w:tr>
      <w:tr w:rsidR="00411BF6">
        <w:tblPrEx>
          <w:tblCellMar>
            <w:top w:w="0" w:type="dxa"/>
            <w:bottom w:w="0" w:type="dxa"/>
          </w:tblCellMar>
        </w:tblPrEx>
        <w:trPr>
          <w:cantSplit/>
        </w:trPr>
        <w:tc>
          <w:tcPr>
            <w:tcW w:w="30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Username</w:t>
            </w:r>
          </w:p>
        </w:tc>
        <w:tc>
          <w:tcPr>
            <w:tcW w:w="636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[YOUR_USERNAME]@[YOUR_TENANT]</w:t>
            </w:r>
          </w:p>
        </w:tc>
      </w:tr>
    </w:tbl>
    <w:p w:rsidR="00411BF6" w:rsidRDefault="00B54063">
      <w:pPr>
        <w:pStyle w:val="Heading3"/>
      </w:pPr>
      <w:r>
        <w:t>17.1.2  For Swagger Import</w:t>
      </w:r>
    </w:p>
    <w:p w:rsidR="00411BF6" w:rsidRDefault="00B54063">
      <w:pPr>
        <w:spacing w:after="120" w:line="276" w:lineRule="auto"/>
      </w:pPr>
      <w:r>
        <w:t>Ensure you have a valid Swagger 2.0 or OpenAPI 3.x specification file in JSON or YAML format. The file should include:</w:t>
      </w:r>
    </w:p>
    <w:p w:rsidR="00411BF6" w:rsidRDefault="00B54063">
      <w:pPr>
        <w:pStyle w:val="ListParagraph"/>
        <w:numPr>
          <w:ilvl w:val="0"/>
          <w:numId w:val="2"/>
        </w:numPr>
        <w:spacing w:after="60" w:line="276" w:lineRule="auto"/>
      </w:pPr>
      <w:r>
        <w:t>info block (title, version, description)</w:t>
      </w:r>
    </w:p>
    <w:p w:rsidR="00411BF6" w:rsidRDefault="00B54063">
      <w:pPr>
        <w:pStyle w:val="ListParagraph"/>
        <w:numPr>
          <w:ilvl w:val="0"/>
          <w:numId w:val="2"/>
        </w:numPr>
        <w:spacing w:after="60" w:line="276" w:lineRule="auto"/>
      </w:pPr>
      <w:r>
        <w:t>host / servers block</w:t>
      </w:r>
    </w:p>
    <w:p w:rsidR="00411BF6" w:rsidRDefault="00B54063">
      <w:pPr>
        <w:pStyle w:val="ListParagraph"/>
        <w:numPr>
          <w:ilvl w:val="0"/>
          <w:numId w:val="2"/>
        </w:numPr>
        <w:spacing w:after="60" w:line="276" w:lineRule="auto"/>
      </w:pPr>
      <w:r>
        <w:t>paths with at least one operation defined</w:t>
      </w:r>
    </w:p>
    <w:p w:rsidR="00411BF6" w:rsidRDefault="00B54063">
      <w:pPr>
        <w:pStyle w:val="ListParagraph"/>
        <w:numPr>
          <w:ilvl w:val="0"/>
          <w:numId w:val="2"/>
        </w:numPr>
        <w:spacing w:after="60" w:line="276" w:lineRule="auto"/>
      </w:pPr>
      <w:r>
        <w:t>Optional: securityDefinitions / components/securitySchemes</w:t>
      </w:r>
    </w:p>
    <w:p w:rsidR="00411BF6" w:rsidRDefault="00B54063">
      <w:pPr>
        <w:pStyle w:val="Heading2"/>
      </w:pPr>
      <w:bookmarkStart w:id="95" w:name="h_17_2_logging_in_to_the_publisher_porta"/>
      <w:r>
        <w:t>17.2  Logging In to the Publisher Portal</w:t>
      </w:r>
      <w:bookmarkEnd w:id="95"/>
    </w:p>
    <w:p w:rsidR="00411BF6" w:rsidRDefault="00B54063">
      <w:pPr>
        <w:pStyle w:val="ListParagraph"/>
        <w:numPr>
          <w:ilvl w:val="0"/>
          <w:numId w:val="3"/>
        </w:numPr>
        <w:spacing w:after="60" w:line="276" w:lineRule="auto"/>
      </w:pPr>
      <w:r>
        <w:t xml:space="preserve">Open a web browser and navigate to: </w:t>
      </w:r>
      <w:r>
        <w:rPr>
          <w:rFonts w:ascii="Consolas" w:eastAsia="Consolas" w:hAnsi="Consolas" w:cs="Consolas"/>
          <w:sz w:val="18"/>
          <w:szCs w:val="18"/>
        </w:rPr>
        <w:t>https://[HOST]:9443/publisher</w:t>
      </w:r>
    </w:p>
    <w:p w:rsidR="00411BF6" w:rsidRDefault="00B54063">
      <w:pPr>
        <w:pStyle w:val="ListParagraph"/>
        <w:numPr>
          <w:ilvl w:val="0"/>
          <w:numId w:val="3"/>
        </w:numPr>
        <w:spacing w:after="60" w:line="276" w:lineRule="auto"/>
      </w:pPr>
      <w:r>
        <w:t>Enter your username in the format: [YOUR_USERNAME]@[YOUR_TENANT]</w:t>
      </w:r>
    </w:p>
    <w:p w:rsidR="00411BF6" w:rsidRDefault="00B54063">
      <w:pPr>
        <w:pStyle w:val="ListParagraph"/>
        <w:numPr>
          <w:ilvl w:val="0"/>
          <w:numId w:val="3"/>
        </w:numPr>
        <w:spacing w:after="60" w:line="276" w:lineRule="auto"/>
      </w:pPr>
      <w:r>
        <w:t>Enter your password.</w:t>
      </w:r>
    </w:p>
    <w:p w:rsidR="00411BF6" w:rsidRDefault="00B54063">
      <w:pPr>
        <w:pStyle w:val="ListParagraph"/>
        <w:numPr>
          <w:ilvl w:val="0"/>
          <w:numId w:val="3"/>
        </w:numPr>
        <w:spacing w:after="60" w:line="276" w:lineRule="auto"/>
      </w:pPr>
      <w:r>
        <w:t>Click Sign In to access the Publisher Portal dashboard.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1BF6">
        <w:tblPrEx>
          <w:tblCellMar>
            <w:top w:w="0" w:type="dxa"/>
            <w:bottom w:w="0" w:type="dxa"/>
          </w:tblCellMar>
        </w:tblPrEx>
        <w:trPr>
          <w:cantSplit/>
        </w:trPr>
        <w:tc>
          <w:tcPr>
            <w:tcW w:w="9360" w:type="dxa"/>
            <w:tcBorders>
              <w:top w:val="single" w:sz="2" w:space="0" w:color="EAF6EF"/>
              <w:left w:val="single" w:sz="28" w:space="0" w:color="2E9E54"/>
              <w:bottom w:val="single" w:sz="2" w:space="0" w:color="EAF6EF"/>
              <w:right w:val="single" w:sz="2" w:space="0" w:color="EAF6EF"/>
            </w:tcBorders>
            <w:shd w:val="clear" w:color="auto" w:fill="EAF6EF"/>
            <w:tcMar>
              <w:top w:w="120" w:type="dxa"/>
              <w:left w:w="180" w:type="dxa"/>
              <w:bottom w:w="120" w:type="dxa"/>
              <w:right w:w="160" w:type="dxa"/>
            </w:tcMar>
          </w:tcPr>
          <w:p w:rsidR="00411BF6" w:rsidRDefault="00B54063">
            <w:pPr>
              <w:spacing w:line="264" w:lineRule="auto"/>
            </w:pPr>
            <w:r>
              <w:rPr>
                <w:b/>
                <w:bCs/>
                <w:color w:val="2E9E54"/>
              </w:rPr>
              <w:t>Tip</w:t>
            </w:r>
          </w:p>
          <w:p w:rsidR="00411BF6" w:rsidRDefault="00B54063">
            <w:pPr>
              <w:spacing w:line="264" w:lineRule="auto"/>
            </w:pPr>
            <w:r>
              <w:t>If your environment uses SSO (Single Sign-On), you will be redirected to your identity provider's login page instead.</w:t>
            </w:r>
          </w:p>
        </w:tc>
      </w:tr>
    </w:tbl>
    <w:p w:rsidR="00411BF6" w:rsidRDefault="00B54063">
      <w:pPr>
        <w:spacing w:after="120" w:line="276" w:lineRule="auto"/>
      </w:pPr>
      <w:r>
        <w:t>Upon successful login, you will see the API listing page. From here you can manage all APIs in your tenant.</w:t>
      </w:r>
    </w:p>
    <w:p w:rsidR="00411BF6" w:rsidRDefault="00B54063">
      <w:pPr>
        <w:pStyle w:val="Heading2"/>
      </w:pPr>
      <w:bookmarkStart w:id="96" w:name="h_17_3_method_1_creating_an_api_from_a_s"/>
      <w:r>
        <w:t>17.3  Method 1 — Creating an API from a Swagger/OpenAPI File</w:t>
      </w:r>
      <w:bookmarkEnd w:id="96"/>
    </w:p>
    <w:p w:rsidR="00411BF6" w:rsidRDefault="00B54063">
      <w:pPr>
        <w:spacing w:after="120" w:line="276" w:lineRule="auto"/>
      </w:pPr>
      <w:r>
        <w:t>This method rapidly onboards an API by importing an existing OpenAPI specification. WSO2 APIM 4.6.0 supports Swagger 2.0 and OpenAPI 3.0.x specifications in both JSON and YAML formats.</w:t>
      </w:r>
    </w:p>
    <w:p w:rsidR="00411BF6" w:rsidRDefault="00B54063">
      <w:pPr>
        <w:pStyle w:val="Heading3"/>
      </w:pPr>
      <w:r>
        <w:t>17.3.1  Prepare Your Swagger/OpenAPI File</w:t>
      </w:r>
    </w:p>
    <w:p w:rsidR="00411BF6" w:rsidRDefault="00B54063">
      <w:pPr>
        <w:spacing w:after="120" w:line="276" w:lineRule="auto"/>
      </w:pPr>
      <w:r>
        <w:t>Before importing, confirm your specification is valid. A minimal Swagger 2.0 example: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1BF6">
        <w:tblPrEx>
          <w:tblCellMar>
            <w:top w:w="0" w:type="dxa"/>
            <w:bottom w:w="0" w:type="dxa"/>
          </w:tblCellMar>
        </w:tblPrEx>
        <w:trPr>
          <w:cantSplit/>
        </w:trPr>
        <w:tc>
          <w:tcPr>
            <w:tcW w:w="9360" w:type="dxa"/>
            <w:tcBorders>
              <w:top w:val="single" w:sz="2" w:space="0" w:color="DCE3EC"/>
              <w:left w:val="single" w:sz="18" w:space="0" w:color="5B8FCB"/>
              <w:bottom w:val="single" w:sz="2" w:space="0" w:color="DCE3EC"/>
              <w:right w:val="single" w:sz="2" w:space="0" w:color="DCE3EC"/>
            </w:tcBorders>
            <w:shd w:val="clear" w:color="auto" w:fill="F6F8FB"/>
            <w:tcMar>
              <w:top w:w="120" w:type="dxa"/>
              <w:left w:w="180" w:type="dxa"/>
              <w:bottom w:w="120" w:type="dxa"/>
              <w:right w:w="160" w:type="dxa"/>
            </w:tcMar>
          </w:tcPr>
          <w:p w:rsidR="00411BF6" w:rsidRDefault="00B54063">
            <w:pPr>
              <w:spacing w:line="252" w:lineRule="auto"/>
            </w:pPr>
            <w:r>
              <w:rPr>
                <w:rFonts w:ascii="Consolas" w:eastAsia="Consolas" w:hAnsi="Consolas" w:cs="Consolas"/>
                <w:color w:val="1B2733"/>
                <w:sz w:val="18"/>
                <w:szCs w:val="18"/>
              </w:rPr>
              <w:lastRenderedPageBreak/>
              <w:t>swagger: "2.0"</w:t>
            </w:r>
          </w:p>
          <w:p w:rsidR="00411BF6" w:rsidRDefault="00B54063">
            <w:pPr>
              <w:spacing w:line="252" w:lineRule="auto"/>
            </w:pPr>
            <w:r>
              <w:rPr>
                <w:rFonts w:ascii="Consolas" w:eastAsia="Consolas" w:hAnsi="Consolas" w:cs="Consolas"/>
                <w:color w:val="1B2733"/>
                <w:sz w:val="18"/>
                <w:szCs w:val="18"/>
              </w:rPr>
              <w:t>info:</w:t>
            </w:r>
          </w:p>
          <w:p w:rsidR="00411BF6" w:rsidRDefault="00B54063">
            <w:pPr>
              <w:spacing w:line="252" w:lineRule="auto"/>
            </w:pPr>
            <w:r>
              <w:rPr>
                <w:rFonts w:ascii="Consolas" w:eastAsia="Consolas" w:hAnsi="Consolas" w:cs="Consolas"/>
                <w:color w:val="1B2733"/>
                <w:sz w:val="18"/>
                <w:szCs w:val="18"/>
              </w:rPr>
              <w:t xml:space="preserve">  title: "Sample API"</w:t>
            </w:r>
          </w:p>
          <w:p w:rsidR="00411BF6" w:rsidRDefault="00B54063">
            <w:pPr>
              <w:spacing w:line="252" w:lineRule="auto"/>
            </w:pPr>
            <w:r>
              <w:rPr>
                <w:rFonts w:ascii="Consolas" w:eastAsia="Consolas" w:hAnsi="Consolas" w:cs="Consolas"/>
                <w:color w:val="1B2733"/>
                <w:sz w:val="18"/>
                <w:szCs w:val="18"/>
              </w:rPr>
              <w:t xml:space="preserve">  description: "A simple example API"</w:t>
            </w:r>
          </w:p>
          <w:p w:rsidR="00411BF6" w:rsidRDefault="00B54063">
            <w:pPr>
              <w:spacing w:line="252" w:lineRule="auto"/>
            </w:pPr>
            <w:r>
              <w:rPr>
                <w:rFonts w:ascii="Consolas" w:eastAsia="Consolas" w:hAnsi="Consolas" w:cs="Consolas"/>
                <w:color w:val="1B2733"/>
                <w:sz w:val="18"/>
                <w:szCs w:val="18"/>
              </w:rPr>
              <w:t xml:space="preserve">  version: "1.0.0"</w:t>
            </w:r>
          </w:p>
          <w:p w:rsidR="00411BF6" w:rsidRDefault="00B54063">
            <w:pPr>
              <w:spacing w:line="252" w:lineRule="auto"/>
            </w:pPr>
            <w:r>
              <w:rPr>
                <w:rFonts w:ascii="Consolas" w:eastAsia="Consolas" w:hAnsi="Consolas" w:cs="Consolas"/>
                <w:color w:val="1B2733"/>
                <w:sz w:val="18"/>
                <w:szCs w:val="18"/>
              </w:rPr>
              <w:t>host: "api.example.com"</w:t>
            </w:r>
          </w:p>
          <w:p w:rsidR="00411BF6" w:rsidRDefault="00B54063">
            <w:pPr>
              <w:spacing w:line="252" w:lineRule="auto"/>
            </w:pPr>
            <w:r>
              <w:rPr>
                <w:rFonts w:ascii="Consolas" w:eastAsia="Consolas" w:hAnsi="Consolas" w:cs="Consolas"/>
                <w:color w:val="1B2733"/>
                <w:sz w:val="18"/>
                <w:szCs w:val="18"/>
              </w:rPr>
              <w:t>basePath: "/v1"</w:t>
            </w:r>
          </w:p>
          <w:p w:rsidR="00411BF6" w:rsidRDefault="00B54063">
            <w:pPr>
              <w:spacing w:line="252" w:lineRule="auto"/>
            </w:pPr>
            <w:r>
              <w:rPr>
                <w:rFonts w:ascii="Consolas" w:eastAsia="Consolas" w:hAnsi="Consolas" w:cs="Consolas"/>
                <w:color w:val="1B2733"/>
                <w:sz w:val="18"/>
                <w:szCs w:val="18"/>
              </w:rPr>
              <w:t>schemes:</w:t>
            </w:r>
          </w:p>
          <w:p w:rsidR="00411BF6" w:rsidRDefault="00B54063">
            <w:pPr>
              <w:spacing w:line="252" w:lineRule="auto"/>
            </w:pPr>
            <w:r>
              <w:rPr>
                <w:rFonts w:ascii="Consolas" w:eastAsia="Consolas" w:hAnsi="Consolas" w:cs="Consolas"/>
                <w:color w:val="1B2733"/>
                <w:sz w:val="18"/>
                <w:szCs w:val="18"/>
              </w:rPr>
              <w:t xml:space="preserve">  - https</w:t>
            </w:r>
          </w:p>
          <w:p w:rsidR="00411BF6" w:rsidRDefault="00B54063">
            <w:pPr>
              <w:spacing w:line="252" w:lineRule="auto"/>
            </w:pPr>
            <w:r>
              <w:rPr>
                <w:rFonts w:ascii="Consolas" w:eastAsia="Consolas" w:hAnsi="Consolas" w:cs="Consolas"/>
                <w:color w:val="1B2733"/>
                <w:sz w:val="18"/>
                <w:szCs w:val="18"/>
              </w:rPr>
              <w:t>paths:</w:t>
            </w:r>
          </w:p>
          <w:p w:rsidR="00411BF6" w:rsidRDefault="00B54063">
            <w:pPr>
              <w:spacing w:line="252" w:lineRule="auto"/>
            </w:pPr>
            <w:r>
              <w:rPr>
                <w:rFonts w:ascii="Consolas" w:eastAsia="Consolas" w:hAnsi="Consolas" w:cs="Consolas"/>
                <w:color w:val="1B2733"/>
                <w:sz w:val="18"/>
                <w:szCs w:val="18"/>
              </w:rPr>
              <w:t xml:space="preserve">  /greet:</w:t>
            </w:r>
          </w:p>
          <w:p w:rsidR="00411BF6" w:rsidRDefault="00B54063">
            <w:pPr>
              <w:spacing w:line="252" w:lineRule="auto"/>
            </w:pPr>
            <w:r>
              <w:rPr>
                <w:rFonts w:ascii="Consolas" w:eastAsia="Consolas" w:hAnsi="Consolas" w:cs="Consolas"/>
                <w:color w:val="1B2733"/>
                <w:sz w:val="18"/>
                <w:szCs w:val="18"/>
              </w:rPr>
              <w:t xml:space="preserve">    get:</w:t>
            </w:r>
          </w:p>
          <w:p w:rsidR="00411BF6" w:rsidRDefault="00B54063">
            <w:pPr>
              <w:spacing w:line="252" w:lineRule="auto"/>
            </w:pPr>
            <w:r>
              <w:rPr>
                <w:rFonts w:ascii="Consolas" w:eastAsia="Consolas" w:hAnsi="Consolas" w:cs="Consolas"/>
                <w:color w:val="1B2733"/>
                <w:sz w:val="18"/>
                <w:szCs w:val="18"/>
              </w:rPr>
              <w:t xml:space="preserve">      summary: "Get greeting"</w:t>
            </w:r>
          </w:p>
          <w:p w:rsidR="00411BF6" w:rsidRDefault="00B54063">
            <w:pPr>
              <w:spacing w:line="252" w:lineRule="auto"/>
            </w:pPr>
            <w:r>
              <w:rPr>
                <w:rFonts w:ascii="Consolas" w:eastAsia="Consolas" w:hAnsi="Consolas" w:cs="Consolas"/>
                <w:color w:val="1B2733"/>
                <w:sz w:val="18"/>
                <w:szCs w:val="18"/>
              </w:rPr>
              <w:t xml:space="preserve">      operationId: getGreeting</w:t>
            </w:r>
          </w:p>
          <w:p w:rsidR="00411BF6" w:rsidRDefault="00B54063">
            <w:pPr>
              <w:spacing w:line="252" w:lineRule="auto"/>
            </w:pPr>
            <w:r>
              <w:rPr>
                <w:rFonts w:ascii="Consolas" w:eastAsia="Consolas" w:hAnsi="Consolas" w:cs="Consolas"/>
                <w:color w:val="1B2733"/>
                <w:sz w:val="18"/>
                <w:szCs w:val="18"/>
              </w:rPr>
              <w:t xml:space="preserve">      responses:</w:t>
            </w:r>
          </w:p>
          <w:p w:rsidR="00411BF6" w:rsidRDefault="00B54063">
            <w:pPr>
              <w:spacing w:line="252" w:lineRule="auto"/>
            </w:pPr>
            <w:r>
              <w:rPr>
                <w:rFonts w:ascii="Consolas" w:eastAsia="Consolas" w:hAnsi="Consolas" w:cs="Consolas"/>
                <w:color w:val="1B2733"/>
                <w:sz w:val="18"/>
                <w:szCs w:val="18"/>
              </w:rPr>
              <w:t xml:space="preserve">        200:</w:t>
            </w:r>
          </w:p>
          <w:p w:rsidR="00411BF6" w:rsidRDefault="00B54063">
            <w:pPr>
              <w:spacing w:line="252" w:lineRule="auto"/>
            </w:pPr>
            <w:r>
              <w:rPr>
                <w:rFonts w:ascii="Consolas" w:eastAsia="Consolas" w:hAnsi="Consolas" w:cs="Consolas"/>
                <w:color w:val="1B2733"/>
                <w:sz w:val="18"/>
                <w:szCs w:val="18"/>
              </w:rPr>
              <w:t xml:space="preserve">          description: "Successful response"</w:t>
            </w:r>
          </w:p>
        </w:tc>
      </w:tr>
    </w:tbl>
    <w:p w:rsidR="00411BF6" w:rsidRDefault="00B54063">
      <w:pPr>
        <w:spacing w:after="120" w:line="276" w:lineRule="auto"/>
      </w:pPr>
      <w:r>
        <w:t>A minimal OpenAPI 3.0 example: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
        <w:gridCol w:w="9336"/>
        <w:gridCol w:w="12"/>
      </w:tblGrid>
      <w:tr w:rsidR="00411BF6">
        <w:tblPrEx>
          <w:tblCellMar>
            <w:top w:w="0" w:type="dxa"/>
            <w:bottom w:w="0" w:type="dxa"/>
          </w:tblCellMar>
        </w:tblPrEx>
        <w:trPr>
          <w:gridAfter w:val="1"/>
          <w:wAfter w:w="12" w:type="dxa"/>
          <w:cantSplit/>
        </w:trPr>
        <w:tc>
          <w:tcPr>
            <w:tcW w:w="9360" w:type="dxa"/>
            <w:gridSpan w:val="2"/>
            <w:tcBorders>
              <w:top w:val="single" w:sz="2" w:space="0" w:color="DCE3EC"/>
              <w:left w:val="single" w:sz="18" w:space="0" w:color="5B8FCB"/>
              <w:bottom w:val="single" w:sz="2" w:space="0" w:color="DCE3EC"/>
              <w:right w:val="single" w:sz="2" w:space="0" w:color="DCE3EC"/>
            </w:tcBorders>
            <w:shd w:val="clear" w:color="auto" w:fill="F6F8FB"/>
            <w:tcMar>
              <w:top w:w="120" w:type="dxa"/>
              <w:left w:w="180" w:type="dxa"/>
              <w:bottom w:w="120" w:type="dxa"/>
              <w:right w:w="160" w:type="dxa"/>
            </w:tcMar>
          </w:tcPr>
          <w:p w:rsidR="00411BF6" w:rsidRDefault="00B54063">
            <w:pPr>
              <w:spacing w:line="252" w:lineRule="auto"/>
            </w:pPr>
            <w:r>
              <w:rPr>
                <w:rFonts w:ascii="Consolas" w:eastAsia="Consolas" w:hAnsi="Consolas" w:cs="Consolas"/>
                <w:color w:val="1B2733"/>
                <w:sz w:val="18"/>
                <w:szCs w:val="18"/>
              </w:rPr>
              <w:t>openapi: "3.0.3"</w:t>
            </w:r>
          </w:p>
          <w:p w:rsidR="00411BF6" w:rsidRDefault="00B54063">
            <w:pPr>
              <w:spacing w:line="252" w:lineRule="auto"/>
            </w:pPr>
            <w:r>
              <w:rPr>
                <w:rFonts w:ascii="Consolas" w:eastAsia="Consolas" w:hAnsi="Consolas" w:cs="Consolas"/>
                <w:color w:val="1B2733"/>
                <w:sz w:val="18"/>
                <w:szCs w:val="18"/>
              </w:rPr>
              <w:t>info:</w:t>
            </w:r>
          </w:p>
          <w:p w:rsidR="00411BF6" w:rsidRDefault="00B54063">
            <w:pPr>
              <w:spacing w:line="252" w:lineRule="auto"/>
            </w:pPr>
            <w:r>
              <w:rPr>
                <w:rFonts w:ascii="Consolas" w:eastAsia="Consolas" w:hAnsi="Consolas" w:cs="Consolas"/>
                <w:color w:val="1B2733"/>
                <w:sz w:val="18"/>
                <w:szCs w:val="18"/>
              </w:rPr>
              <w:t xml:space="preserve">  title: "Sample API"</w:t>
            </w:r>
          </w:p>
          <w:p w:rsidR="00411BF6" w:rsidRDefault="00B54063">
            <w:pPr>
              <w:spacing w:line="252" w:lineRule="auto"/>
            </w:pPr>
            <w:r>
              <w:rPr>
                <w:rFonts w:ascii="Consolas" w:eastAsia="Consolas" w:hAnsi="Consolas" w:cs="Consolas"/>
                <w:color w:val="1B2733"/>
                <w:sz w:val="18"/>
                <w:szCs w:val="18"/>
              </w:rPr>
              <w:t xml:space="preserve">  version: "1.0.0"</w:t>
            </w:r>
          </w:p>
          <w:p w:rsidR="00411BF6" w:rsidRDefault="00B54063">
            <w:pPr>
              <w:spacing w:line="252" w:lineRule="auto"/>
            </w:pPr>
            <w:r>
              <w:rPr>
                <w:rFonts w:ascii="Consolas" w:eastAsia="Consolas" w:hAnsi="Consolas" w:cs="Consolas"/>
                <w:color w:val="1B2733"/>
                <w:sz w:val="18"/>
                <w:szCs w:val="18"/>
              </w:rPr>
              <w:t>servers:</w:t>
            </w:r>
          </w:p>
          <w:p w:rsidR="00411BF6" w:rsidRDefault="00B54063">
            <w:pPr>
              <w:spacing w:line="252" w:lineRule="auto"/>
            </w:pPr>
            <w:r>
              <w:rPr>
                <w:rFonts w:ascii="Consolas" w:eastAsia="Consolas" w:hAnsi="Consolas" w:cs="Consolas"/>
                <w:color w:val="1B2733"/>
                <w:sz w:val="18"/>
                <w:szCs w:val="18"/>
              </w:rPr>
              <w:t xml:space="preserve">  - url: https://api.example.com/v1</w:t>
            </w:r>
          </w:p>
          <w:p w:rsidR="00411BF6" w:rsidRDefault="00B54063">
            <w:pPr>
              <w:spacing w:line="252" w:lineRule="auto"/>
            </w:pPr>
            <w:r>
              <w:rPr>
                <w:rFonts w:ascii="Consolas" w:eastAsia="Consolas" w:hAnsi="Consolas" w:cs="Consolas"/>
                <w:color w:val="1B2733"/>
                <w:sz w:val="18"/>
                <w:szCs w:val="18"/>
              </w:rPr>
              <w:t>paths:</w:t>
            </w:r>
          </w:p>
          <w:p w:rsidR="00411BF6" w:rsidRDefault="00B54063">
            <w:pPr>
              <w:spacing w:line="252" w:lineRule="auto"/>
            </w:pPr>
            <w:r>
              <w:rPr>
                <w:rFonts w:ascii="Consolas" w:eastAsia="Consolas" w:hAnsi="Consolas" w:cs="Consolas"/>
                <w:color w:val="1B2733"/>
                <w:sz w:val="18"/>
                <w:szCs w:val="18"/>
              </w:rPr>
              <w:t xml:space="preserve">  /greet:</w:t>
            </w:r>
          </w:p>
          <w:p w:rsidR="00411BF6" w:rsidRDefault="00B54063">
            <w:pPr>
              <w:spacing w:line="252" w:lineRule="auto"/>
            </w:pPr>
            <w:r>
              <w:rPr>
                <w:rFonts w:ascii="Consolas" w:eastAsia="Consolas" w:hAnsi="Consolas" w:cs="Consolas"/>
                <w:color w:val="1B2733"/>
                <w:sz w:val="18"/>
                <w:szCs w:val="18"/>
              </w:rPr>
              <w:t xml:space="preserve">    get:</w:t>
            </w:r>
          </w:p>
          <w:p w:rsidR="00411BF6" w:rsidRDefault="00B54063">
            <w:pPr>
              <w:spacing w:line="252" w:lineRule="auto"/>
            </w:pPr>
            <w:r>
              <w:rPr>
                <w:rFonts w:ascii="Consolas" w:eastAsia="Consolas" w:hAnsi="Consolas" w:cs="Consolas"/>
                <w:color w:val="1B2733"/>
                <w:sz w:val="18"/>
                <w:szCs w:val="18"/>
              </w:rPr>
              <w:t xml:space="preserve">      summary: Get a greeting</w:t>
            </w:r>
          </w:p>
          <w:p w:rsidR="00411BF6" w:rsidRDefault="00B54063">
            <w:pPr>
              <w:spacing w:line="252" w:lineRule="auto"/>
            </w:pPr>
            <w:r>
              <w:rPr>
                <w:rFonts w:ascii="Consolas" w:eastAsia="Consolas" w:hAnsi="Consolas" w:cs="Consolas"/>
                <w:color w:val="1B2733"/>
                <w:sz w:val="18"/>
                <w:szCs w:val="18"/>
              </w:rPr>
              <w:t xml:space="preserve">      responses:</w:t>
            </w:r>
          </w:p>
          <w:p w:rsidR="00411BF6" w:rsidRDefault="00B54063">
            <w:pPr>
              <w:spacing w:line="252" w:lineRule="auto"/>
            </w:pPr>
            <w:r>
              <w:rPr>
                <w:rFonts w:ascii="Consolas" w:eastAsia="Consolas" w:hAnsi="Consolas" w:cs="Consolas"/>
                <w:color w:val="1B2733"/>
                <w:sz w:val="18"/>
                <w:szCs w:val="18"/>
              </w:rPr>
              <w:t xml:space="preserve">        '200':</w:t>
            </w:r>
          </w:p>
          <w:p w:rsidR="00411BF6" w:rsidRDefault="00B54063">
            <w:pPr>
              <w:spacing w:line="252" w:lineRule="auto"/>
            </w:pPr>
            <w:r>
              <w:rPr>
                <w:rFonts w:ascii="Consolas" w:eastAsia="Consolas" w:hAnsi="Consolas" w:cs="Consolas"/>
                <w:color w:val="1B2733"/>
                <w:sz w:val="18"/>
                <w:szCs w:val="18"/>
              </w:rPr>
              <w:t xml:space="preserve">          description: OK</w:t>
            </w:r>
          </w:p>
        </w:tc>
      </w:tr>
      <w:tr w:rsidR="00411BF6">
        <w:tblPrEx>
          <w:tblCellMar>
            <w:top w:w="0" w:type="dxa"/>
            <w:bottom w:w="0" w:type="dxa"/>
          </w:tblCellMar>
        </w:tblPrEx>
        <w:trPr>
          <w:gridBefore w:val="1"/>
          <w:wBefore w:w="12" w:type="dxa"/>
          <w:cantSplit/>
        </w:trPr>
        <w:tc>
          <w:tcPr>
            <w:tcW w:w="9360" w:type="dxa"/>
            <w:gridSpan w:val="2"/>
            <w:tcBorders>
              <w:top w:val="single" w:sz="2" w:space="0" w:color="FFF6E8"/>
              <w:left w:val="single" w:sz="28" w:space="0" w:color="D9870B"/>
              <w:bottom w:val="single" w:sz="2" w:space="0" w:color="FFF6E8"/>
              <w:right w:val="single" w:sz="2" w:space="0" w:color="FFF6E8"/>
            </w:tcBorders>
            <w:shd w:val="clear" w:color="auto" w:fill="FFF6E8"/>
            <w:tcMar>
              <w:top w:w="120" w:type="dxa"/>
              <w:left w:w="180" w:type="dxa"/>
              <w:bottom w:w="120" w:type="dxa"/>
              <w:right w:w="160" w:type="dxa"/>
            </w:tcMar>
          </w:tcPr>
          <w:p w:rsidR="00411BF6" w:rsidRDefault="00B54063">
            <w:pPr>
              <w:spacing w:line="264" w:lineRule="auto"/>
            </w:pPr>
            <w:r>
              <w:rPr>
                <w:b/>
                <w:bCs/>
                <w:color w:val="D9870B"/>
              </w:rPr>
              <w:t>Important</w:t>
            </w:r>
          </w:p>
          <w:p w:rsidR="00411BF6" w:rsidRDefault="00B54063">
            <w:pPr>
              <w:spacing w:line="264" w:lineRule="auto"/>
            </w:pPr>
            <w:r>
              <w:t>Validate your OpenAPI spec using a tool like Swagger Editor (https://editor.swagger.io) before importing to avoid errors in WSO2 APIM.</w:t>
            </w:r>
          </w:p>
        </w:tc>
      </w:tr>
    </w:tbl>
    <w:p w:rsidR="00411BF6" w:rsidRDefault="00B54063">
      <w:pPr>
        <w:pStyle w:val="Heading3"/>
      </w:pPr>
      <w:r>
        <w:t>17.3.2  Import the Swagger File</w:t>
      </w:r>
    </w:p>
    <w:p w:rsidR="00411BF6" w:rsidRDefault="00B54063">
      <w:pPr>
        <w:pStyle w:val="ListParagraph"/>
        <w:numPr>
          <w:ilvl w:val="0"/>
          <w:numId w:val="3"/>
        </w:numPr>
        <w:spacing w:after="60" w:line="276" w:lineRule="auto"/>
      </w:pPr>
      <w:r>
        <w:t>From the Publisher Portal dashboard, click + Create API (top right).</w:t>
      </w:r>
    </w:p>
    <w:p w:rsidR="00411BF6" w:rsidRDefault="00B54063">
      <w:pPr>
        <w:pStyle w:val="ListParagraph"/>
        <w:numPr>
          <w:ilvl w:val="0"/>
          <w:numId w:val="3"/>
        </w:numPr>
        <w:spacing w:after="60" w:line="276" w:lineRule="auto"/>
      </w:pPr>
      <w:r>
        <w:t>Select 'Import Open API' from the options panel.</w:t>
      </w:r>
    </w:p>
    <w:p w:rsidR="00411BF6" w:rsidRDefault="00B54063">
      <w:pPr>
        <w:pStyle w:val="ListParagraph"/>
        <w:numPr>
          <w:ilvl w:val="0"/>
          <w:numId w:val="3"/>
        </w:numPr>
        <w:spacing w:after="60" w:line="276" w:lineRule="auto"/>
      </w:pPr>
      <w:r>
        <w:t>In the 'Import Open API' dialog, choose the 'File' tab.</w:t>
      </w:r>
    </w:p>
    <w:p w:rsidR="00411BF6" w:rsidRDefault="00B54063">
      <w:pPr>
        <w:pStyle w:val="ListParagraph"/>
        <w:numPr>
          <w:ilvl w:val="0"/>
          <w:numId w:val="3"/>
        </w:numPr>
        <w:spacing w:after="60" w:line="276" w:lineRule="auto"/>
      </w:pPr>
      <w:r>
        <w:t>Click 'Browse File to Upload' and select your .yaml or .json OpenAPI specification file.</w:t>
      </w:r>
    </w:p>
    <w:p w:rsidR="00411BF6" w:rsidRDefault="00B54063">
      <w:pPr>
        <w:pStyle w:val="ListParagraph"/>
        <w:numPr>
          <w:ilvl w:val="0"/>
          <w:numId w:val="3"/>
        </w:numPr>
        <w:spacing w:after="60" w:line="276" w:lineRule="auto"/>
      </w:pPr>
      <w:r>
        <w:t>WSO2 will parse the file and auto-populate API Name, Version, and Context. Review these values.</w:t>
      </w:r>
    </w:p>
    <w:p w:rsidR="00411BF6" w:rsidRDefault="00B54063">
      <w:pPr>
        <w:pStyle w:val="ListParagraph"/>
        <w:numPr>
          <w:ilvl w:val="0"/>
          <w:numId w:val="3"/>
        </w:numPr>
        <w:spacing w:after="60" w:line="276" w:lineRule="auto"/>
      </w:pPr>
      <w:r>
        <w:t>Optionally update the API Name, Version, and Context fields if needed.</w:t>
      </w:r>
    </w:p>
    <w:p w:rsidR="00411BF6" w:rsidRDefault="00B54063">
      <w:pPr>
        <w:pStyle w:val="ListParagraph"/>
        <w:numPr>
          <w:ilvl w:val="0"/>
          <w:numId w:val="3"/>
        </w:numPr>
        <w:spacing w:after="60" w:line="276" w:lineRule="auto"/>
      </w:pPr>
      <w:r>
        <w:t>Click 'Create' to proceed to the API configuration screen.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1BF6">
        <w:tblPrEx>
          <w:tblCellMar>
            <w:top w:w="0" w:type="dxa"/>
            <w:bottom w:w="0" w:type="dxa"/>
          </w:tblCellMar>
        </w:tblPrEx>
        <w:trPr>
          <w:cantSplit/>
        </w:trPr>
        <w:tc>
          <w:tcPr>
            <w:tcW w:w="9360" w:type="dxa"/>
            <w:tcBorders>
              <w:top w:val="single" w:sz="2" w:space="0" w:color="EAF1FA"/>
              <w:left w:val="single" w:sz="28" w:space="0" w:color="2D6CB5"/>
              <w:bottom w:val="single" w:sz="2" w:space="0" w:color="EAF1FA"/>
              <w:right w:val="single" w:sz="2" w:space="0" w:color="EAF1FA"/>
            </w:tcBorders>
            <w:shd w:val="clear" w:color="auto" w:fill="EAF1FA"/>
            <w:tcMar>
              <w:top w:w="120" w:type="dxa"/>
              <w:left w:w="180" w:type="dxa"/>
              <w:bottom w:w="120" w:type="dxa"/>
              <w:right w:w="160" w:type="dxa"/>
            </w:tcMar>
          </w:tcPr>
          <w:p w:rsidR="00411BF6" w:rsidRDefault="00B54063">
            <w:pPr>
              <w:spacing w:line="264" w:lineRule="auto"/>
            </w:pPr>
            <w:r>
              <w:rPr>
                <w:b/>
                <w:bCs/>
                <w:color w:val="2D6CB5"/>
              </w:rPr>
              <w:lastRenderedPageBreak/>
              <w:t>Note</w:t>
            </w:r>
          </w:p>
          <w:p w:rsidR="00411BF6" w:rsidRDefault="00B54063">
            <w:pPr>
              <w:spacing w:line="264" w:lineRule="auto"/>
            </w:pPr>
            <w:r>
              <w:t>If you have a publicly accessible URL for your OpenAPI spec, you can use the 'URL' tab instead of uploading a file. Paste the full URL and click Proceed.</w:t>
            </w:r>
          </w:p>
        </w:tc>
      </w:tr>
    </w:tbl>
    <w:p w:rsidR="00411BF6" w:rsidRDefault="00B54063">
      <w:pPr>
        <w:pStyle w:val="Heading3"/>
      </w:pPr>
      <w:r>
        <w:t>17.3.3  Configure API Details (Post-Import)</w:t>
      </w:r>
    </w:p>
    <w:p w:rsidR="00411BF6" w:rsidRDefault="00B54063">
      <w:pPr>
        <w:spacing w:after="120" w:line="276" w:lineRule="auto"/>
      </w:pPr>
      <w:r>
        <w:rPr>
          <w:b/>
          <w:bCs/>
        </w:rPr>
        <w:t>Basic Info Tab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7"/>
        <w:gridCol w:w="4508"/>
        <w:gridCol w:w="3065"/>
      </w:tblGrid>
      <w:tr w:rsidR="00411BF6">
        <w:tblPrEx>
          <w:tblCellMar>
            <w:top w:w="0" w:type="dxa"/>
            <w:bottom w:w="0" w:type="dxa"/>
          </w:tblCellMar>
        </w:tblPrEx>
        <w:trPr>
          <w:cantSplit/>
          <w:tblHeader/>
        </w:trPr>
        <w:tc>
          <w:tcPr>
            <w:tcW w:w="1800" w:type="dxa"/>
            <w:tcBorders>
              <w:top w:val="single" w:sz="2" w:space="0" w:color="14315C"/>
              <w:left w:val="single" w:sz="2" w:space="0" w:color="14315C"/>
              <w:bottom w:val="single" w:sz="8" w:space="0" w:color="2D6CB5"/>
              <w:right w:val="single" w:sz="2" w:space="0" w:color="14315C"/>
            </w:tcBorders>
            <w:shd w:val="clear" w:color="auto" w:fill="14315C"/>
            <w:tcMar>
              <w:top w:w="90" w:type="dxa"/>
              <w:left w:w="130" w:type="dxa"/>
              <w:bottom w:w="90" w:type="dxa"/>
              <w:right w:w="130" w:type="dxa"/>
            </w:tcMar>
          </w:tcPr>
          <w:p w:rsidR="00411BF6" w:rsidRDefault="00B54063">
            <w:pPr>
              <w:spacing w:line="256" w:lineRule="auto"/>
            </w:pPr>
            <w:r>
              <w:rPr>
                <w:b/>
                <w:bCs/>
                <w:color w:val="FFFFFF"/>
                <w:sz w:val="19"/>
                <w:szCs w:val="19"/>
              </w:rPr>
              <w:t>Field</w:t>
            </w:r>
          </w:p>
        </w:tc>
        <w:tc>
          <w:tcPr>
            <w:tcW w:w="4560" w:type="dxa"/>
            <w:tcBorders>
              <w:top w:val="single" w:sz="2" w:space="0" w:color="14315C"/>
              <w:left w:val="single" w:sz="2" w:space="0" w:color="14315C"/>
              <w:bottom w:val="single" w:sz="8" w:space="0" w:color="2D6CB5"/>
              <w:right w:val="single" w:sz="2" w:space="0" w:color="14315C"/>
            </w:tcBorders>
            <w:shd w:val="clear" w:color="auto" w:fill="14315C"/>
            <w:tcMar>
              <w:top w:w="90" w:type="dxa"/>
              <w:left w:w="130" w:type="dxa"/>
              <w:bottom w:w="90" w:type="dxa"/>
              <w:right w:w="130" w:type="dxa"/>
            </w:tcMar>
          </w:tcPr>
          <w:p w:rsidR="00411BF6" w:rsidRDefault="00B54063">
            <w:pPr>
              <w:spacing w:line="256" w:lineRule="auto"/>
            </w:pPr>
            <w:r>
              <w:rPr>
                <w:b/>
                <w:bCs/>
                <w:color w:val="FFFFFF"/>
                <w:sz w:val="19"/>
                <w:szCs w:val="19"/>
              </w:rPr>
              <w:t>Description</w:t>
            </w:r>
          </w:p>
        </w:tc>
        <w:tc>
          <w:tcPr>
            <w:tcW w:w="3000" w:type="dxa"/>
            <w:tcBorders>
              <w:top w:val="single" w:sz="2" w:space="0" w:color="14315C"/>
              <w:left w:val="single" w:sz="2" w:space="0" w:color="14315C"/>
              <w:bottom w:val="single" w:sz="8" w:space="0" w:color="2D6CB5"/>
              <w:right w:val="single" w:sz="2" w:space="0" w:color="14315C"/>
            </w:tcBorders>
            <w:shd w:val="clear" w:color="auto" w:fill="14315C"/>
            <w:tcMar>
              <w:top w:w="90" w:type="dxa"/>
              <w:left w:w="130" w:type="dxa"/>
              <w:bottom w:w="90" w:type="dxa"/>
              <w:right w:w="130" w:type="dxa"/>
            </w:tcMar>
          </w:tcPr>
          <w:p w:rsidR="00411BF6" w:rsidRDefault="00B54063">
            <w:pPr>
              <w:spacing w:line="256" w:lineRule="auto"/>
            </w:pPr>
            <w:r>
              <w:rPr>
                <w:b/>
                <w:bCs/>
                <w:color w:val="FFFFFF"/>
                <w:sz w:val="19"/>
                <w:szCs w:val="19"/>
              </w:rPr>
              <w:t>Example</w:t>
            </w:r>
          </w:p>
        </w:tc>
      </w:tr>
      <w:tr w:rsidR="00411BF6">
        <w:tblPrEx>
          <w:tblCellMar>
            <w:top w:w="0" w:type="dxa"/>
            <w:bottom w:w="0" w:type="dxa"/>
          </w:tblCellMar>
        </w:tblPrEx>
        <w:trPr>
          <w:cantSplit/>
        </w:trPr>
        <w:tc>
          <w:tcPr>
            <w:tcW w:w="18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Name</w:t>
            </w:r>
          </w:p>
        </w:tc>
        <w:tc>
          <w:tcPr>
            <w:tcW w:w="456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API display name (auto-filled from spec)</w:t>
            </w:r>
          </w:p>
        </w:tc>
        <w:tc>
          <w:tcPr>
            <w:tcW w:w="30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PetStore</w:t>
            </w:r>
          </w:p>
        </w:tc>
      </w:tr>
      <w:tr w:rsidR="00411BF6">
        <w:tblPrEx>
          <w:tblCellMar>
            <w:top w:w="0" w:type="dxa"/>
            <w:bottom w:w="0" w:type="dxa"/>
          </w:tblCellMar>
        </w:tblPrEx>
        <w:trPr>
          <w:cantSplit/>
        </w:trPr>
        <w:tc>
          <w:tcPr>
            <w:tcW w:w="18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Version</w:t>
            </w:r>
          </w:p>
        </w:tc>
        <w:tc>
          <w:tcPr>
            <w:tcW w:w="456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API version (auto-filled from spec)</w:t>
            </w:r>
          </w:p>
        </w:tc>
        <w:tc>
          <w:tcPr>
            <w:tcW w:w="30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1.0.0</w:t>
            </w:r>
          </w:p>
        </w:tc>
      </w:tr>
      <w:tr w:rsidR="00411BF6">
        <w:tblPrEx>
          <w:tblCellMar>
            <w:top w:w="0" w:type="dxa"/>
            <w:bottom w:w="0" w:type="dxa"/>
          </w:tblCellMar>
        </w:tblPrEx>
        <w:trPr>
          <w:cantSplit/>
        </w:trPr>
        <w:tc>
          <w:tcPr>
            <w:tcW w:w="18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Context</w:t>
            </w:r>
          </w:p>
        </w:tc>
        <w:tc>
          <w:tcPr>
            <w:tcW w:w="456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URL context path for the API</w:t>
            </w:r>
          </w:p>
        </w:tc>
        <w:tc>
          <w:tcPr>
            <w:tcW w:w="30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/petstore/1.0.0</w:t>
            </w:r>
          </w:p>
        </w:tc>
      </w:tr>
      <w:tr w:rsidR="00411BF6">
        <w:tblPrEx>
          <w:tblCellMar>
            <w:top w:w="0" w:type="dxa"/>
            <w:bottom w:w="0" w:type="dxa"/>
          </w:tblCellMar>
        </w:tblPrEx>
        <w:trPr>
          <w:cantSplit/>
        </w:trPr>
        <w:tc>
          <w:tcPr>
            <w:tcW w:w="18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Endpoint</w:t>
            </w:r>
          </w:p>
        </w:tc>
        <w:tc>
          <w:tcPr>
            <w:tcW w:w="456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Backend service endpoint URL</w:t>
            </w:r>
          </w:p>
        </w:tc>
        <w:tc>
          <w:tcPr>
            <w:tcW w:w="30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https://backend.example.com/v1</w:t>
            </w:r>
          </w:p>
        </w:tc>
      </w:tr>
    </w:tbl>
    <w:p w:rsidR="00411BF6" w:rsidRDefault="00B54063">
      <w:pPr>
        <w:spacing w:after="120" w:line="276" w:lineRule="auto"/>
      </w:pPr>
      <w:r>
        <w:rPr>
          <w:b/>
          <w:bCs/>
        </w:rPr>
        <w:t xml:space="preserve">Runtime Configuration Tab — </w:t>
      </w:r>
      <w:r>
        <w:t>configure transport and CORS settings as needed:</w:t>
      </w:r>
    </w:p>
    <w:p w:rsidR="00411BF6" w:rsidRDefault="00B54063">
      <w:pPr>
        <w:pStyle w:val="ListParagraph"/>
        <w:numPr>
          <w:ilvl w:val="0"/>
          <w:numId w:val="2"/>
        </w:numPr>
        <w:spacing w:after="60" w:line="276" w:lineRule="auto"/>
      </w:pPr>
      <w:r>
        <w:t>Transport: Check HTTP and/or HTTPS based on your requirements</w:t>
      </w:r>
    </w:p>
    <w:p w:rsidR="00411BF6" w:rsidRDefault="00B54063">
      <w:pPr>
        <w:pStyle w:val="ListParagraph"/>
        <w:numPr>
          <w:ilvl w:val="0"/>
          <w:numId w:val="2"/>
        </w:numPr>
        <w:spacing w:after="60" w:line="276" w:lineRule="auto"/>
      </w:pPr>
      <w:r>
        <w:t>Application Security: Select OAuth2 (recommended) or other supported schemes</w:t>
      </w:r>
    </w:p>
    <w:p w:rsidR="00411BF6" w:rsidRDefault="00B54063">
      <w:pPr>
        <w:pStyle w:val="ListParagraph"/>
        <w:numPr>
          <w:ilvl w:val="0"/>
          <w:numId w:val="2"/>
        </w:numPr>
        <w:spacing w:after="60" w:line="276" w:lineRule="auto"/>
      </w:pPr>
      <w:r>
        <w:t>CORS: Enable Cross-Origin Resource Sharing if your API will be called from browser clients</w:t>
      </w:r>
    </w:p>
    <w:p w:rsidR="00411BF6" w:rsidRDefault="00B54063">
      <w:pPr>
        <w:spacing w:after="120" w:line="276" w:lineRule="auto"/>
      </w:pPr>
      <w:r>
        <w:rPr>
          <w:b/>
          <w:bCs/>
        </w:rPr>
        <w:t xml:space="preserve">Resources Tab — </w:t>
      </w:r>
      <w:r>
        <w:t>displays all paths and HTTP methods parsed from your OpenAPI spec. Verify each resource path and HTTP method (GET, POST, PUT, DELETE, PATCH) is correct, and optionally edit the OpenAPI definition inline.</w:t>
      </w:r>
    </w:p>
    <w:p w:rsidR="00411BF6" w:rsidRDefault="00B54063">
      <w:pPr>
        <w:pStyle w:val="Heading3"/>
      </w:pPr>
      <w:r>
        <w:t>17.3.4  Define API Policies (Optional)</w:t>
      </w:r>
    </w:p>
    <w:p w:rsidR="00411BF6" w:rsidRDefault="00B54063">
      <w:pPr>
        <w:spacing w:after="120" w:line="276" w:lineRule="auto"/>
      </w:pPr>
      <w:r>
        <w:t>Navigate to the Policies tab to attach mediation policies, rate limiting, or transformation logic:</w:t>
      </w:r>
    </w:p>
    <w:p w:rsidR="00411BF6" w:rsidRDefault="00B54063">
      <w:pPr>
        <w:pStyle w:val="ListParagraph"/>
        <w:numPr>
          <w:ilvl w:val="0"/>
          <w:numId w:val="2"/>
        </w:numPr>
        <w:spacing w:after="60" w:line="276" w:lineRule="auto"/>
      </w:pPr>
      <w:r>
        <w:t>Request/Response mediation: Add custom mediators</w:t>
      </w:r>
    </w:p>
    <w:p w:rsidR="00411BF6" w:rsidRDefault="00B54063">
      <w:pPr>
        <w:pStyle w:val="ListParagraph"/>
        <w:numPr>
          <w:ilvl w:val="0"/>
          <w:numId w:val="2"/>
        </w:numPr>
        <w:spacing w:after="60" w:line="276" w:lineRule="auto"/>
      </w:pPr>
      <w:r>
        <w:t>Rate Limiting: Choose a throttling tier (e.g., Unlimited, 10PerMin, etc.)</w:t>
      </w:r>
    </w:p>
    <w:p w:rsidR="00411BF6" w:rsidRDefault="00B54063">
      <w:pPr>
        <w:pStyle w:val="ListParagraph"/>
        <w:numPr>
          <w:ilvl w:val="0"/>
          <w:numId w:val="2"/>
        </w:numPr>
        <w:spacing w:after="60" w:line="276" w:lineRule="auto"/>
      </w:pPr>
      <w:r>
        <w:t>API-level policies: Apply across all operations</w:t>
      </w:r>
    </w:p>
    <w:p w:rsidR="00411BF6" w:rsidRDefault="00B54063">
      <w:pPr>
        <w:pStyle w:val="Heading3"/>
      </w:pPr>
      <w:r>
        <w:t>17.3.5  Publish the API</w:t>
      </w:r>
    </w:p>
    <w:p w:rsidR="00411BF6" w:rsidRDefault="00B54063">
      <w:pPr>
        <w:pStyle w:val="ListParagraph"/>
        <w:numPr>
          <w:ilvl w:val="0"/>
          <w:numId w:val="3"/>
        </w:numPr>
        <w:spacing w:after="60" w:line="276" w:lineRule="auto"/>
      </w:pPr>
      <w:r>
        <w:t>After completing all configuration tabs, click 'Save' to save the API in the CREATED state.</w:t>
      </w:r>
    </w:p>
    <w:p w:rsidR="00411BF6" w:rsidRDefault="00B54063">
      <w:pPr>
        <w:pStyle w:val="ListParagraph"/>
        <w:numPr>
          <w:ilvl w:val="0"/>
          <w:numId w:val="3"/>
        </w:numPr>
        <w:spacing w:after="60" w:line="276" w:lineRule="auto"/>
      </w:pPr>
      <w:r>
        <w:t>From the API overview page, click 'Publish' (or navigate to the Lifecycle tab).</w:t>
      </w:r>
    </w:p>
    <w:p w:rsidR="00411BF6" w:rsidRDefault="00B54063">
      <w:pPr>
        <w:pStyle w:val="ListParagraph"/>
        <w:numPr>
          <w:ilvl w:val="0"/>
          <w:numId w:val="3"/>
        </w:numPr>
        <w:spacing w:after="60" w:line="276" w:lineRule="auto"/>
      </w:pPr>
      <w:r>
        <w:t>In the Lifecycle tab, review the current state (CREATED) and click 'Publish' to make the API available in the Developer Portal.</w:t>
      </w:r>
    </w:p>
    <w:p w:rsidR="00411BF6" w:rsidRDefault="00B54063">
      <w:pPr>
        <w:pStyle w:val="ListParagraph"/>
        <w:numPr>
          <w:ilvl w:val="0"/>
          <w:numId w:val="3"/>
        </w:numPr>
        <w:spacing w:after="60" w:line="276" w:lineRule="auto"/>
      </w:pPr>
      <w:r>
        <w:t>Optionally check 'Require Re-Subscription' if you want existing subscribers to re-subscribe.</w:t>
      </w:r>
    </w:p>
    <w:p w:rsidR="00411BF6" w:rsidRDefault="00B54063">
      <w:pPr>
        <w:pStyle w:val="ListParagraph"/>
        <w:numPr>
          <w:ilvl w:val="0"/>
          <w:numId w:val="3"/>
        </w:numPr>
        <w:spacing w:after="60" w:line="276" w:lineRule="auto"/>
      </w:pPr>
      <w:r>
        <w:t>Click Publish to confirm. The API state changes to PUBLISHED.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1BF6">
        <w:tblPrEx>
          <w:tblCellMar>
            <w:top w:w="0" w:type="dxa"/>
            <w:bottom w:w="0" w:type="dxa"/>
          </w:tblCellMar>
        </w:tblPrEx>
        <w:trPr>
          <w:cantSplit/>
        </w:trPr>
        <w:tc>
          <w:tcPr>
            <w:tcW w:w="9360" w:type="dxa"/>
            <w:tcBorders>
              <w:top w:val="single" w:sz="2" w:space="0" w:color="EAF6EF"/>
              <w:left w:val="single" w:sz="28" w:space="0" w:color="2E9E54"/>
              <w:bottom w:val="single" w:sz="2" w:space="0" w:color="EAF6EF"/>
              <w:right w:val="single" w:sz="2" w:space="0" w:color="EAF6EF"/>
            </w:tcBorders>
            <w:shd w:val="clear" w:color="auto" w:fill="EAF6EF"/>
            <w:tcMar>
              <w:top w:w="120" w:type="dxa"/>
              <w:left w:w="180" w:type="dxa"/>
              <w:bottom w:w="120" w:type="dxa"/>
              <w:right w:w="160" w:type="dxa"/>
            </w:tcMar>
          </w:tcPr>
          <w:p w:rsidR="00411BF6" w:rsidRDefault="00B54063">
            <w:pPr>
              <w:spacing w:line="264" w:lineRule="auto"/>
            </w:pPr>
            <w:r>
              <w:rPr>
                <w:b/>
                <w:bCs/>
                <w:color w:val="2E9E54"/>
              </w:rPr>
              <w:t>Success</w:t>
            </w:r>
          </w:p>
          <w:p w:rsidR="00411BF6" w:rsidRDefault="00B54063">
            <w:pPr>
              <w:spacing w:line="264" w:lineRule="auto"/>
            </w:pPr>
            <w:r>
              <w:t>Once published, your API will be visible in the Developer Portal at https://[HOST]:9443/devportal for consumers to discover and subscribe.</w:t>
            </w:r>
          </w:p>
        </w:tc>
      </w:tr>
    </w:tbl>
    <w:p w:rsidR="00411BF6" w:rsidRDefault="00B54063">
      <w:pPr>
        <w:pStyle w:val="Heading2"/>
      </w:pPr>
      <w:bookmarkStart w:id="97" w:name="h_17_4_method_2_manual_api_creation_stan"/>
      <w:r>
        <w:lastRenderedPageBreak/>
        <w:t>17.4  Method 2 — Manual API Creation (Standard Onboarding)</w:t>
      </w:r>
      <w:bookmarkEnd w:id="97"/>
    </w:p>
    <w:p w:rsidR="00411BF6" w:rsidRDefault="00B54063">
      <w:pPr>
        <w:spacing w:after="120" w:line="276" w:lineRule="auto"/>
      </w:pPr>
      <w:r>
        <w:t>Use this method when you do not have an existing OpenAPI specification and want to define the API configuration directly in WSO2 APIM.</w:t>
      </w:r>
    </w:p>
    <w:p w:rsidR="00411BF6" w:rsidRDefault="00B54063">
      <w:pPr>
        <w:pStyle w:val="Heading3"/>
      </w:pPr>
      <w:r>
        <w:t>17.4.1  Start the API Creation Wizard</w:t>
      </w:r>
    </w:p>
    <w:p w:rsidR="00411BF6" w:rsidRDefault="00B54063">
      <w:pPr>
        <w:pStyle w:val="ListParagraph"/>
        <w:numPr>
          <w:ilvl w:val="0"/>
          <w:numId w:val="3"/>
        </w:numPr>
        <w:spacing w:after="60" w:line="276" w:lineRule="auto"/>
      </w:pPr>
      <w:r>
        <w:t>From the Publisher Portal, click + Create API.</w:t>
      </w:r>
    </w:p>
    <w:p w:rsidR="00411BF6" w:rsidRDefault="00B54063">
      <w:pPr>
        <w:pStyle w:val="ListParagraph"/>
        <w:numPr>
          <w:ilvl w:val="0"/>
          <w:numId w:val="3"/>
        </w:numPr>
        <w:spacing w:after="60" w:line="276" w:lineRule="auto"/>
      </w:pPr>
      <w:r>
        <w:t>Select 'REST API' from the creation options.</w:t>
      </w:r>
    </w:p>
    <w:p w:rsidR="00411BF6" w:rsidRDefault="00B54063">
      <w:pPr>
        <w:pStyle w:val="ListParagraph"/>
        <w:numPr>
          <w:ilvl w:val="0"/>
          <w:numId w:val="3"/>
        </w:numPr>
        <w:spacing w:after="60" w:line="276" w:lineRule="auto"/>
      </w:pPr>
      <w:r>
        <w:t>Click 'Start from Scratch'.</w:t>
      </w:r>
    </w:p>
    <w:p w:rsidR="00411BF6" w:rsidRDefault="00B54063">
      <w:pPr>
        <w:pStyle w:val="ListParagraph"/>
        <w:numPr>
          <w:ilvl w:val="0"/>
          <w:numId w:val="3"/>
        </w:numPr>
        <w:spacing w:after="60" w:line="276" w:lineRule="auto"/>
      </w:pPr>
      <w:r>
        <w:t>The API creation wizard will open.</w:t>
      </w:r>
    </w:p>
    <w:p w:rsidR="00411BF6" w:rsidRDefault="00B54063">
      <w:pPr>
        <w:pStyle w:val="Heading3"/>
      </w:pPr>
      <w:r>
        <w:t>17.4.2  Fill in Basic Information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560"/>
        <w:gridCol w:w="3000"/>
      </w:tblGrid>
      <w:tr w:rsidR="00411BF6">
        <w:tblPrEx>
          <w:tblCellMar>
            <w:top w:w="0" w:type="dxa"/>
            <w:bottom w:w="0" w:type="dxa"/>
          </w:tblCellMar>
        </w:tblPrEx>
        <w:trPr>
          <w:cantSplit/>
          <w:tblHeader/>
        </w:trPr>
        <w:tc>
          <w:tcPr>
            <w:tcW w:w="1800" w:type="dxa"/>
            <w:tcBorders>
              <w:top w:val="single" w:sz="2" w:space="0" w:color="14315C"/>
              <w:left w:val="single" w:sz="2" w:space="0" w:color="14315C"/>
              <w:bottom w:val="single" w:sz="8" w:space="0" w:color="2D6CB5"/>
              <w:right w:val="single" w:sz="2" w:space="0" w:color="14315C"/>
            </w:tcBorders>
            <w:shd w:val="clear" w:color="auto" w:fill="14315C"/>
            <w:tcMar>
              <w:top w:w="90" w:type="dxa"/>
              <w:left w:w="130" w:type="dxa"/>
              <w:bottom w:w="90" w:type="dxa"/>
              <w:right w:w="130" w:type="dxa"/>
            </w:tcMar>
          </w:tcPr>
          <w:p w:rsidR="00411BF6" w:rsidRDefault="00B54063">
            <w:pPr>
              <w:spacing w:line="256" w:lineRule="auto"/>
            </w:pPr>
            <w:r>
              <w:rPr>
                <w:b/>
                <w:bCs/>
                <w:color w:val="FFFFFF"/>
                <w:sz w:val="19"/>
                <w:szCs w:val="19"/>
              </w:rPr>
              <w:t>Field</w:t>
            </w:r>
          </w:p>
        </w:tc>
        <w:tc>
          <w:tcPr>
            <w:tcW w:w="4560" w:type="dxa"/>
            <w:tcBorders>
              <w:top w:val="single" w:sz="2" w:space="0" w:color="14315C"/>
              <w:left w:val="single" w:sz="2" w:space="0" w:color="14315C"/>
              <w:bottom w:val="single" w:sz="8" w:space="0" w:color="2D6CB5"/>
              <w:right w:val="single" w:sz="2" w:space="0" w:color="14315C"/>
            </w:tcBorders>
            <w:shd w:val="clear" w:color="auto" w:fill="14315C"/>
            <w:tcMar>
              <w:top w:w="90" w:type="dxa"/>
              <w:left w:w="130" w:type="dxa"/>
              <w:bottom w:w="90" w:type="dxa"/>
              <w:right w:w="130" w:type="dxa"/>
            </w:tcMar>
          </w:tcPr>
          <w:p w:rsidR="00411BF6" w:rsidRDefault="00B54063">
            <w:pPr>
              <w:spacing w:line="256" w:lineRule="auto"/>
            </w:pPr>
            <w:r>
              <w:rPr>
                <w:b/>
                <w:bCs/>
                <w:color w:val="FFFFFF"/>
                <w:sz w:val="19"/>
                <w:szCs w:val="19"/>
              </w:rPr>
              <w:t>Description</w:t>
            </w:r>
          </w:p>
        </w:tc>
        <w:tc>
          <w:tcPr>
            <w:tcW w:w="3000" w:type="dxa"/>
            <w:tcBorders>
              <w:top w:val="single" w:sz="2" w:space="0" w:color="14315C"/>
              <w:left w:val="single" w:sz="2" w:space="0" w:color="14315C"/>
              <w:bottom w:val="single" w:sz="8" w:space="0" w:color="2D6CB5"/>
              <w:right w:val="single" w:sz="2" w:space="0" w:color="14315C"/>
            </w:tcBorders>
            <w:shd w:val="clear" w:color="auto" w:fill="14315C"/>
            <w:tcMar>
              <w:top w:w="90" w:type="dxa"/>
              <w:left w:w="130" w:type="dxa"/>
              <w:bottom w:w="90" w:type="dxa"/>
              <w:right w:w="130" w:type="dxa"/>
            </w:tcMar>
          </w:tcPr>
          <w:p w:rsidR="00411BF6" w:rsidRDefault="00B54063">
            <w:pPr>
              <w:spacing w:line="256" w:lineRule="auto"/>
            </w:pPr>
            <w:r>
              <w:rPr>
                <w:b/>
                <w:bCs/>
                <w:color w:val="FFFFFF"/>
                <w:sz w:val="19"/>
                <w:szCs w:val="19"/>
              </w:rPr>
              <w:t>Example Value</w:t>
            </w:r>
          </w:p>
        </w:tc>
      </w:tr>
      <w:tr w:rsidR="00411BF6">
        <w:tblPrEx>
          <w:tblCellMar>
            <w:top w:w="0" w:type="dxa"/>
            <w:bottom w:w="0" w:type="dxa"/>
          </w:tblCellMar>
        </w:tblPrEx>
        <w:trPr>
          <w:cantSplit/>
        </w:trPr>
        <w:tc>
          <w:tcPr>
            <w:tcW w:w="18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Name*</w:t>
            </w:r>
          </w:p>
        </w:tc>
        <w:tc>
          <w:tcPr>
            <w:tcW w:w="456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Unique name for the API (no spaces)</w:t>
            </w:r>
          </w:p>
        </w:tc>
        <w:tc>
          <w:tcPr>
            <w:tcW w:w="30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CustomerAPI</w:t>
            </w:r>
          </w:p>
        </w:tc>
      </w:tr>
      <w:tr w:rsidR="00411BF6">
        <w:tblPrEx>
          <w:tblCellMar>
            <w:top w:w="0" w:type="dxa"/>
            <w:bottom w:w="0" w:type="dxa"/>
          </w:tblCellMar>
        </w:tblPrEx>
        <w:trPr>
          <w:cantSplit/>
        </w:trPr>
        <w:tc>
          <w:tcPr>
            <w:tcW w:w="18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Version*</w:t>
            </w:r>
          </w:p>
        </w:tc>
        <w:tc>
          <w:tcPr>
            <w:tcW w:w="456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API version number</w:t>
            </w:r>
          </w:p>
        </w:tc>
        <w:tc>
          <w:tcPr>
            <w:tcW w:w="30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1.0.0</w:t>
            </w:r>
          </w:p>
        </w:tc>
      </w:tr>
      <w:tr w:rsidR="00411BF6">
        <w:tblPrEx>
          <w:tblCellMar>
            <w:top w:w="0" w:type="dxa"/>
            <w:bottom w:w="0" w:type="dxa"/>
          </w:tblCellMar>
        </w:tblPrEx>
        <w:trPr>
          <w:cantSplit/>
        </w:trPr>
        <w:tc>
          <w:tcPr>
            <w:tcW w:w="18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Context*</w:t>
            </w:r>
          </w:p>
        </w:tc>
        <w:tc>
          <w:tcPr>
            <w:tcW w:w="456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URL base path (must start with /)</w:t>
            </w:r>
          </w:p>
        </w:tc>
        <w:tc>
          <w:tcPr>
            <w:tcW w:w="30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/customerapi/1.0.0</w:t>
            </w:r>
          </w:p>
        </w:tc>
      </w:tr>
      <w:tr w:rsidR="00411BF6">
        <w:tblPrEx>
          <w:tblCellMar>
            <w:top w:w="0" w:type="dxa"/>
            <w:bottom w:w="0" w:type="dxa"/>
          </w:tblCellMar>
        </w:tblPrEx>
        <w:trPr>
          <w:cantSplit/>
        </w:trPr>
        <w:tc>
          <w:tcPr>
            <w:tcW w:w="18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Endpoint</w:t>
            </w:r>
          </w:p>
        </w:tc>
        <w:tc>
          <w:tcPr>
            <w:tcW w:w="456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Backend service URL</w:t>
            </w:r>
          </w:p>
        </w:tc>
        <w:tc>
          <w:tcPr>
            <w:tcW w:w="30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https://backend.acme.com/api</w:t>
            </w:r>
          </w:p>
        </w:tc>
      </w:tr>
      <w:tr w:rsidR="00411BF6">
        <w:tblPrEx>
          <w:tblCellMar>
            <w:top w:w="0" w:type="dxa"/>
            <w:bottom w:w="0" w:type="dxa"/>
          </w:tblCellMar>
        </w:tblPrEx>
        <w:trPr>
          <w:cantSplit/>
        </w:trPr>
        <w:tc>
          <w:tcPr>
            <w:tcW w:w="18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Business Plans</w:t>
            </w:r>
          </w:p>
        </w:tc>
        <w:tc>
          <w:tcPr>
            <w:tcW w:w="456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Throttling tier(s) to attach</w:t>
            </w:r>
          </w:p>
        </w:tc>
        <w:tc>
          <w:tcPr>
            <w:tcW w:w="30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Unlimited</w:t>
            </w:r>
          </w:p>
        </w:tc>
      </w:tr>
    </w:tbl>
    <w:p w:rsidR="00411BF6" w:rsidRDefault="00B54063">
      <w:pPr>
        <w:spacing w:after="120" w:line="276" w:lineRule="auto"/>
      </w:pPr>
      <w:r>
        <w:t>* Required fields. Click Create to proceed to the API configuration screen.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1BF6">
        <w:tblPrEx>
          <w:tblCellMar>
            <w:top w:w="0" w:type="dxa"/>
            <w:bottom w:w="0" w:type="dxa"/>
          </w:tblCellMar>
        </w:tblPrEx>
        <w:trPr>
          <w:cantSplit/>
        </w:trPr>
        <w:tc>
          <w:tcPr>
            <w:tcW w:w="9360" w:type="dxa"/>
            <w:tcBorders>
              <w:top w:val="single" w:sz="2" w:space="0" w:color="EAF6EF"/>
              <w:left w:val="single" w:sz="28" w:space="0" w:color="2E9E54"/>
              <w:bottom w:val="single" w:sz="2" w:space="0" w:color="EAF6EF"/>
              <w:right w:val="single" w:sz="2" w:space="0" w:color="EAF6EF"/>
            </w:tcBorders>
            <w:shd w:val="clear" w:color="auto" w:fill="EAF6EF"/>
            <w:tcMar>
              <w:top w:w="120" w:type="dxa"/>
              <w:left w:w="180" w:type="dxa"/>
              <w:bottom w:w="120" w:type="dxa"/>
              <w:right w:w="160" w:type="dxa"/>
            </w:tcMar>
          </w:tcPr>
          <w:p w:rsidR="00411BF6" w:rsidRDefault="00B54063">
            <w:pPr>
              <w:spacing w:line="264" w:lineRule="auto"/>
            </w:pPr>
            <w:r>
              <w:rPr>
                <w:b/>
                <w:bCs/>
                <w:color w:val="2E9E54"/>
              </w:rPr>
              <w:t>Tip</w:t>
            </w:r>
          </w:p>
          <w:p w:rsidR="00411BF6" w:rsidRDefault="00B54063">
            <w:pPr>
              <w:spacing w:line="264" w:lineRule="auto"/>
            </w:pPr>
            <w:r>
              <w:t>The Context path must be unique within your tenant. WSO2 will show a validation error if the context is already in use.</w:t>
            </w:r>
          </w:p>
        </w:tc>
      </w:tr>
    </w:tbl>
    <w:p w:rsidR="00411BF6" w:rsidRDefault="00B54063">
      <w:pPr>
        <w:pStyle w:val="Heading3"/>
      </w:pPr>
      <w:r>
        <w:t>17.4.3  Configure the Backend Endpoint</w:t>
      </w:r>
    </w:p>
    <w:p w:rsidR="00411BF6" w:rsidRDefault="00B54063">
      <w:pPr>
        <w:pStyle w:val="ListParagraph"/>
        <w:numPr>
          <w:ilvl w:val="0"/>
          <w:numId w:val="3"/>
        </w:numPr>
        <w:spacing w:after="60" w:line="276" w:lineRule="auto"/>
      </w:pPr>
      <w:r>
        <w:t>Navigate to the Endpoints tab in the left navigation panel.</w:t>
      </w:r>
    </w:p>
    <w:p w:rsidR="00411BF6" w:rsidRDefault="00B54063">
      <w:pPr>
        <w:pStyle w:val="ListParagraph"/>
        <w:numPr>
          <w:ilvl w:val="0"/>
          <w:numId w:val="3"/>
        </w:numPr>
        <w:spacing w:after="60" w:line="276" w:lineRule="auto"/>
      </w:pPr>
      <w:r>
        <w:t>Select Endpoint Type: HTTP/REST Endpoint.</w:t>
      </w:r>
    </w:p>
    <w:p w:rsidR="00411BF6" w:rsidRDefault="00B54063">
      <w:pPr>
        <w:pStyle w:val="ListParagraph"/>
        <w:numPr>
          <w:ilvl w:val="0"/>
          <w:numId w:val="3"/>
        </w:numPr>
        <w:spacing w:after="60" w:line="276" w:lineRule="auto"/>
      </w:pPr>
      <w:r>
        <w:t>Enter the Production Endpoint URL: https://[BACKEND_HOST]/[PATH]</w:t>
      </w:r>
    </w:p>
    <w:p w:rsidR="00411BF6" w:rsidRDefault="00B54063">
      <w:pPr>
        <w:pStyle w:val="ListParagraph"/>
        <w:numPr>
          <w:ilvl w:val="0"/>
          <w:numId w:val="3"/>
        </w:numPr>
        <w:spacing w:after="60" w:line="276" w:lineRule="auto"/>
      </w:pPr>
      <w:r>
        <w:t>Optionally configure a Sandbox Endpoint URL for testing environments.</w:t>
      </w:r>
    </w:p>
    <w:p w:rsidR="00411BF6" w:rsidRDefault="00B54063">
      <w:pPr>
        <w:pStyle w:val="ListParagraph"/>
        <w:numPr>
          <w:ilvl w:val="0"/>
          <w:numId w:val="3"/>
        </w:numPr>
        <w:spacing w:after="60" w:line="276" w:lineRule="auto"/>
      </w:pPr>
      <w:r>
        <w:t>Select the Security type: None, Basic Auth, or OAuth if the backend requires authentication.</w:t>
      </w:r>
    </w:p>
    <w:p w:rsidR="00411BF6" w:rsidRDefault="00B54063">
      <w:pPr>
        <w:pStyle w:val="ListParagraph"/>
        <w:numPr>
          <w:ilvl w:val="0"/>
          <w:numId w:val="3"/>
        </w:numPr>
        <w:spacing w:after="60" w:line="276" w:lineRule="auto"/>
      </w:pPr>
      <w:r>
        <w:t>Click Save Endpoints.</w:t>
      </w:r>
    </w:p>
    <w:p w:rsidR="00411BF6" w:rsidRDefault="00B54063">
      <w:pPr>
        <w:pStyle w:val="Heading3"/>
      </w:pPr>
      <w:r>
        <w:t>17.4.4  Define API Resources</w:t>
      </w:r>
    </w:p>
    <w:p w:rsidR="00411BF6" w:rsidRDefault="00B54063">
      <w:pPr>
        <w:pStyle w:val="ListParagraph"/>
        <w:numPr>
          <w:ilvl w:val="0"/>
          <w:numId w:val="3"/>
        </w:numPr>
        <w:spacing w:after="60" w:line="276" w:lineRule="auto"/>
      </w:pPr>
      <w:r>
        <w:t>Navigate to the Resources tab.</w:t>
      </w:r>
    </w:p>
    <w:p w:rsidR="00411BF6" w:rsidRDefault="00B54063">
      <w:pPr>
        <w:pStyle w:val="ListParagraph"/>
        <w:numPr>
          <w:ilvl w:val="0"/>
          <w:numId w:val="3"/>
        </w:numPr>
        <w:spacing w:after="60" w:line="276" w:lineRule="auto"/>
      </w:pPr>
      <w:r>
        <w:t>Click + Add Resource.</w:t>
      </w:r>
    </w:p>
    <w:p w:rsidR="00411BF6" w:rsidRDefault="00B54063">
      <w:pPr>
        <w:pStyle w:val="ListParagraph"/>
        <w:numPr>
          <w:ilvl w:val="0"/>
          <w:numId w:val="3"/>
        </w:numPr>
        <w:spacing w:after="60" w:line="276" w:lineRule="auto"/>
      </w:pPr>
      <w:r>
        <w:t>Select the HTTP method: GET, POST, PUT, DELETE, PATCH, or HEAD.</w:t>
      </w:r>
    </w:p>
    <w:p w:rsidR="00411BF6" w:rsidRDefault="00B54063">
      <w:pPr>
        <w:pStyle w:val="ListParagraph"/>
        <w:numPr>
          <w:ilvl w:val="0"/>
          <w:numId w:val="3"/>
        </w:numPr>
        <w:spacing w:after="60" w:line="276" w:lineRule="auto"/>
      </w:pPr>
      <w:r>
        <w:t>Enter the Resource Path (e.g., /customers, /customers/{id}).</w:t>
      </w:r>
    </w:p>
    <w:p w:rsidR="00411BF6" w:rsidRDefault="00B54063">
      <w:pPr>
        <w:pStyle w:val="ListParagraph"/>
        <w:numPr>
          <w:ilvl w:val="0"/>
          <w:numId w:val="3"/>
        </w:numPr>
        <w:spacing w:after="60" w:line="276" w:lineRule="auto"/>
      </w:pPr>
      <w:r>
        <w:t>Add a summary/description for the operation (optional but recommended).</w:t>
      </w:r>
    </w:p>
    <w:p w:rsidR="00411BF6" w:rsidRDefault="00B54063">
      <w:pPr>
        <w:pStyle w:val="ListParagraph"/>
        <w:numPr>
          <w:ilvl w:val="0"/>
          <w:numId w:val="3"/>
        </w:numPr>
        <w:spacing w:after="60" w:line="276" w:lineRule="auto"/>
      </w:pPr>
      <w:r>
        <w:t>Repeat for each operation your API exposes.</w:t>
      </w:r>
    </w:p>
    <w:p w:rsidR="00411BF6" w:rsidRDefault="00B54063">
      <w:pPr>
        <w:pStyle w:val="ListParagraph"/>
        <w:numPr>
          <w:ilvl w:val="0"/>
          <w:numId w:val="3"/>
        </w:numPr>
        <w:spacing w:after="60" w:line="276" w:lineRule="auto"/>
      </w:pPr>
      <w:r>
        <w:t>Click Save when all resources are added.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1BF6">
        <w:tblPrEx>
          <w:tblCellMar>
            <w:top w:w="0" w:type="dxa"/>
            <w:bottom w:w="0" w:type="dxa"/>
          </w:tblCellMar>
        </w:tblPrEx>
        <w:trPr>
          <w:cantSplit/>
        </w:trPr>
        <w:tc>
          <w:tcPr>
            <w:tcW w:w="9360" w:type="dxa"/>
            <w:tcBorders>
              <w:top w:val="single" w:sz="2" w:space="0" w:color="EAF6EF"/>
              <w:left w:val="single" w:sz="28" w:space="0" w:color="2E9E54"/>
              <w:bottom w:val="single" w:sz="2" w:space="0" w:color="EAF6EF"/>
              <w:right w:val="single" w:sz="2" w:space="0" w:color="EAF6EF"/>
            </w:tcBorders>
            <w:shd w:val="clear" w:color="auto" w:fill="EAF6EF"/>
            <w:tcMar>
              <w:top w:w="120" w:type="dxa"/>
              <w:left w:w="180" w:type="dxa"/>
              <w:bottom w:w="120" w:type="dxa"/>
              <w:right w:w="160" w:type="dxa"/>
            </w:tcMar>
          </w:tcPr>
          <w:p w:rsidR="00411BF6" w:rsidRDefault="00B54063">
            <w:pPr>
              <w:spacing w:line="264" w:lineRule="auto"/>
            </w:pPr>
            <w:r>
              <w:rPr>
                <w:b/>
                <w:bCs/>
                <w:color w:val="2E9E54"/>
              </w:rPr>
              <w:lastRenderedPageBreak/>
              <w:t>Best practice</w:t>
            </w:r>
          </w:p>
          <w:p w:rsidR="00411BF6" w:rsidRDefault="00B54063">
            <w:pPr>
              <w:spacing w:line="264" w:lineRule="auto"/>
            </w:pPr>
            <w:r>
              <w:t>Use consistent naming conventions for resource paths. Follow RESTful conventions: plural nouns for collections (/customers), path parameters for specific resources (/customers/{customerId}).</w:t>
            </w:r>
          </w:p>
        </w:tc>
      </w:tr>
    </w:tbl>
    <w:p w:rsidR="00411BF6" w:rsidRDefault="00B54063">
      <w:pPr>
        <w:pStyle w:val="Heading3"/>
      </w:pPr>
      <w:r>
        <w:t>17.4.5  Configure Runtime Settings</w:t>
      </w:r>
    </w:p>
    <w:p w:rsidR="00411BF6" w:rsidRDefault="00B54063">
      <w:pPr>
        <w:spacing w:after="120" w:line="276" w:lineRule="auto"/>
      </w:pPr>
      <w:r>
        <w:rPr>
          <w:b/>
          <w:bCs/>
        </w:rPr>
        <w:t xml:space="preserve">Transport: </w:t>
      </w:r>
      <w:r>
        <w:t>Enable HTTP for non-secure connections (not recommended for production); enable HTTPS for all production APIs.</w:t>
      </w:r>
    </w:p>
    <w:p w:rsidR="00411BF6" w:rsidRDefault="00B54063">
      <w:pPr>
        <w:spacing w:after="120" w:line="276" w:lineRule="auto"/>
      </w:pPr>
      <w:r>
        <w:rPr>
          <w:b/>
          <w:bCs/>
        </w:rPr>
        <w:t>Application-Level Security:</w:t>
      </w:r>
    </w:p>
    <w:p w:rsidR="00411BF6" w:rsidRDefault="00B54063">
      <w:pPr>
        <w:pStyle w:val="ListParagraph"/>
        <w:numPr>
          <w:ilvl w:val="0"/>
          <w:numId w:val="2"/>
        </w:numPr>
        <w:spacing w:after="60" w:line="276" w:lineRule="auto"/>
      </w:pPr>
      <w:r>
        <w:t>OAuth2 (recommended): Requires consumers to obtain a token from the token endpoint</w:t>
      </w:r>
    </w:p>
    <w:p w:rsidR="00411BF6" w:rsidRDefault="00B54063">
      <w:pPr>
        <w:pStyle w:val="ListParagraph"/>
        <w:numPr>
          <w:ilvl w:val="0"/>
          <w:numId w:val="2"/>
        </w:numPr>
        <w:spacing w:after="60" w:line="276" w:lineRule="auto"/>
      </w:pPr>
      <w:r>
        <w:t>API Key: Simpler authentication using a static key</w:t>
      </w:r>
    </w:p>
    <w:p w:rsidR="00411BF6" w:rsidRDefault="00B54063">
      <w:pPr>
        <w:pStyle w:val="ListParagraph"/>
        <w:numPr>
          <w:ilvl w:val="0"/>
          <w:numId w:val="2"/>
        </w:numPr>
        <w:spacing w:after="60" w:line="276" w:lineRule="auto"/>
      </w:pPr>
      <w:r>
        <w:t>Basic Auth: Username/password (less secure, avoid in production)</w:t>
      </w:r>
    </w:p>
    <w:p w:rsidR="00411BF6" w:rsidRDefault="00B54063">
      <w:pPr>
        <w:pStyle w:val="ListParagraph"/>
        <w:numPr>
          <w:ilvl w:val="0"/>
          <w:numId w:val="2"/>
        </w:numPr>
        <w:spacing w:after="60" w:line="276" w:lineRule="auto"/>
      </w:pPr>
      <w:r>
        <w:t>Mutual TLS: Certificate-based authentication for high-security scenarios</w:t>
      </w:r>
    </w:p>
    <w:p w:rsidR="00411BF6" w:rsidRDefault="00B54063">
      <w:pPr>
        <w:spacing w:after="120" w:line="276" w:lineRule="auto"/>
      </w:pPr>
      <w:r>
        <w:rPr>
          <w:b/>
          <w:bCs/>
        </w:rPr>
        <w:t xml:space="preserve">CORS Configuration — </w:t>
      </w:r>
      <w:r>
        <w:t>if your API will be consumed by browser-based applications:</w:t>
      </w:r>
    </w:p>
    <w:p w:rsidR="00411BF6" w:rsidRDefault="00B54063">
      <w:pPr>
        <w:pStyle w:val="ListParagraph"/>
        <w:numPr>
          <w:ilvl w:val="0"/>
          <w:numId w:val="2"/>
        </w:numPr>
        <w:spacing w:after="60" w:line="276" w:lineRule="auto"/>
      </w:pPr>
      <w:r>
        <w:t>Enable CORS: Toggle ON</w:t>
      </w:r>
    </w:p>
    <w:p w:rsidR="00411BF6" w:rsidRDefault="00B54063">
      <w:pPr>
        <w:pStyle w:val="ListParagraph"/>
        <w:numPr>
          <w:ilvl w:val="0"/>
          <w:numId w:val="2"/>
        </w:numPr>
        <w:spacing w:after="60" w:line="276" w:lineRule="auto"/>
      </w:pPr>
      <w:r>
        <w:t>Access Control Allow Origins: * (all) or specific domains</w:t>
      </w:r>
    </w:p>
    <w:p w:rsidR="00411BF6" w:rsidRDefault="00B54063">
      <w:pPr>
        <w:pStyle w:val="ListParagraph"/>
        <w:numPr>
          <w:ilvl w:val="0"/>
          <w:numId w:val="2"/>
        </w:numPr>
        <w:spacing w:after="60" w:line="276" w:lineRule="auto"/>
      </w:pPr>
      <w:r>
        <w:t>Access Control Allow Headers: Authorization, Content-Type, Accept</w:t>
      </w:r>
    </w:p>
    <w:p w:rsidR="00411BF6" w:rsidRDefault="00B54063">
      <w:pPr>
        <w:pStyle w:val="ListParagraph"/>
        <w:numPr>
          <w:ilvl w:val="0"/>
          <w:numId w:val="2"/>
        </w:numPr>
        <w:spacing w:after="60" w:line="276" w:lineRule="auto"/>
      </w:pPr>
      <w:r>
        <w:t>Access Control Allow Methods: GET, POST, PUT, DELETE, OPTIONS</w:t>
      </w:r>
    </w:p>
    <w:p w:rsidR="00411BF6" w:rsidRDefault="00B54063">
      <w:pPr>
        <w:pStyle w:val="Heading3"/>
      </w:pPr>
      <w:r>
        <w:t>17.4.6  Attach Subscription Policies (Rate Limiting)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411BF6">
        <w:tblPrEx>
          <w:tblCellMar>
            <w:top w:w="0" w:type="dxa"/>
            <w:bottom w:w="0" w:type="dxa"/>
          </w:tblCellMar>
        </w:tblPrEx>
        <w:trPr>
          <w:cantSplit/>
          <w:tblHeader/>
        </w:trPr>
        <w:tc>
          <w:tcPr>
            <w:tcW w:w="2400" w:type="dxa"/>
            <w:tcBorders>
              <w:top w:val="single" w:sz="2" w:space="0" w:color="14315C"/>
              <w:left w:val="single" w:sz="2" w:space="0" w:color="14315C"/>
              <w:bottom w:val="single" w:sz="8" w:space="0" w:color="2D6CB5"/>
              <w:right w:val="single" w:sz="2" w:space="0" w:color="14315C"/>
            </w:tcBorders>
            <w:shd w:val="clear" w:color="auto" w:fill="14315C"/>
            <w:tcMar>
              <w:top w:w="90" w:type="dxa"/>
              <w:left w:w="130" w:type="dxa"/>
              <w:bottom w:w="90" w:type="dxa"/>
              <w:right w:w="130" w:type="dxa"/>
            </w:tcMar>
          </w:tcPr>
          <w:p w:rsidR="00411BF6" w:rsidRDefault="00B54063">
            <w:pPr>
              <w:spacing w:line="256" w:lineRule="auto"/>
            </w:pPr>
            <w:r>
              <w:rPr>
                <w:b/>
                <w:bCs/>
                <w:color w:val="FFFFFF"/>
                <w:sz w:val="19"/>
                <w:szCs w:val="19"/>
              </w:rPr>
              <w:t>Policy</w:t>
            </w:r>
          </w:p>
        </w:tc>
        <w:tc>
          <w:tcPr>
            <w:tcW w:w="2400" w:type="dxa"/>
            <w:tcBorders>
              <w:top w:val="single" w:sz="2" w:space="0" w:color="14315C"/>
              <w:left w:val="single" w:sz="2" w:space="0" w:color="14315C"/>
              <w:bottom w:val="single" w:sz="8" w:space="0" w:color="2D6CB5"/>
              <w:right w:val="single" w:sz="2" w:space="0" w:color="14315C"/>
            </w:tcBorders>
            <w:shd w:val="clear" w:color="auto" w:fill="14315C"/>
            <w:tcMar>
              <w:top w:w="90" w:type="dxa"/>
              <w:left w:w="130" w:type="dxa"/>
              <w:bottom w:w="90" w:type="dxa"/>
              <w:right w:w="130" w:type="dxa"/>
            </w:tcMar>
          </w:tcPr>
          <w:p w:rsidR="00411BF6" w:rsidRDefault="00B54063">
            <w:pPr>
              <w:spacing w:line="256" w:lineRule="auto"/>
            </w:pPr>
            <w:r>
              <w:rPr>
                <w:b/>
                <w:bCs/>
                <w:color w:val="FFFFFF"/>
                <w:sz w:val="19"/>
                <w:szCs w:val="19"/>
              </w:rPr>
              <w:t>Rate Limit</w:t>
            </w:r>
          </w:p>
        </w:tc>
        <w:tc>
          <w:tcPr>
            <w:tcW w:w="4560" w:type="dxa"/>
            <w:tcBorders>
              <w:top w:val="single" w:sz="2" w:space="0" w:color="14315C"/>
              <w:left w:val="single" w:sz="2" w:space="0" w:color="14315C"/>
              <w:bottom w:val="single" w:sz="8" w:space="0" w:color="2D6CB5"/>
              <w:right w:val="single" w:sz="2" w:space="0" w:color="14315C"/>
            </w:tcBorders>
            <w:shd w:val="clear" w:color="auto" w:fill="14315C"/>
            <w:tcMar>
              <w:top w:w="90" w:type="dxa"/>
              <w:left w:w="130" w:type="dxa"/>
              <w:bottom w:w="90" w:type="dxa"/>
              <w:right w:w="130" w:type="dxa"/>
            </w:tcMar>
          </w:tcPr>
          <w:p w:rsidR="00411BF6" w:rsidRDefault="00B54063">
            <w:pPr>
              <w:spacing w:line="256" w:lineRule="auto"/>
            </w:pPr>
            <w:r>
              <w:rPr>
                <w:b/>
                <w:bCs/>
                <w:color w:val="FFFFFF"/>
                <w:sz w:val="19"/>
                <w:szCs w:val="19"/>
              </w:rPr>
              <w:t>Use Case</w:t>
            </w:r>
          </w:p>
        </w:tc>
      </w:tr>
      <w:tr w:rsidR="00411BF6">
        <w:tblPrEx>
          <w:tblCellMar>
            <w:top w:w="0" w:type="dxa"/>
            <w:bottom w:w="0" w:type="dxa"/>
          </w:tblCellMar>
        </w:tblPrEx>
        <w:trPr>
          <w:cantSplit/>
        </w:trPr>
        <w:tc>
          <w:tcPr>
            <w:tcW w:w="24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Unlimited</w:t>
            </w:r>
          </w:p>
        </w:tc>
        <w:tc>
          <w:tcPr>
            <w:tcW w:w="24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No rate limit</w:t>
            </w:r>
          </w:p>
        </w:tc>
        <w:tc>
          <w:tcPr>
            <w:tcW w:w="456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Internal/trusted consumers</w:t>
            </w:r>
          </w:p>
        </w:tc>
      </w:tr>
      <w:tr w:rsidR="00411BF6">
        <w:tblPrEx>
          <w:tblCellMar>
            <w:top w:w="0" w:type="dxa"/>
            <w:bottom w:w="0" w:type="dxa"/>
          </w:tblCellMar>
        </w:tblPrEx>
        <w:trPr>
          <w:cantSplit/>
        </w:trPr>
        <w:tc>
          <w:tcPr>
            <w:tcW w:w="24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Gold</w:t>
            </w:r>
          </w:p>
        </w:tc>
        <w:tc>
          <w:tcPr>
            <w:tcW w:w="24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5000 req/min</w:t>
            </w:r>
          </w:p>
        </w:tc>
        <w:tc>
          <w:tcPr>
            <w:tcW w:w="456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Premium subscribers</w:t>
            </w:r>
          </w:p>
        </w:tc>
      </w:tr>
      <w:tr w:rsidR="00411BF6">
        <w:tblPrEx>
          <w:tblCellMar>
            <w:top w:w="0" w:type="dxa"/>
            <w:bottom w:w="0" w:type="dxa"/>
          </w:tblCellMar>
        </w:tblPrEx>
        <w:trPr>
          <w:cantSplit/>
        </w:trPr>
        <w:tc>
          <w:tcPr>
            <w:tcW w:w="24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Silver</w:t>
            </w:r>
          </w:p>
        </w:tc>
        <w:tc>
          <w:tcPr>
            <w:tcW w:w="24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2000 req/min</w:t>
            </w:r>
          </w:p>
        </w:tc>
        <w:tc>
          <w:tcPr>
            <w:tcW w:w="456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Standard subscribers</w:t>
            </w:r>
          </w:p>
        </w:tc>
      </w:tr>
      <w:tr w:rsidR="00411BF6">
        <w:tblPrEx>
          <w:tblCellMar>
            <w:top w:w="0" w:type="dxa"/>
            <w:bottom w:w="0" w:type="dxa"/>
          </w:tblCellMar>
        </w:tblPrEx>
        <w:trPr>
          <w:cantSplit/>
        </w:trPr>
        <w:tc>
          <w:tcPr>
            <w:tcW w:w="24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Bronze</w:t>
            </w:r>
          </w:p>
        </w:tc>
        <w:tc>
          <w:tcPr>
            <w:tcW w:w="24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1000 req/min</w:t>
            </w:r>
          </w:p>
        </w:tc>
        <w:tc>
          <w:tcPr>
            <w:tcW w:w="456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Free tier / basic access</w:t>
            </w:r>
          </w:p>
        </w:tc>
      </w:tr>
    </w:tbl>
    <w:p w:rsidR="00411BF6" w:rsidRDefault="00411BF6">
      <w:pPr>
        <w:spacing w:after="60"/>
      </w:pPr>
    </w:p>
    <w:p w:rsidR="00411BF6" w:rsidRDefault="00B54063">
      <w:pPr>
        <w:spacing w:after="120" w:line="276" w:lineRule="auto"/>
      </w:pPr>
      <w:r>
        <w:t>Select the appropriate plan(s) from the Subscriptions tab and click Save.</w:t>
      </w:r>
    </w:p>
    <w:p w:rsidR="00411BF6" w:rsidRDefault="00B54063">
      <w:pPr>
        <w:pStyle w:val="Heading3"/>
      </w:pPr>
      <w:r>
        <w:t>17.4.7  Add API Documentation (Optional but Recommended)</w:t>
      </w:r>
    </w:p>
    <w:p w:rsidR="00411BF6" w:rsidRDefault="00B54063">
      <w:pPr>
        <w:spacing w:after="120" w:line="276" w:lineRule="auto"/>
      </w:pPr>
      <w:r>
        <w:t>Navigate to the Documents tab to add reference documentation for API consumers: click + Add Document, choose a type (Inline, URL, or File upload), and add relevant API guides, change logs, or inline documentation.</w:t>
      </w:r>
    </w:p>
    <w:p w:rsidR="00411BF6" w:rsidRDefault="00B54063">
      <w:pPr>
        <w:pStyle w:val="Heading3"/>
      </w:pPr>
      <w:r>
        <w:t>17.4.8  Save, Test, and Publish</w:t>
      </w:r>
    </w:p>
    <w:p w:rsidR="00411BF6" w:rsidRDefault="00B54063">
      <w:pPr>
        <w:pStyle w:val="ListParagraph"/>
        <w:numPr>
          <w:ilvl w:val="0"/>
          <w:numId w:val="3"/>
        </w:numPr>
        <w:spacing w:after="60" w:line="276" w:lineRule="auto"/>
      </w:pPr>
      <w:r>
        <w:t>Click Save to save the API in the CREATED state.</w:t>
      </w:r>
    </w:p>
    <w:p w:rsidR="00411BF6" w:rsidRDefault="00B54063">
      <w:pPr>
        <w:pStyle w:val="ListParagraph"/>
        <w:numPr>
          <w:ilvl w:val="0"/>
          <w:numId w:val="3"/>
        </w:numPr>
        <w:spacing w:after="60" w:line="276" w:lineRule="auto"/>
      </w:pPr>
      <w:r>
        <w:t>Navigate to the Test tab to invoke test calls using the built-in API Console.</w:t>
      </w:r>
    </w:p>
    <w:p w:rsidR="00411BF6" w:rsidRDefault="00B54063">
      <w:pPr>
        <w:pStyle w:val="ListParagraph"/>
        <w:numPr>
          <w:ilvl w:val="0"/>
          <w:numId w:val="3"/>
        </w:numPr>
        <w:spacing w:after="60" w:line="276" w:lineRule="auto"/>
      </w:pPr>
      <w:r>
        <w:t>Generate a test token by clicking 'GET TEST KEY'.</w:t>
      </w:r>
    </w:p>
    <w:p w:rsidR="00411BF6" w:rsidRDefault="00B54063">
      <w:pPr>
        <w:pStyle w:val="ListParagraph"/>
        <w:numPr>
          <w:ilvl w:val="0"/>
          <w:numId w:val="3"/>
        </w:numPr>
        <w:spacing w:after="60" w:line="276" w:lineRule="auto"/>
      </w:pPr>
      <w:r>
        <w:t>Expand an operation and click Execute to verify the backend responds correctly.</w:t>
      </w:r>
    </w:p>
    <w:p w:rsidR="00411BF6" w:rsidRDefault="00B54063">
      <w:pPr>
        <w:pStyle w:val="ListParagraph"/>
        <w:numPr>
          <w:ilvl w:val="0"/>
          <w:numId w:val="3"/>
        </w:numPr>
        <w:spacing w:after="60" w:line="276" w:lineRule="auto"/>
      </w:pPr>
      <w:r>
        <w:t>Once testing is complete, navigate to the Lifecycle tab.</w:t>
      </w:r>
    </w:p>
    <w:p w:rsidR="00411BF6" w:rsidRDefault="00B54063">
      <w:pPr>
        <w:pStyle w:val="ListParagraph"/>
        <w:numPr>
          <w:ilvl w:val="0"/>
          <w:numId w:val="3"/>
        </w:numPr>
        <w:spacing w:after="60" w:line="276" w:lineRule="auto"/>
      </w:pPr>
      <w:r>
        <w:lastRenderedPageBreak/>
        <w:t>Click Publish to move the API to the PUBLISHED state.</w:t>
      </w:r>
    </w:p>
    <w:p w:rsidR="00411BF6" w:rsidRDefault="00B54063">
      <w:pPr>
        <w:pStyle w:val="ListParagraph"/>
        <w:numPr>
          <w:ilvl w:val="0"/>
          <w:numId w:val="3"/>
        </w:numPr>
        <w:spacing w:after="60" w:line="276" w:lineRule="auto"/>
      </w:pPr>
      <w:r>
        <w:t>Confirm the action in the dialog box.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1BF6">
        <w:tblPrEx>
          <w:tblCellMar>
            <w:top w:w="0" w:type="dxa"/>
            <w:bottom w:w="0" w:type="dxa"/>
          </w:tblCellMar>
        </w:tblPrEx>
        <w:trPr>
          <w:cantSplit/>
        </w:trPr>
        <w:tc>
          <w:tcPr>
            <w:tcW w:w="9360" w:type="dxa"/>
            <w:tcBorders>
              <w:top w:val="single" w:sz="2" w:space="0" w:color="EAF6EF"/>
              <w:left w:val="single" w:sz="28" w:space="0" w:color="2E9E54"/>
              <w:bottom w:val="single" w:sz="2" w:space="0" w:color="EAF6EF"/>
              <w:right w:val="single" w:sz="2" w:space="0" w:color="EAF6EF"/>
            </w:tcBorders>
            <w:shd w:val="clear" w:color="auto" w:fill="EAF6EF"/>
            <w:tcMar>
              <w:top w:w="120" w:type="dxa"/>
              <w:left w:w="180" w:type="dxa"/>
              <w:bottom w:w="120" w:type="dxa"/>
              <w:right w:w="160" w:type="dxa"/>
            </w:tcMar>
          </w:tcPr>
          <w:p w:rsidR="00411BF6" w:rsidRDefault="00B54063">
            <w:pPr>
              <w:spacing w:line="264" w:lineRule="auto"/>
            </w:pPr>
            <w:r>
              <w:rPr>
                <w:b/>
                <w:bCs/>
                <w:color w:val="2E9E54"/>
              </w:rPr>
              <w:t>Success</w:t>
            </w:r>
          </w:p>
          <w:p w:rsidR="00411BF6" w:rsidRDefault="00B54063">
            <w:pPr>
              <w:spacing w:line="264" w:lineRule="auto"/>
            </w:pPr>
            <w:r>
              <w:t>Your API is now published and available in the Developer Portal. Consumers can subscribe and generate application keys to invoke the API.</w:t>
            </w:r>
          </w:p>
        </w:tc>
      </w:tr>
    </w:tbl>
    <w:p w:rsidR="00411BF6" w:rsidRDefault="00B54063">
      <w:pPr>
        <w:pStyle w:val="Heading2"/>
      </w:pPr>
      <w:bookmarkStart w:id="98" w:name="h_17_5_multi_tenant_considerations"/>
      <w:r>
        <w:t>17.5  Multi-Tenant Considerations</w:t>
      </w:r>
      <w:bookmarkEnd w:id="98"/>
    </w:p>
    <w:p w:rsidR="00411BF6" w:rsidRDefault="00B54063">
      <w:pPr>
        <w:pStyle w:val="ListParagraph"/>
        <w:numPr>
          <w:ilvl w:val="0"/>
          <w:numId w:val="2"/>
        </w:numPr>
        <w:spacing w:after="60" w:line="276" w:lineRule="auto"/>
      </w:pPr>
      <w:r>
        <w:t>Always log in with your fully qualified username: [YOUR_USERNAME]@[YOUR_TENANT]</w:t>
      </w:r>
    </w:p>
    <w:p w:rsidR="00411BF6" w:rsidRDefault="00B54063">
      <w:pPr>
        <w:pStyle w:val="ListParagraph"/>
        <w:numPr>
          <w:ilvl w:val="0"/>
          <w:numId w:val="2"/>
        </w:numPr>
        <w:spacing w:after="60" w:line="276" w:lineRule="auto"/>
      </w:pPr>
      <w:r>
        <w:t>APIs created in a tenant are isolated; they are not visible to other tenants by default</w:t>
      </w:r>
    </w:p>
    <w:p w:rsidR="00411BF6" w:rsidRDefault="00B54063">
      <w:pPr>
        <w:pStyle w:val="ListParagraph"/>
        <w:numPr>
          <w:ilvl w:val="0"/>
          <w:numId w:val="2"/>
        </w:numPr>
        <w:spacing w:after="60" w:line="276" w:lineRule="auto"/>
      </w:pPr>
      <w:r>
        <w:t>To share APIs across tenants, use the External Visibility setting in the API portal configuration</w:t>
      </w:r>
    </w:p>
    <w:p w:rsidR="00411BF6" w:rsidRDefault="00B54063">
      <w:pPr>
        <w:pStyle w:val="ListParagraph"/>
        <w:numPr>
          <w:ilvl w:val="0"/>
          <w:numId w:val="2"/>
        </w:numPr>
        <w:spacing w:after="60" w:line="276" w:lineRule="auto"/>
      </w:pPr>
      <w:r>
        <w:t>Admin operations (tenant management, user provisioning) are performed through the Carbon Admin Console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411BF6">
        <w:tblPrEx>
          <w:tblCellMar>
            <w:top w:w="0" w:type="dxa"/>
            <w:bottom w:w="0" w:type="dxa"/>
          </w:tblCellMar>
        </w:tblPrEx>
        <w:trPr>
          <w:cantSplit/>
          <w:tblHeader/>
        </w:trPr>
        <w:tc>
          <w:tcPr>
            <w:tcW w:w="3000" w:type="dxa"/>
            <w:tcBorders>
              <w:top w:val="single" w:sz="2" w:space="0" w:color="14315C"/>
              <w:left w:val="single" w:sz="2" w:space="0" w:color="14315C"/>
              <w:bottom w:val="single" w:sz="8" w:space="0" w:color="2D6CB5"/>
              <w:right w:val="single" w:sz="2" w:space="0" w:color="14315C"/>
            </w:tcBorders>
            <w:shd w:val="clear" w:color="auto" w:fill="14315C"/>
            <w:tcMar>
              <w:top w:w="90" w:type="dxa"/>
              <w:left w:w="130" w:type="dxa"/>
              <w:bottom w:w="90" w:type="dxa"/>
              <w:right w:w="130" w:type="dxa"/>
            </w:tcMar>
          </w:tcPr>
          <w:p w:rsidR="00411BF6" w:rsidRDefault="00B54063">
            <w:pPr>
              <w:spacing w:line="256" w:lineRule="auto"/>
            </w:pPr>
            <w:r>
              <w:rPr>
                <w:b/>
                <w:bCs/>
                <w:color w:val="FFFFFF"/>
                <w:sz w:val="19"/>
                <w:szCs w:val="19"/>
              </w:rPr>
              <w:t>Portal</w:t>
            </w:r>
          </w:p>
        </w:tc>
        <w:tc>
          <w:tcPr>
            <w:tcW w:w="6360" w:type="dxa"/>
            <w:tcBorders>
              <w:top w:val="single" w:sz="2" w:space="0" w:color="14315C"/>
              <w:left w:val="single" w:sz="2" w:space="0" w:color="14315C"/>
              <w:bottom w:val="single" w:sz="8" w:space="0" w:color="2D6CB5"/>
              <w:right w:val="single" w:sz="2" w:space="0" w:color="14315C"/>
            </w:tcBorders>
            <w:shd w:val="clear" w:color="auto" w:fill="14315C"/>
            <w:tcMar>
              <w:top w:w="90" w:type="dxa"/>
              <w:left w:w="130" w:type="dxa"/>
              <w:bottom w:w="90" w:type="dxa"/>
              <w:right w:w="130" w:type="dxa"/>
            </w:tcMar>
          </w:tcPr>
          <w:p w:rsidR="00411BF6" w:rsidRDefault="00B54063">
            <w:pPr>
              <w:spacing w:line="256" w:lineRule="auto"/>
            </w:pPr>
            <w:r>
              <w:rPr>
                <w:b/>
                <w:bCs/>
                <w:color w:val="FFFFFF"/>
                <w:sz w:val="19"/>
                <w:szCs w:val="19"/>
              </w:rPr>
              <w:t>URL</w:t>
            </w:r>
          </w:p>
        </w:tc>
      </w:tr>
      <w:tr w:rsidR="00411BF6">
        <w:tblPrEx>
          <w:tblCellMar>
            <w:top w:w="0" w:type="dxa"/>
            <w:bottom w:w="0" w:type="dxa"/>
          </w:tblCellMar>
        </w:tblPrEx>
        <w:trPr>
          <w:cantSplit/>
        </w:trPr>
        <w:tc>
          <w:tcPr>
            <w:tcW w:w="30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Publisher Portal</w:t>
            </w:r>
          </w:p>
        </w:tc>
        <w:tc>
          <w:tcPr>
            <w:tcW w:w="636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https://[HOST]:9443/publisher</w:t>
            </w:r>
          </w:p>
        </w:tc>
      </w:tr>
      <w:tr w:rsidR="00411BF6">
        <w:tblPrEx>
          <w:tblCellMar>
            <w:top w:w="0" w:type="dxa"/>
            <w:bottom w:w="0" w:type="dxa"/>
          </w:tblCellMar>
        </w:tblPrEx>
        <w:trPr>
          <w:cantSplit/>
        </w:trPr>
        <w:tc>
          <w:tcPr>
            <w:tcW w:w="30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Developer Portal</w:t>
            </w:r>
          </w:p>
        </w:tc>
        <w:tc>
          <w:tcPr>
            <w:tcW w:w="636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https://[HOST]:9443/devportal</w:t>
            </w:r>
          </w:p>
        </w:tc>
      </w:tr>
      <w:tr w:rsidR="00411BF6">
        <w:tblPrEx>
          <w:tblCellMar>
            <w:top w:w="0" w:type="dxa"/>
            <w:bottom w:w="0" w:type="dxa"/>
          </w:tblCellMar>
        </w:tblPrEx>
        <w:trPr>
          <w:cantSplit/>
        </w:trPr>
        <w:tc>
          <w:tcPr>
            <w:tcW w:w="30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Admin Portal</w:t>
            </w:r>
          </w:p>
        </w:tc>
        <w:tc>
          <w:tcPr>
            <w:tcW w:w="636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https://[HOST]:9443/admin</w:t>
            </w:r>
          </w:p>
        </w:tc>
      </w:tr>
      <w:tr w:rsidR="00411BF6">
        <w:tblPrEx>
          <w:tblCellMar>
            <w:top w:w="0" w:type="dxa"/>
            <w:bottom w:w="0" w:type="dxa"/>
          </w:tblCellMar>
        </w:tblPrEx>
        <w:trPr>
          <w:cantSplit/>
        </w:trPr>
        <w:tc>
          <w:tcPr>
            <w:tcW w:w="30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Carbon Admin Console</w:t>
            </w:r>
          </w:p>
        </w:tc>
        <w:tc>
          <w:tcPr>
            <w:tcW w:w="636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https://[HOST]:9443/carbon</w:t>
            </w:r>
          </w:p>
        </w:tc>
      </w:tr>
    </w:tbl>
    <w:p w:rsidR="00411BF6" w:rsidRDefault="00B54063">
      <w:pPr>
        <w:pStyle w:val="Heading2"/>
      </w:pPr>
      <w:bookmarkStart w:id="99" w:name="h_17_6_common_issues_and_troubleshooting"/>
      <w:r>
        <w:t>17.6  Common Issues and Troubleshooting</w:t>
      </w:r>
      <w:bookmarkEnd w:id="99"/>
    </w:p>
    <w:p w:rsidR="00411BF6" w:rsidRDefault="00B54063">
      <w:pPr>
        <w:spacing w:after="120" w:line="276" w:lineRule="auto"/>
      </w:pPr>
      <w:r>
        <w:rPr>
          <w:b/>
          <w:bCs/>
        </w:rPr>
        <w:t>Login issues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000"/>
        <w:gridCol w:w="3560"/>
      </w:tblGrid>
      <w:tr w:rsidR="00411BF6">
        <w:tblPrEx>
          <w:tblCellMar>
            <w:top w:w="0" w:type="dxa"/>
            <w:bottom w:w="0" w:type="dxa"/>
          </w:tblCellMar>
        </w:tblPrEx>
        <w:trPr>
          <w:cantSplit/>
          <w:tblHeader/>
        </w:trPr>
        <w:tc>
          <w:tcPr>
            <w:tcW w:w="2800" w:type="dxa"/>
            <w:tcBorders>
              <w:top w:val="single" w:sz="2" w:space="0" w:color="14315C"/>
              <w:left w:val="single" w:sz="2" w:space="0" w:color="14315C"/>
              <w:bottom w:val="single" w:sz="8" w:space="0" w:color="2D6CB5"/>
              <w:right w:val="single" w:sz="2" w:space="0" w:color="14315C"/>
            </w:tcBorders>
            <w:shd w:val="clear" w:color="auto" w:fill="14315C"/>
            <w:tcMar>
              <w:top w:w="90" w:type="dxa"/>
              <w:left w:w="130" w:type="dxa"/>
              <w:bottom w:w="90" w:type="dxa"/>
              <w:right w:w="130" w:type="dxa"/>
            </w:tcMar>
          </w:tcPr>
          <w:p w:rsidR="00411BF6" w:rsidRDefault="00B54063">
            <w:pPr>
              <w:spacing w:line="256" w:lineRule="auto"/>
            </w:pPr>
            <w:r>
              <w:rPr>
                <w:b/>
                <w:bCs/>
                <w:color w:val="FFFFFF"/>
                <w:sz w:val="19"/>
                <w:szCs w:val="19"/>
              </w:rPr>
              <w:t>Issue</w:t>
            </w:r>
          </w:p>
        </w:tc>
        <w:tc>
          <w:tcPr>
            <w:tcW w:w="3000" w:type="dxa"/>
            <w:tcBorders>
              <w:top w:val="single" w:sz="2" w:space="0" w:color="14315C"/>
              <w:left w:val="single" w:sz="2" w:space="0" w:color="14315C"/>
              <w:bottom w:val="single" w:sz="8" w:space="0" w:color="2D6CB5"/>
              <w:right w:val="single" w:sz="2" w:space="0" w:color="14315C"/>
            </w:tcBorders>
            <w:shd w:val="clear" w:color="auto" w:fill="14315C"/>
            <w:tcMar>
              <w:top w:w="90" w:type="dxa"/>
              <w:left w:w="130" w:type="dxa"/>
              <w:bottom w:w="90" w:type="dxa"/>
              <w:right w:w="130" w:type="dxa"/>
            </w:tcMar>
          </w:tcPr>
          <w:p w:rsidR="00411BF6" w:rsidRDefault="00B54063">
            <w:pPr>
              <w:spacing w:line="256" w:lineRule="auto"/>
            </w:pPr>
            <w:r>
              <w:rPr>
                <w:b/>
                <w:bCs/>
                <w:color w:val="FFFFFF"/>
                <w:sz w:val="19"/>
                <w:szCs w:val="19"/>
              </w:rPr>
              <w:t>Cause</w:t>
            </w:r>
          </w:p>
        </w:tc>
        <w:tc>
          <w:tcPr>
            <w:tcW w:w="3560" w:type="dxa"/>
            <w:tcBorders>
              <w:top w:val="single" w:sz="2" w:space="0" w:color="14315C"/>
              <w:left w:val="single" w:sz="2" w:space="0" w:color="14315C"/>
              <w:bottom w:val="single" w:sz="8" w:space="0" w:color="2D6CB5"/>
              <w:right w:val="single" w:sz="2" w:space="0" w:color="14315C"/>
            </w:tcBorders>
            <w:shd w:val="clear" w:color="auto" w:fill="14315C"/>
            <w:tcMar>
              <w:top w:w="90" w:type="dxa"/>
              <w:left w:w="130" w:type="dxa"/>
              <w:bottom w:w="90" w:type="dxa"/>
              <w:right w:w="130" w:type="dxa"/>
            </w:tcMar>
          </w:tcPr>
          <w:p w:rsidR="00411BF6" w:rsidRDefault="00B54063">
            <w:pPr>
              <w:spacing w:line="256" w:lineRule="auto"/>
            </w:pPr>
            <w:r>
              <w:rPr>
                <w:b/>
                <w:bCs/>
                <w:color w:val="FFFFFF"/>
                <w:sz w:val="19"/>
                <w:szCs w:val="19"/>
              </w:rPr>
              <w:t>Resolution</w:t>
            </w:r>
          </w:p>
        </w:tc>
      </w:tr>
      <w:tr w:rsidR="00411BF6">
        <w:tblPrEx>
          <w:tblCellMar>
            <w:top w:w="0" w:type="dxa"/>
            <w:bottom w:w="0" w:type="dxa"/>
          </w:tblCellMar>
        </w:tblPrEx>
        <w:trPr>
          <w:cantSplit/>
        </w:trPr>
        <w:tc>
          <w:tcPr>
            <w:tcW w:w="28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Invalid credentials</w:t>
            </w:r>
          </w:p>
        </w:tc>
        <w:tc>
          <w:tcPr>
            <w:tcW w:w="30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Wrong username format</w:t>
            </w:r>
          </w:p>
        </w:tc>
        <w:tc>
          <w:tcPr>
            <w:tcW w:w="356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Use [USERNAME]@[TENANT] format</w:t>
            </w:r>
          </w:p>
        </w:tc>
      </w:tr>
      <w:tr w:rsidR="00411BF6">
        <w:tblPrEx>
          <w:tblCellMar>
            <w:top w:w="0" w:type="dxa"/>
            <w:bottom w:w="0" w:type="dxa"/>
          </w:tblCellMar>
        </w:tblPrEx>
        <w:trPr>
          <w:cantSplit/>
        </w:trPr>
        <w:tc>
          <w:tcPr>
            <w:tcW w:w="28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Account locked</w:t>
            </w:r>
          </w:p>
        </w:tc>
        <w:tc>
          <w:tcPr>
            <w:tcW w:w="30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Too many failed attempts</w:t>
            </w:r>
          </w:p>
        </w:tc>
        <w:tc>
          <w:tcPr>
            <w:tcW w:w="356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Contact admin to unlock via Carbon console</w:t>
            </w:r>
          </w:p>
        </w:tc>
      </w:tr>
      <w:tr w:rsidR="00411BF6">
        <w:tblPrEx>
          <w:tblCellMar>
            <w:top w:w="0" w:type="dxa"/>
            <w:bottom w:w="0" w:type="dxa"/>
          </w:tblCellMar>
        </w:tblPrEx>
        <w:trPr>
          <w:cantSplit/>
        </w:trPr>
        <w:tc>
          <w:tcPr>
            <w:tcW w:w="28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Tenant not found</w:t>
            </w:r>
          </w:p>
        </w:tc>
        <w:tc>
          <w:tcPr>
            <w:tcW w:w="30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Typo in tenant domain</w:t>
            </w:r>
          </w:p>
        </w:tc>
        <w:tc>
          <w:tcPr>
            <w:tcW w:w="356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Verify tenant name in Carbon Admin Console</w:t>
            </w:r>
          </w:p>
        </w:tc>
      </w:tr>
    </w:tbl>
    <w:p w:rsidR="00411BF6" w:rsidRDefault="00411BF6">
      <w:pPr>
        <w:spacing w:after="60"/>
      </w:pPr>
    </w:p>
    <w:p w:rsidR="00411BF6" w:rsidRDefault="00B54063">
      <w:pPr>
        <w:spacing w:after="120" w:line="276" w:lineRule="auto"/>
      </w:pPr>
      <w:r>
        <w:rPr>
          <w:b/>
          <w:bCs/>
        </w:rPr>
        <w:t>Swagger import issues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000"/>
        <w:gridCol w:w="3560"/>
      </w:tblGrid>
      <w:tr w:rsidR="00411BF6">
        <w:tblPrEx>
          <w:tblCellMar>
            <w:top w:w="0" w:type="dxa"/>
            <w:bottom w:w="0" w:type="dxa"/>
          </w:tblCellMar>
        </w:tblPrEx>
        <w:trPr>
          <w:cantSplit/>
          <w:tblHeader/>
        </w:trPr>
        <w:tc>
          <w:tcPr>
            <w:tcW w:w="2800" w:type="dxa"/>
            <w:tcBorders>
              <w:top w:val="single" w:sz="2" w:space="0" w:color="14315C"/>
              <w:left w:val="single" w:sz="2" w:space="0" w:color="14315C"/>
              <w:bottom w:val="single" w:sz="8" w:space="0" w:color="2D6CB5"/>
              <w:right w:val="single" w:sz="2" w:space="0" w:color="14315C"/>
            </w:tcBorders>
            <w:shd w:val="clear" w:color="auto" w:fill="14315C"/>
            <w:tcMar>
              <w:top w:w="90" w:type="dxa"/>
              <w:left w:w="130" w:type="dxa"/>
              <w:bottom w:w="90" w:type="dxa"/>
              <w:right w:w="130" w:type="dxa"/>
            </w:tcMar>
          </w:tcPr>
          <w:p w:rsidR="00411BF6" w:rsidRDefault="00B54063">
            <w:pPr>
              <w:spacing w:line="256" w:lineRule="auto"/>
            </w:pPr>
            <w:r>
              <w:rPr>
                <w:b/>
                <w:bCs/>
                <w:color w:val="FFFFFF"/>
                <w:sz w:val="19"/>
                <w:szCs w:val="19"/>
              </w:rPr>
              <w:t>Issue</w:t>
            </w:r>
          </w:p>
        </w:tc>
        <w:tc>
          <w:tcPr>
            <w:tcW w:w="3000" w:type="dxa"/>
            <w:tcBorders>
              <w:top w:val="single" w:sz="2" w:space="0" w:color="14315C"/>
              <w:left w:val="single" w:sz="2" w:space="0" w:color="14315C"/>
              <w:bottom w:val="single" w:sz="8" w:space="0" w:color="2D6CB5"/>
              <w:right w:val="single" w:sz="2" w:space="0" w:color="14315C"/>
            </w:tcBorders>
            <w:shd w:val="clear" w:color="auto" w:fill="14315C"/>
            <w:tcMar>
              <w:top w:w="90" w:type="dxa"/>
              <w:left w:w="130" w:type="dxa"/>
              <w:bottom w:w="90" w:type="dxa"/>
              <w:right w:w="130" w:type="dxa"/>
            </w:tcMar>
          </w:tcPr>
          <w:p w:rsidR="00411BF6" w:rsidRDefault="00B54063">
            <w:pPr>
              <w:spacing w:line="256" w:lineRule="auto"/>
            </w:pPr>
            <w:r>
              <w:rPr>
                <w:b/>
                <w:bCs/>
                <w:color w:val="FFFFFF"/>
                <w:sz w:val="19"/>
                <w:szCs w:val="19"/>
              </w:rPr>
              <w:t>Cause</w:t>
            </w:r>
          </w:p>
        </w:tc>
        <w:tc>
          <w:tcPr>
            <w:tcW w:w="3560" w:type="dxa"/>
            <w:tcBorders>
              <w:top w:val="single" w:sz="2" w:space="0" w:color="14315C"/>
              <w:left w:val="single" w:sz="2" w:space="0" w:color="14315C"/>
              <w:bottom w:val="single" w:sz="8" w:space="0" w:color="2D6CB5"/>
              <w:right w:val="single" w:sz="2" w:space="0" w:color="14315C"/>
            </w:tcBorders>
            <w:shd w:val="clear" w:color="auto" w:fill="14315C"/>
            <w:tcMar>
              <w:top w:w="90" w:type="dxa"/>
              <w:left w:w="130" w:type="dxa"/>
              <w:bottom w:w="90" w:type="dxa"/>
              <w:right w:w="130" w:type="dxa"/>
            </w:tcMar>
          </w:tcPr>
          <w:p w:rsidR="00411BF6" w:rsidRDefault="00B54063">
            <w:pPr>
              <w:spacing w:line="256" w:lineRule="auto"/>
            </w:pPr>
            <w:r>
              <w:rPr>
                <w:b/>
                <w:bCs/>
                <w:color w:val="FFFFFF"/>
                <w:sz w:val="19"/>
                <w:szCs w:val="19"/>
              </w:rPr>
              <w:t>Resolution</w:t>
            </w:r>
          </w:p>
        </w:tc>
      </w:tr>
      <w:tr w:rsidR="00411BF6">
        <w:tblPrEx>
          <w:tblCellMar>
            <w:top w:w="0" w:type="dxa"/>
            <w:bottom w:w="0" w:type="dxa"/>
          </w:tblCellMar>
        </w:tblPrEx>
        <w:trPr>
          <w:cantSplit/>
        </w:trPr>
        <w:tc>
          <w:tcPr>
            <w:tcW w:w="28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Parse error on import</w:t>
            </w:r>
          </w:p>
        </w:tc>
        <w:tc>
          <w:tcPr>
            <w:tcW w:w="30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Invalid YAML/JSON syntax</w:t>
            </w:r>
          </w:p>
        </w:tc>
        <w:tc>
          <w:tcPr>
            <w:tcW w:w="356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Validate spec at editor.swagger.io</w:t>
            </w:r>
          </w:p>
        </w:tc>
      </w:tr>
      <w:tr w:rsidR="00411BF6">
        <w:tblPrEx>
          <w:tblCellMar>
            <w:top w:w="0" w:type="dxa"/>
            <w:bottom w:w="0" w:type="dxa"/>
          </w:tblCellMar>
        </w:tblPrEx>
        <w:trPr>
          <w:cantSplit/>
        </w:trPr>
        <w:tc>
          <w:tcPr>
            <w:tcW w:w="28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Missing required fields</w:t>
            </w:r>
          </w:p>
        </w:tc>
        <w:tc>
          <w:tcPr>
            <w:tcW w:w="30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info, paths not defined</w:t>
            </w:r>
          </w:p>
        </w:tc>
        <w:tc>
          <w:tcPr>
            <w:tcW w:w="356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Add title, version, and at least one path</w:t>
            </w:r>
          </w:p>
        </w:tc>
      </w:tr>
      <w:tr w:rsidR="00411BF6">
        <w:tblPrEx>
          <w:tblCellMar>
            <w:top w:w="0" w:type="dxa"/>
            <w:bottom w:w="0" w:type="dxa"/>
          </w:tblCellMar>
        </w:tblPrEx>
        <w:trPr>
          <w:cantSplit/>
        </w:trPr>
        <w:tc>
          <w:tcPr>
            <w:tcW w:w="28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Context already exists</w:t>
            </w:r>
          </w:p>
        </w:tc>
        <w:tc>
          <w:tcPr>
            <w:tcW w:w="30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Duplicate context path</w:t>
            </w:r>
          </w:p>
        </w:tc>
        <w:tc>
          <w:tcPr>
            <w:tcW w:w="356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Change version or context path</w:t>
            </w:r>
          </w:p>
        </w:tc>
      </w:tr>
    </w:tbl>
    <w:p w:rsidR="00411BF6" w:rsidRDefault="00411BF6">
      <w:pPr>
        <w:spacing w:after="60"/>
      </w:pPr>
    </w:p>
    <w:p w:rsidR="00411BF6" w:rsidRDefault="00B54063">
      <w:pPr>
        <w:spacing w:after="120" w:line="276" w:lineRule="auto"/>
      </w:pPr>
      <w:r>
        <w:rPr>
          <w:b/>
          <w:bCs/>
        </w:rPr>
        <w:t>Publishing issues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000"/>
        <w:gridCol w:w="3560"/>
      </w:tblGrid>
      <w:tr w:rsidR="00411BF6">
        <w:tblPrEx>
          <w:tblCellMar>
            <w:top w:w="0" w:type="dxa"/>
            <w:bottom w:w="0" w:type="dxa"/>
          </w:tblCellMar>
        </w:tblPrEx>
        <w:trPr>
          <w:cantSplit/>
          <w:tblHeader/>
        </w:trPr>
        <w:tc>
          <w:tcPr>
            <w:tcW w:w="2800" w:type="dxa"/>
            <w:tcBorders>
              <w:top w:val="single" w:sz="2" w:space="0" w:color="14315C"/>
              <w:left w:val="single" w:sz="2" w:space="0" w:color="14315C"/>
              <w:bottom w:val="single" w:sz="8" w:space="0" w:color="2D6CB5"/>
              <w:right w:val="single" w:sz="2" w:space="0" w:color="14315C"/>
            </w:tcBorders>
            <w:shd w:val="clear" w:color="auto" w:fill="14315C"/>
            <w:tcMar>
              <w:top w:w="90" w:type="dxa"/>
              <w:left w:w="130" w:type="dxa"/>
              <w:bottom w:w="90" w:type="dxa"/>
              <w:right w:w="130" w:type="dxa"/>
            </w:tcMar>
          </w:tcPr>
          <w:p w:rsidR="00411BF6" w:rsidRDefault="00B54063">
            <w:pPr>
              <w:spacing w:line="256" w:lineRule="auto"/>
            </w:pPr>
            <w:r>
              <w:rPr>
                <w:b/>
                <w:bCs/>
                <w:color w:val="FFFFFF"/>
                <w:sz w:val="19"/>
                <w:szCs w:val="19"/>
              </w:rPr>
              <w:lastRenderedPageBreak/>
              <w:t>Issue</w:t>
            </w:r>
          </w:p>
        </w:tc>
        <w:tc>
          <w:tcPr>
            <w:tcW w:w="3000" w:type="dxa"/>
            <w:tcBorders>
              <w:top w:val="single" w:sz="2" w:space="0" w:color="14315C"/>
              <w:left w:val="single" w:sz="2" w:space="0" w:color="14315C"/>
              <w:bottom w:val="single" w:sz="8" w:space="0" w:color="2D6CB5"/>
              <w:right w:val="single" w:sz="2" w:space="0" w:color="14315C"/>
            </w:tcBorders>
            <w:shd w:val="clear" w:color="auto" w:fill="14315C"/>
            <w:tcMar>
              <w:top w:w="90" w:type="dxa"/>
              <w:left w:w="130" w:type="dxa"/>
              <w:bottom w:w="90" w:type="dxa"/>
              <w:right w:w="130" w:type="dxa"/>
            </w:tcMar>
          </w:tcPr>
          <w:p w:rsidR="00411BF6" w:rsidRDefault="00B54063">
            <w:pPr>
              <w:spacing w:line="256" w:lineRule="auto"/>
            </w:pPr>
            <w:r>
              <w:rPr>
                <w:b/>
                <w:bCs/>
                <w:color w:val="FFFFFF"/>
                <w:sz w:val="19"/>
                <w:szCs w:val="19"/>
              </w:rPr>
              <w:t>Cause</w:t>
            </w:r>
          </w:p>
        </w:tc>
        <w:tc>
          <w:tcPr>
            <w:tcW w:w="3560" w:type="dxa"/>
            <w:tcBorders>
              <w:top w:val="single" w:sz="2" w:space="0" w:color="14315C"/>
              <w:left w:val="single" w:sz="2" w:space="0" w:color="14315C"/>
              <w:bottom w:val="single" w:sz="8" w:space="0" w:color="2D6CB5"/>
              <w:right w:val="single" w:sz="2" w:space="0" w:color="14315C"/>
            </w:tcBorders>
            <w:shd w:val="clear" w:color="auto" w:fill="14315C"/>
            <w:tcMar>
              <w:top w:w="90" w:type="dxa"/>
              <w:left w:w="130" w:type="dxa"/>
              <w:bottom w:w="90" w:type="dxa"/>
              <w:right w:w="130" w:type="dxa"/>
            </w:tcMar>
          </w:tcPr>
          <w:p w:rsidR="00411BF6" w:rsidRDefault="00B54063">
            <w:pPr>
              <w:spacing w:line="256" w:lineRule="auto"/>
            </w:pPr>
            <w:r>
              <w:rPr>
                <w:b/>
                <w:bCs/>
                <w:color w:val="FFFFFF"/>
                <w:sz w:val="19"/>
                <w:szCs w:val="19"/>
              </w:rPr>
              <w:t>Resolution</w:t>
            </w:r>
          </w:p>
        </w:tc>
      </w:tr>
      <w:tr w:rsidR="00411BF6">
        <w:tblPrEx>
          <w:tblCellMar>
            <w:top w:w="0" w:type="dxa"/>
            <w:bottom w:w="0" w:type="dxa"/>
          </w:tblCellMar>
        </w:tblPrEx>
        <w:trPr>
          <w:cantSplit/>
        </w:trPr>
        <w:tc>
          <w:tcPr>
            <w:tcW w:w="28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Endpoint validation failure</w:t>
            </w:r>
          </w:p>
        </w:tc>
        <w:tc>
          <w:tcPr>
            <w:tcW w:w="30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Backend URL unreachable</w:t>
            </w:r>
          </w:p>
        </w:tc>
        <w:tc>
          <w:tcPr>
            <w:tcW w:w="356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Verify backend URL and network connectivity</w:t>
            </w:r>
          </w:p>
        </w:tc>
      </w:tr>
      <w:tr w:rsidR="00411BF6">
        <w:tblPrEx>
          <w:tblCellMar>
            <w:top w:w="0" w:type="dxa"/>
            <w:bottom w:w="0" w:type="dxa"/>
          </w:tblCellMar>
        </w:tblPrEx>
        <w:trPr>
          <w:cantSplit/>
        </w:trPr>
        <w:tc>
          <w:tcPr>
            <w:tcW w:w="28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No subscription plan</w:t>
            </w:r>
          </w:p>
        </w:tc>
        <w:tc>
          <w:tcPr>
            <w:tcW w:w="30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No business plan attached</w:t>
            </w:r>
          </w:p>
        </w:tc>
        <w:tc>
          <w:tcPr>
            <w:tcW w:w="356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Add at least one subscription tier</w:t>
            </w:r>
          </w:p>
        </w:tc>
      </w:tr>
      <w:tr w:rsidR="00411BF6">
        <w:tblPrEx>
          <w:tblCellMar>
            <w:top w:w="0" w:type="dxa"/>
            <w:bottom w:w="0" w:type="dxa"/>
          </w:tblCellMar>
        </w:tblPrEx>
        <w:trPr>
          <w:cantSplit/>
        </w:trPr>
        <w:tc>
          <w:tcPr>
            <w:tcW w:w="28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Publish button disabled</w:t>
            </w:r>
          </w:p>
        </w:tc>
        <w:tc>
          <w:tcPr>
            <w:tcW w:w="30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Insufficient role permissions</w:t>
            </w:r>
          </w:p>
        </w:tc>
        <w:tc>
          <w:tcPr>
            <w:tcW w:w="356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Ensure user has the publisher role in the tenant</w:t>
            </w:r>
          </w:p>
        </w:tc>
      </w:tr>
    </w:tbl>
    <w:p w:rsidR="00411BF6" w:rsidRDefault="00B54063">
      <w:pPr>
        <w:pStyle w:val="Heading2"/>
      </w:pPr>
      <w:bookmarkStart w:id="100" w:name="h_17_7_appendix"/>
      <w:r>
        <w:t>17.7  Appendix</w:t>
      </w:r>
      <w:bookmarkEnd w:id="100"/>
    </w:p>
    <w:p w:rsidR="00411BF6" w:rsidRDefault="00B54063">
      <w:pPr>
        <w:pStyle w:val="Heading3"/>
      </w:pPr>
      <w:r>
        <w:t>17.7.1  Sample Swagger 2.0 Template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1BF6">
        <w:tblPrEx>
          <w:tblCellMar>
            <w:top w:w="0" w:type="dxa"/>
            <w:bottom w:w="0" w:type="dxa"/>
          </w:tblCellMar>
        </w:tblPrEx>
        <w:trPr>
          <w:cantSplit/>
        </w:trPr>
        <w:tc>
          <w:tcPr>
            <w:tcW w:w="9360" w:type="dxa"/>
            <w:tcBorders>
              <w:top w:val="single" w:sz="2" w:space="0" w:color="DCE3EC"/>
              <w:left w:val="single" w:sz="18" w:space="0" w:color="5B8FCB"/>
              <w:bottom w:val="single" w:sz="2" w:space="0" w:color="DCE3EC"/>
              <w:right w:val="single" w:sz="2" w:space="0" w:color="DCE3EC"/>
            </w:tcBorders>
            <w:shd w:val="clear" w:color="auto" w:fill="F6F8FB"/>
            <w:tcMar>
              <w:top w:w="120" w:type="dxa"/>
              <w:left w:w="180" w:type="dxa"/>
              <w:bottom w:w="120" w:type="dxa"/>
              <w:right w:w="160" w:type="dxa"/>
            </w:tcMar>
          </w:tcPr>
          <w:p w:rsidR="00411BF6" w:rsidRDefault="00B54063">
            <w:pPr>
              <w:spacing w:line="252" w:lineRule="auto"/>
            </w:pPr>
            <w:r>
              <w:rPr>
                <w:rFonts w:ascii="Consolas" w:eastAsia="Consolas" w:hAnsi="Consolas" w:cs="Consolas"/>
                <w:color w:val="1B2733"/>
                <w:sz w:val="18"/>
                <w:szCs w:val="18"/>
              </w:rPr>
              <w:t>swagger: "2.0"</w:t>
            </w:r>
          </w:p>
          <w:p w:rsidR="00411BF6" w:rsidRDefault="00B54063">
            <w:pPr>
              <w:spacing w:line="252" w:lineRule="auto"/>
            </w:pPr>
            <w:r>
              <w:rPr>
                <w:rFonts w:ascii="Consolas" w:eastAsia="Consolas" w:hAnsi="Consolas" w:cs="Consolas"/>
                <w:color w:val="1B2733"/>
                <w:sz w:val="18"/>
                <w:szCs w:val="18"/>
              </w:rPr>
              <w:t>info:</w:t>
            </w:r>
          </w:p>
          <w:p w:rsidR="00411BF6" w:rsidRDefault="00B54063">
            <w:pPr>
              <w:spacing w:line="252" w:lineRule="auto"/>
            </w:pPr>
            <w:r>
              <w:rPr>
                <w:rFonts w:ascii="Consolas" w:eastAsia="Consolas" w:hAnsi="Consolas" w:cs="Consolas"/>
                <w:color w:val="1B2733"/>
                <w:sz w:val="18"/>
                <w:szCs w:val="18"/>
              </w:rPr>
              <w:t xml:space="preserve">  title: "[API_NAME]"</w:t>
            </w:r>
          </w:p>
          <w:p w:rsidR="00411BF6" w:rsidRDefault="00B54063">
            <w:pPr>
              <w:spacing w:line="252" w:lineRule="auto"/>
            </w:pPr>
            <w:r>
              <w:rPr>
                <w:rFonts w:ascii="Consolas" w:eastAsia="Consolas" w:hAnsi="Consolas" w:cs="Consolas"/>
                <w:color w:val="1B2733"/>
                <w:sz w:val="18"/>
                <w:szCs w:val="18"/>
              </w:rPr>
              <w:t xml:space="preserve">  description: "[API_DESCRIPTION]"</w:t>
            </w:r>
          </w:p>
          <w:p w:rsidR="00411BF6" w:rsidRDefault="00B54063">
            <w:pPr>
              <w:spacing w:line="252" w:lineRule="auto"/>
            </w:pPr>
            <w:r>
              <w:rPr>
                <w:rFonts w:ascii="Consolas" w:eastAsia="Consolas" w:hAnsi="Consolas" w:cs="Consolas"/>
                <w:color w:val="1B2733"/>
                <w:sz w:val="18"/>
                <w:szCs w:val="18"/>
              </w:rPr>
              <w:t xml:space="preserve">  version: "[API_VERSION]"</w:t>
            </w:r>
          </w:p>
          <w:p w:rsidR="00411BF6" w:rsidRDefault="00B54063">
            <w:pPr>
              <w:spacing w:line="252" w:lineRule="auto"/>
            </w:pPr>
            <w:r>
              <w:rPr>
                <w:rFonts w:ascii="Consolas" w:eastAsia="Consolas" w:hAnsi="Consolas" w:cs="Consolas"/>
                <w:color w:val="1B2733"/>
                <w:sz w:val="18"/>
                <w:szCs w:val="18"/>
              </w:rPr>
              <w:t>host: "[BACKEND_HOST]"</w:t>
            </w:r>
          </w:p>
          <w:p w:rsidR="00411BF6" w:rsidRDefault="00B54063">
            <w:pPr>
              <w:spacing w:line="252" w:lineRule="auto"/>
            </w:pPr>
            <w:r>
              <w:rPr>
                <w:rFonts w:ascii="Consolas" w:eastAsia="Consolas" w:hAnsi="Consolas" w:cs="Consolas"/>
                <w:color w:val="1B2733"/>
                <w:sz w:val="18"/>
                <w:szCs w:val="18"/>
              </w:rPr>
              <w:t>basePath: "/[BASE_PATH]"</w:t>
            </w:r>
          </w:p>
          <w:p w:rsidR="00411BF6" w:rsidRDefault="00B54063">
            <w:pPr>
              <w:spacing w:line="252" w:lineRule="auto"/>
            </w:pPr>
            <w:r>
              <w:rPr>
                <w:rFonts w:ascii="Consolas" w:eastAsia="Consolas" w:hAnsi="Consolas" w:cs="Consolas"/>
                <w:color w:val="1B2733"/>
                <w:sz w:val="18"/>
                <w:szCs w:val="18"/>
              </w:rPr>
              <w:t>schemes:</w:t>
            </w:r>
          </w:p>
          <w:p w:rsidR="00411BF6" w:rsidRDefault="00B54063">
            <w:pPr>
              <w:spacing w:line="252" w:lineRule="auto"/>
            </w:pPr>
            <w:r>
              <w:rPr>
                <w:rFonts w:ascii="Consolas" w:eastAsia="Consolas" w:hAnsi="Consolas" w:cs="Consolas"/>
                <w:color w:val="1B2733"/>
                <w:sz w:val="18"/>
                <w:szCs w:val="18"/>
              </w:rPr>
              <w:t xml:space="preserve">  - https</w:t>
            </w:r>
          </w:p>
          <w:p w:rsidR="00411BF6" w:rsidRDefault="00B54063">
            <w:pPr>
              <w:spacing w:line="252" w:lineRule="auto"/>
            </w:pPr>
            <w:r>
              <w:rPr>
                <w:rFonts w:ascii="Consolas" w:eastAsia="Consolas" w:hAnsi="Consolas" w:cs="Consolas"/>
                <w:color w:val="1B2733"/>
                <w:sz w:val="18"/>
                <w:szCs w:val="18"/>
              </w:rPr>
              <w:t>consumes:</w:t>
            </w:r>
          </w:p>
          <w:p w:rsidR="00411BF6" w:rsidRDefault="00B54063">
            <w:pPr>
              <w:spacing w:line="252" w:lineRule="auto"/>
            </w:pPr>
            <w:r>
              <w:rPr>
                <w:rFonts w:ascii="Consolas" w:eastAsia="Consolas" w:hAnsi="Consolas" w:cs="Consolas"/>
                <w:color w:val="1B2733"/>
                <w:sz w:val="18"/>
                <w:szCs w:val="18"/>
              </w:rPr>
              <w:t xml:space="preserve">  - application/json</w:t>
            </w:r>
          </w:p>
          <w:p w:rsidR="00411BF6" w:rsidRDefault="00B54063">
            <w:pPr>
              <w:spacing w:line="252" w:lineRule="auto"/>
            </w:pPr>
            <w:r>
              <w:rPr>
                <w:rFonts w:ascii="Consolas" w:eastAsia="Consolas" w:hAnsi="Consolas" w:cs="Consolas"/>
                <w:color w:val="1B2733"/>
                <w:sz w:val="18"/>
                <w:szCs w:val="18"/>
              </w:rPr>
              <w:t>produces:</w:t>
            </w:r>
          </w:p>
          <w:p w:rsidR="00411BF6" w:rsidRDefault="00B54063">
            <w:pPr>
              <w:spacing w:line="252" w:lineRule="auto"/>
            </w:pPr>
            <w:r>
              <w:rPr>
                <w:rFonts w:ascii="Consolas" w:eastAsia="Consolas" w:hAnsi="Consolas" w:cs="Consolas"/>
                <w:color w:val="1B2733"/>
                <w:sz w:val="18"/>
                <w:szCs w:val="18"/>
              </w:rPr>
              <w:t xml:space="preserve">  - application/json</w:t>
            </w:r>
          </w:p>
          <w:p w:rsidR="00411BF6" w:rsidRDefault="00B54063">
            <w:pPr>
              <w:spacing w:line="252" w:lineRule="auto"/>
            </w:pPr>
            <w:r>
              <w:rPr>
                <w:rFonts w:ascii="Consolas" w:eastAsia="Consolas" w:hAnsi="Consolas" w:cs="Consolas"/>
                <w:color w:val="1B2733"/>
                <w:sz w:val="18"/>
                <w:szCs w:val="18"/>
              </w:rPr>
              <w:t>paths:</w:t>
            </w:r>
          </w:p>
          <w:p w:rsidR="00411BF6" w:rsidRDefault="00B54063">
            <w:pPr>
              <w:spacing w:line="252" w:lineRule="auto"/>
            </w:pPr>
            <w:r>
              <w:rPr>
                <w:rFonts w:ascii="Consolas" w:eastAsia="Consolas" w:hAnsi="Consolas" w:cs="Consolas"/>
                <w:color w:val="1B2733"/>
                <w:sz w:val="18"/>
                <w:szCs w:val="18"/>
              </w:rPr>
              <w:t xml:space="preserve">  /[RESOURCE]:</w:t>
            </w:r>
          </w:p>
          <w:p w:rsidR="00411BF6" w:rsidRDefault="00B54063">
            <w:pPr>
              <w:spacing w:line="252" w:lineRule="auto"/>
            </w:pPr>
            <w:r>
              <w:rPr>
                <w:rFonts w:ascii="Consolas" w:eastAsia="Consolas" w:hAnsi="Consolas" w:cs="Consolas"/>
                <w:color w:val="1B2733"/>
                <w:sz w:val="18"/>
                <w:szCs w:val="18"/>
              </w:rPr>
              <w:t xml:space="preserve">    get:</w:t>
            </w:r>
          </w:p>
          <w:p w:rsidR="00411BF6" w:rsidRDefault="00B54063">
            <w:pPr>
              <w:spacing w:line="252" w:lineRule="auto"/>
            </w:pPr>
            <w:r>
              <w:rPr>
                <w:rFonts w:ascii="Consolas" w:eastAsia="Consolas" w:hAnsi="Consolas" w:cs="Consolas"/>
                <w:color w:val="1B2733"/>
                <w:sz w:val="18"/>
                <w:szCs w:val="18"/>
              </w:rPr>
              <w:t xml:space="preserve">      summary: "[OPERATION_SUMMARY]"</w:t>
            </w:r>
          </w:p>
          <w:p w:rsidR="00411BF6" w:rsidRDefault="00B54063">
            <w:pPr>
              <w:spacing w:line="252" w:lineRule="auto"/>
            </w:pPr>
            <w:r>
              <w:rPr>
                <w:rFonts w:ascii="Consolas" w:eastAsia="Consolas" w:hAnsi="Consolas" w:cs="Consolas"/>
                <w:color w:val="1B2733"/>
                <w:sz w:val="18"/>
                <w:szCs w:val="18"/>
              </w:rPr>
              <w:t xml:space="preserve">      operationId: [OPERATION_ID]</w:t>
            </w:r>
          </w:p>
          <w:p w:rsidR="00411BF6" w:rsidRDefault="00B54063">
            <w:pPr>
              <w:spacing w:line="252" w:lineRule="auto"/>
            </w:pPr>
            <w:r>
              <w:rPr>
                <w:rFonts w:ascii="Consolas" w:eastAsia="Consolas" w:hAnsi="Consolas" w:cs="Consolas"/>
                <w:color w:val="1B2733"/>
                <w:sz w:val="18"/>
                <w:szCs w:val="18"/>
              </w:rPr>
              <w:t xml:space="preserve">      parameters: []</w:t>
            </w:r>
          </w:p>
          <w:p w:rsidR="00411BF6" w:rsidRDefault="00B54063">
            <w:pPr>
              <w:spacing w:line="252" w:lineRule="auto"/>
            </w:pPr>
            <w:r>
              <w:rPr>
                <w:rFonts w:ascii="Consolas" w:eastAsia="Consolas" w:hAnsi="Consolas" w:cs="Consolas"/>
                <w:color w:val="1B2733"/>
                <w:sz w:val="18"/>
                <w:szCs w:val="18"/>
              </w:rPr>
              <w:t xml:space="preserve">      responses:</w:t>
            </w:r>
          </w:p>
          <w:p w:rsidR="00411BF6" w:rsidRDefault="00B54063">
            <w:pPr>
              <w:spacing w:line="252" w:lineRule="auto"/>
            </w:pPr>
            <w:r>
              <w:rPr>
                <w:rFonts w:ascii="Consolas" w:eastAsia="Consolas" w:hAnsi="Consolas" w:cs="Consolas"/>
                <w:color w:val="1B2733"/>
                <w:sz w:val="18"/>
                <w:szCs w:val="18"/>
              </w:rPr>
              <w:t xml:space="preserve">        200:</w:t>
            </w:r>
          </w:p>
          <w:p w:rsidR="00411BF6" w:rsidRDefault="00B54063">
            <w:pPr>
              <w:spacing w:line="252" w:lineRule="auto"/>
            </w:pPr>
            <w:r>
              <w:rPr>
                <w:rFonts w:ascii="Consolas" w:eastAsia="Consolas" w:hAnsi="Consolas" w:cs="Consolas"/>
                <w:color w:val="1B2733"/>
                <w:sz w:val="18"/>
                <w:szCs w:val="18"/>
              </w:rPr>
              <w:t xml:space="preserve">          description: "Successful response"</w:t>
            </w:r>
          </w:p>
          <w:p w:rsidR="00411BF6" w:rsidRDefault="00B54063">
            <w:pPr>
              <w:spacing w:line="252" w:lineRule="auto"/>
            </w:pPr>
            <w:r>
              <w:rPr>
                <w:rFonts w:ascii="Consolas" w:eastAsia="Consolas" w:hAnsi="Consolas" w:cs="Consolas"/>
                <w:color w:val="1B2733"/>
                <w:sz w:val="18"/>
                <w:szCs w:val="18"/>
              </w:rPr>
              <w:t xml:space="preserve">        400:</w:t>
            </w:r>
          </w:p>
          <w:p w:rsidR="00411BF6" w:rsidRDefault="00B54063">
            <w:pPr>
              <w:spacing w:line="252" w:lineRule="auto"/>
            </w:pPr>
            <w:r>
              <w:rPr>
                <w:rFonts w:ascii="Consolas" w:eastAsia="Consolas" w:hAnsi="Consolas" w:cs="Consolas"/>
                <w:color w:val="1B2733"/>
                <w:sz w:val="18"/>
                <w:szCs w:val="18"/>
              </w:rPr>
              <w:t xml:space="preserve">          description: "Bad request"</w:t>
            </w:r>
          </w:p>
          <w:p w:rsidR="00411BF6" w:rsidRDefault="00B54063">
            <w:pPr>
              <w:spacing w:line="252" w:lineRule="auto"/>
            </w:pPr>
            <w:r>
              <w:rPr>
                <w:rFonts w:ascii="Consolas" w:eastAsia="Consolas" w:hAnsi="Consolas" w:cs="Consolas"/>
                <w:color w:val="1B2733"/>
                <w:sz w:val="18"/>
                <w:szCs w:val="18"/>
              </w:rPr>
              <w:t xml:space="preserve">        500:</w:t>
            </w:r>
          </w:p>
          <w:p w:rsidR="00411BF6" w:rsidRDefault="00B54063">
            <w:pPr>
              <w:spacing w:line="252" w:lineRule="auto"/>
            </w:pPr>
            <w:r>
              <w:rPr>
                <w:rFonts w:ascii="Consolas" w:eastAsia="Consolas" w:hAnsi="Consolas" w:cs="Consolas"/>
                <w:color w:val="1B2733"/>
                <w:sz w:val="18"/>
                <w:szCs w:val="18"/>
              </w:rPr>
              <w:t xml:space="preserve">          description: "Internal server error"</w:t>
            </w:r>
          </w:p>
        </w:tc>
      </w:tr>
    </w:tbl>
    <w:p w:rsidR="00411BF6" w:rsidRDefault="00B54063">
      <w:pPr>
        <w:pStyle w:val="Heading3"/>
      </w:pPr>
      <w:r>
        <w:t>17.7.2  API Lifecycle States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411BF6">
        <w:tblPrEx>
          <w:tblCellMar>
            <w:top w:w="0" w:type="dxa"/>
            <w:bottom w:w="0" w:type="dxa"/>
          </w:tblCellMar>
        </w:tblPrEx>
        <w:trPr>
          <w:cantSplit/>
          <w:tblHeader/>
        </w:trPr>
        <w:tc>
          <w:tcPr>
            <w:tcW w:w="2200" w:type="dxa"/>
            <w:tcBorders>
              <w:top w:val="single" w:sz="2" w:space="0" w:color="14315C"/>
              <w:left w:val="single" w:sz="2" w:space="0" w:color="14315C"/>
              <w:bottom w:val="single" w:sz="8" w:space="0" w:color="2D6CB5"/>
              <w:right w:val="single" w:sz="2" w:space="0" w:color="14315C"/>
            </w:tcBorders>
            <w:shd w:val="clear" w:color="auto" w:fill="14315C"/>
            <w:tcMar>
              <w:top w:w="90" w:type="dxa"/>
              <w:left w:w="130" w:type="dxa"/>
              <w:bottom w:w="90" w:type="dxa"/>
              <w:right w:w="130" w:type="dxa"/>
            </w:tcMar>
          </w:tcPr>
          <w:p w:rsidR="00411BF6" w:rsidRDefault="00B54063">
            <w:pPr>
              <w:spacing w:line="256" w:lineRule="auto"/>
            </w:pPr>
            <w:r>
              <w:rPr>
                <w:b/>
                <w:bCs/>
                <w:color w:val="FFFFFF"/>
                <w:sz w:val="19"/>
                <w:szCs w:val="19"/>
              </w:rPr>
              <w:t>State</w:t>
            </w:r>
          </w:p>
        </w:tc>
        <w:tc>
          <w:tcPr>
            <w:tcW w:w="7160" w:type="dxa"/>
            <w:tcBorders>
              <w:top w:val="single" w:sz="2" w:space="0" w:color="14315C"/>
              <w:left w:val="single" w:sz="2" w:space="0" w:color="14315C"/>
              <w:bottom w:val="single" w:sz="8" w:space="0" w:color="2D6CB5"/>
              <w:right w:val="single" w:sz="2" w:space="0" w:color="14315C"/>
            </w:tcBorders>
            <w:shd w:val="clear" w:color="auto" w:fill="14315C"/>
            <w:tcMar>
              <w:top w:w="90" w:type="dxa"/>
              <w:left w:w="130" w:type="dxa"/>
              <w:bottom w:w="90" w:type="dxa"/>
              <w:right w:w="130" w:type="dxa"/>
            </w:tcMar>
          </w:tcPr>
          <w:p w:rsidR="00411BF6" w:rsidRDefault="00B54063">
            <w:pPr>
              <w:spacing w:line="256" w:lineRule="auto"/>
            </w:pPr>
            <w:r>
              <w:rPr>
                <w:b/>
                <w:bCs/>
                <w:color w:val="FFFFFF"/>
                <w:sz w:val="19"/>
                <w:szCs w:val="19"/>
              </w:rPr>
              <w:t>Description</w:t>
            </w:r>
          </w:p>
        </w:tc>
      </w:tr>
      <w:tr w:rsidR="00411BF6">
        <w:tblPrEx>
          <w:tblCellMar>
            <w:top w:w="0" w:type="dxa"/>
            <w:bottom w:w="0" w:type="dxa"/>
          </w:tblCellMar>
        </w:tblPrEx>
        <w:trPr>
          <w:cantSplit/>
        </w:trPr>
        <w:tc>
          <w:tcPr>
            <w:tcW w:w="22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CREATED</w:t>
            </w:r>
          </w:p>
        </w:tc>
        <w:tc>
          <w:tcPr>
            <w:tcW w:w="716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API is created but not deployed. Only visible to API creators.</w:t>
            </w:r>
          </w:p>
        </w:tc>
      </w:tr>
      <w:tr w:rsidR="00411BF6">
        <w:tblPrEx>
          <w:tblCellMar>
            <w:top w:w="0" w:type="dxa"/>
            <w:bottom w:w="0" w:type="dxa"/>
          </w:tblCellMar>
        </w:tblPrEx>
        <w:trPr>
          <w:cantSplit/>
        </w:trPr>
        <w:tc>
          <w:tcPr>
            <w:tcW w:w="22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PUBLISHED</w:t>
            </w:r>
          </w:p>
        </w:tc>
        <w:tc>
          <w:tcPr>
            <w:tcW w:w="716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API is live in the Developer Portal and available for subscription.</w:t>
            </w:r>
          </w:p>
        </w:tc>
      </w:tr>
      <w:tr w:rsidR="00411BF6">
        <w:tblPrEx>
          <w:tblCellMar>
            <w:top w:w="0" w:type="dxa"/>
            <w:bottom w:w="0" w:type="dxa"/>
          </w:tblCellMar>
        </w:tblPrEx>
        <w:trPr>
          <w:cantSplit/>
        </w:trPr>
        <w:tc>
          <w:tcPr>
            <w:tcW w:w="22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PROTOTYPED</w:t>
            </w:r>
          </w:p>
        </w:tc>
        <w:tc>
          <w:tcPr>
            <w:tcW w:w="716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API is deployed as a mock/prototype. Useful for early-stage testing.</w:t>
            </w:r>
          </w:p>
        </w:tc>
      </w:tr>
      <w:tr w:rsidR="00411BF6">
        <w:tblPrEx>
          <w:tblCellMar>
            <w:top w:w="0" w:type="dxa"/>
            <w:bottom w:w="0" w:type="dxa"/>
          </w:tblCellMar>
        </w:tblPrEx>
        <w:trPr>
          <w:cantSplit/>
        </w:trPr>
        <w:tc>
          <w:tcPr>
            <w:tcW w:w="22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BLOCKED</w:t>
            </w:r>
          </w:p>
        </w:tc>
        <w:tc>
          <w:tcPr>
            <w:tcW w:w="716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API is temporarily suspended. Existing subscribers cannot invoke it.</w:t>
            </w:r>
          </w:p>
        </w:tc>
      </w:tr>
      <w:tr w:rsidR="00411BF6">
        <w:tblPrEx>
          <w:tblCellMar>
            <w:top w:w="0" w:type="dxa"/>
            <w:bottom w:w="0" w:type="dxa"/>
          </w:tblCellMar>
        </w:tblPrEx>
        <w:trPr>
          <w:cantSplit/>
        </w:trPr>
        <w:tc>
          <w:tcPr>
            <w:tcW w:w="22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DEPRECATED</w:t>
            </w:r>
          </w:p>
        </w:tc>
        <w:tc>
          <w:tcPr>
            <w:tcW w:w="716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API still accessible by existing subscribers but new subscriptions are disabled.</w:t>
            </w:r>
          </w:p>
        </w:tc>
      </w:tr>
      <w:tr w:rsidR="00411BF6">
        <w:tblPrEx>
          <w:tblCellMar>
            <w:top w:w="0" w:type="dxa"/>
            <w:bottom w:w="0" w:type="dxa"/>
          </w:tblCellMar>
        </w:tblPrEx>
        <w:trPr>
          <w:cantSplit/>
        </w:trPr>
        <w:tc>
          <w:tcPr>
            <w:tcW w:w="22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rFonts w:ascii="Consolas" w:eastAsia="Consolas" w:hAnsi="Consolas" w:cs="Consolas"/>
                <w:sz w:val="17"/>
                <w:szCs w:val="17"/>
              </w:rPr>
              <w:t>RETIRED</w:t>
            </w:r>
          </w:p>
        </w:tc>
        <w:tc>
          <w:tcPr>
            <w:tcW w:w="716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API is fully decommissioned and inaccessible.</w:t>
            </w:r>
          </w:p>
        </w:tc>
      </w:tr>
    </w:tbl>
    <w:p w:rsidR="00411BF6" w:rsidRDefault="00B54063">
      <w:pPr>
        <w:pStyle w:val="Heading3"/>
      </w:pPr>
      <w:r>
        <w:lastRenderedPageBreak/>
        <w:t>17.7.3  Glossary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411BF6">
        <w:tblPrEx>
          <w:tblCellMar>
            <w:top w:w="0" w:type="dxa"/>
            <w:bottom w:w="0" w:type="dxa"/>
          </w:tblCellMar>
        </w:tblPrEx>
        <w:trPr>
          <w:cantSplit/>
          <w:tblHeader/>
        </w:trPr>
        <w:tc>
          <w:tcPr>
            <w:tcW w:w="2200" w:type="dxa"/>
            <w:tcBorders>
              <w:top w:val="single" w:sz="2" w:space="0" w:color="14315C"/>
              <w:left w:val="single" w:sz="2" w:space="0" w:color="14315C"/>
              <w:bottom w:val="single" w:sz="8" w:space="0" w:color="2D6CB5"/>
              <w:right w:val="single" w:sz="2" w:space="0" w:color="14315C"/>
            </w:tcBorders>
            <w:shd w:val="clear" w:color="auto" w:fill="14315C"/>
            <w:tcMar>
              <w:top w:w="90" w:type="dxa"/>
              <w:left w:w="130" w:type="dxa"/>
              <w:bottom w:w="90" w:type="dxa"/>
              <w:right w:w="130" w:type="dxa"/>
            </w:tcMar>
          </w:tcPr>
          <w:p w:rsidR="00411BF6" w:rsidRDefault="00B54063">
            <w:pPr>
              <w:spacing w:line="256" w:lineRule="auto"/>
            </w:pPr>
            <w:r>
              <w:rPr>
                <w:b/>
                <w:bCs/>
                <w:color w:val="FFFFFF"/>
                <w:sz w:val="19"/>
                <w:szCs w:val="19"/>
              </w:rPr>
              <w:t>Term</w:t>
            </w:r>
          </w:p>
        </w:tc>
        <w:tc>
          <w:tcPr>
            <w:tcW w:w="7160" w:type="dxa"/>
            <w:tcBorders>
              <w:top w:val="single" w:sz="2" w:space="0" w:color="14315C"/>
              <w:left w:val="single" w:sz="2" w:space="0" w:color="14315C"/>
              <w:bottom w:val="single" w:sz="8" w:space="0" w:color="2D6CB5"/>
              <w:right w:val="single" w:sz="2" w:space="0" w:color="14315C"/>
            </w:tcBorders>
            <w:shd w:val="clear" w:color="auto" w:fill="14315C"/>
            <w:tcMar>
              <w:top w:w="90" w:type="dxa"/>
              <w:left w:w="130" w:type="dxa"/>
              <w:bottom w:w="90" w:type="dxa"/>
              <w:right w:w="130" w:type="dxa"/>
            </w:tcMar>
          </w:tcPr>
          <w:p w:rsidR="00411BF6" w:rsidRDefault="00B54063">
            <w:pPr>
              <w:spacing w:line="256" w:lineRule="auto"/>
            </w:pPr>
            <w:r>
              <w:rPr>
                <w:b/>
                <w:bCs/>
                <w:color w:val="FFFFFF"/>
                <w:sz w:val="19"/>
                <w:szCs w:val="19"/>
              </w:rPr>
              <w:t>Definition</w:t>
            </w:r>
          </w:p>
        </w:tc>
      </w:tr>
      <w:tr w:rsidR="00411BF6">
        <w:tblPrEx>
          <w:tblCellMar>
            <w:top w:w="0" w:type="dxa"/>
            <w:bottom w:w="0" w:type="dxa"/>
          </w:tblCellMar>
        </w:tblPrEx>
        <w:trPr>
          <w:cantSplit/>
        </w:trPr>
        <w:tc>
          <w:tcPr>
            <w:tcW w:w="22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APIM</w:t>
            </w:r>
          </w:p>
        </w:tc>
        <w:tc>
          <w:tcPr>
            <w:tcW w:w="716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WSO2 API Manager — the full API management platform</w:t>
            </w:r>
          </w:p>
        </w:tc>
      </w:tr>
      <w:tr w:rsidR="00411BF6">
        <w:tblPrEx>
          <w:tblCellMar>
            <w:top w:w="0" w:type="dxa"/>
            <w:bottom w:w="0" w:type="dxa"/>
          </w:tblCellMar>
        </w:tblPrEx>
        <w:trPr>
          <w:cantSplit/>
        </w:trPr>
        <w:tc>
          <w:tcPr>
            <w:tcW w:w="22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Context</w:t>
            </w:r>
          </w:p>
        </w:tc>
        <w:tc>
          <w:tcPr>
            <w:tcW w:w="716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The URL base path that uniquely identifies an API within a tenant</w:t>
            </w:r>
          </w:p>
        </w:tc>
      </w:tr>
      <w:tr w:rsidR="00411BF6">
        <w:tblPrEx>
          <w:tblCellMar>
            <w:top w:w="0" w:type="dxa"/>
            <w:bottom w:w="0" w:type="dxa"/>
          </w:tblCellMar>
        </w:tblPrEx>
        <w:trPr>
          <w:cantSplit/>
        </w:trPr>
        <w:tc>
          <w:tcPr>
            <w:tcW w:w="22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Tenant</w:t>
            </w:r>
          </w:p>
        </w:tc>
        <w:tc>
          <w:tcPr>
            <w:tcW w:w="716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An isolated organisational unit within WSO2 APIM</w:t>
            </w:r>
          </w:p>
        </w:tc>
      </w:tr>
      <w:tr w:rsidR="00411BF6">
        <w:tblPrEx>
          <w:tblCellMar>
            <w:top w:w="0" w:type="dxa"/>
            <w:bottom w:w="0" w:type="dxa"/>
          </w:tblCellMar>
        </w:tblPrEx>
        <w:trPr>
          <w:cantSplit/>
        </w:trPr>
        <w:tc>
          <w:tcPr>
            <w:tcW w:w="22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Swagger</w:t>
            </w:r>
          </w:p>
        </w:tc>
        <w:tc>
          <w:tcPr>
            <w:tcW w:w="716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OpenAPI Specification (formerly Swagger) — a standard for describing REST APIs</w:t>
            </w:r>
          </w:p>
        </w:tc>
      </w:tr>
      <w:tr w:rsidR="00411BF6">
        <w:tblPrEx>
          <w:tblCellMar>
            <w:top w:w="0" w:type="dxa"/>
            <w:bottom w:w="0" w:type="dxa"/>
          </w:tblCellMar>
        </w:tblPrEx>
        <w:trPr>
          <w:cantSplit/>
        </w:trPr>
        <w:tc>
          <w:tcPr>
            <w:tcW w:w="22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Publisher</w:t>
            </w:r>
          </w:p>
        </w:tc>
        <w:tc>
          <w:tcPr>
            <w:tcW w:w="716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The portal used by API developers to create and publish APIs</w:t>
            </w:r>
          </w:p>
        </w:tc>
      </w:tr>
      <w:tr w:rsidR="00411BF6">
        <w:tblPrEx>
          <w:tblCellMar>
            <w:top w:w="0" w:type="dxa"/>
            <w:bottom w:w="0" w:type="dxa"/>
          </w:tblCellMar>
        </w:tblPrEx>
        <w:trPr>
          <w:cantSplit/>
        </w:trPr>
        <w:tc>
          <w:tcPr>
            <w:tcW w:w="22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DevPortal</w:t>
            </w:r>
          </w:p>
        </w:tc>
        <w:tc>
          <w:tcPr>
            <w:tcW w:w="716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Developer Portal where API consumers discover and subscribe to APIs</w:t>
            </w:r>
          </w:p>
        </w:tc>
      </w:tr>
      <w:tr w:rsidR="00411BF6">
        <w:tblPrEx>
          <w:tblCellMar>
            <w:top w:w="0" w:type="dxa"/>
            <w:bottom w:w="0" w:type="dxa"/>
          </w:tblCellMar>
        </w:tblPrEx>
        <w:trPr>
          <w:cantSplit/>
        </w:trPr>
        <w:tc>
          <w:tcPr>
            <w:tcW w:w="22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Throttling</w:t>
            </w:r>
          </w:p>
        </w:tc>
        <w:tc>
          <w:tcPr>
            <w:tcW w:w="716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Rate limiting mechanism to control API invocation frequency</w:t>
            </w:r>
          </w:p>
        </w:tc>
      </w:tr>
    </w:tbl>
    <w:p w:rsidR="00411BF6" w:rsidRDefault="00B54063">
      <w:pPr>
        <w:pStyle w:val="Heading1"/>
      </w:pPr>
      <w:bookmarkStart w:id="101" w:name="h_18_nginx_lua_openresty_setup"/>
      <w:r>
        <w:t>18.  Nginx + Lua (OpenResty) Setup</w:t>
      </w:r>
      <w:bookmarkEnd w:id="101"/>
    </w:p>
    <w:p w:rsidR="00411BF6" w:rsidRDefault="00B54063">
      <w:pPr>
        <w:spacing w:after="120" w:line="276" w:lineRule="auto"/>
      </w:pPr>
      <w:r>
        <w:t>This section describes how to build a portable OpenResty (Nginx + Lua) gateway for JCMS, install the required Lua modules, verify the build, and configure Lua-protected location blocks. The gateway terminates TLS, validates tokens, and proxies requests to the JCMS backend services.</w:t>
      </w:r>
    </w:p>
    <w:p w:rsidR="00411BF6" w:rsidRDefault="00B54063">
      <w:pPr>
        <w:pStyle w:val="Heading2"/>
      </w:pPr>
      <w:bookmarkStart w:id="102" w:name="h_18_1_create_required_directory_structu"/>
      <w:r>
        <w:t>18.1  Create Required Directory Structure</w:t>
      </w:r>
      <w:bookmarkEnd w:id="102"/>
    </w:p>
    <w:p w:rsidR="00411BF6" w:rsidRDefault="00B54063">
      <w:pPr>
        <w:spacing w:after="120" w:line="276" w:lineRule="auto"/>
      </w:pPr>
      <w:r>
        <w:t>Create the base installation directories: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1BF6">
        <w:tblPrEx>
          <w:tblCellMar>
            <w:top w:w="0" w:type="dxa"/>
            <w:bottom w:w="0" w:type="dxa"/>
          </w:tblCellMar>
        </w:tblPrEx>
        <w:trPr>
          <w:cantSplit/>
        </w:trPr>
        <w:tc>
          <w:tcPr>
            <w:tcW w:w="9360" w:type="dxa"/>
            <w:tcBorders>
              <w:top w:val="single" w:sz="2" w:space="0" w:color="DCE3EC"/>
              <w:left w:val="single" w:sz="18" w:space="0" w:color="5B8FCB"/>
              <w:bottom w:val="single" w:sz="2" w:space="0" w:color="DCE3EC"/>
              <w:right w:val="single" w:sz="2" w:space="0" w:color="DCE3EC"/>
            </w:tcBorders>
            <w:shd w:val="clear" w:color="auto" w:fill="F6F8FB"/>
            <w:tcMar>
              <w:top w:w="120" w:type="dxa"/>
              <w:left w:w="180" w:type="dxa"/>
              <w:bottom w:w="120" w:type="dxa"/>
              <w:right w:w="160" w:type="dxa"/>
            </w:tcMar>
          </w:tcPr>
          <w:p w:rsidR="00411BF6" w:rsidRDefault="00B54063">
            <w:pPr>
              <w:spacing w:line="252" w:lineRule="auto"/>
            </w:pPr>
            <w:r>
              <w:rPr>
                <w:rFonts w:ascii="Consolas" w:eastAsia="Consolas" w:hAnsi="Consolas" w:cs="Consolas"/>
                <w:color w:val="1B2733"/>
                <w:sz w:val="18"/>
                <w:szCs w:val="18"/>
              </w:rPr>
              <w:t>mkdir -p /app/build</w:t>
            </w:r>
          </w:p>
          <w:p w:rsidR="00411BF6" w:rsidRDefault="00B54063">
            <w:pPr>
              <w:spacing w:line="252" w:lineRule="auto"/>
            </w:pPr>
            <w:r>
              <w:rPr>
                <w:rFonts w:ascii="Consolas" w:eastAsia="Consolas" w:hAnsi="Consolas" w:cs="Consolas"/>
                <w:color w:val="1B2733"/>
                <w:sz w:val="18"/>
                <w:szCs w:val="18"/>
              </w:rPr>
              <w:t>mkdir -p /app/lua</w:t>
            </w:r>
          </w:p>
          <w:p w:rsidR="00411BF6" w:rsidRDefault="00B54063">
            <w:pPr>
              <w:spacing w:line="252" w:lineRule="auto"/>
            </w:pPr>
            <w:r>
              <w:rPr>
                <w:rFonts w:ascii="Consolas" w:eastAsia="Consolas" w:hAnsi="Consolas" w:cs="Consolas"/>
                <w:color w:val="1B2733"/>
                <w:sz w:val="18"/>
                <w:szCs w:val="18"/>
              </w:rPr>
              <w:t>mkdir -p /app/lua/lualib/resty</w:t>
            </w:r>
          </w:p>
        </w:tc>
      </w:tr>
    </w:tbl>
    <w:p w:rsidR="00411BF6" w:rsidRDefault="00B54063">
      <w:pPr>
        <w:pStyle w:val="Heading2"/>
      </w:pPr>
      <w:bookmarkStart w:id="103" w:name="h_18_2_verify_prerequisites"/>
      <w:r>
        <w:t>18.2  Verify Prerequisites</w:t>
      </w:r>
      <w:bookmarkEnd w:id="103"/>
    </w:p>
    <w:p w:rsidR="00411BF6" w:rsidRDefault="00B54063">
      <w:pPr>
        <w:spacing w:after="120" w:line="276" w:lineRule="auto"/>
      </w:pPr>
      <w:r>
        <w:t>Check whether the required tools already exist: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1BF6">
        <w:tblPrEx>
          <w:tblCellMar>
            <w:top w:w="0" w:type="dxa"/>
            <w:bottom w:w="0" w:type="dxa"/>
          </w:tblCellMar>
        </w:tblPrEx>
        <w:trPr>
          <w:cantSplit/>
        </w:trPr>
        <w:tc>
          <w:tcPr>
            <w:tcW w:w="9360" w:type="dxa"/>
            <w:tcBorders>
              <w:top w:val="single" w:sz="2" w:space="0" w:color="DCE3EC"/>
              <w:left w:val="single" w:sz="18" w:space="0" w:color="5B8FCB"/>
              <w:bottom w:val="single" w:sz="2" w:space="0" w:color="DCE3EC"/>
              <w:right w:val="single" w:sz="2" w:space="0" w:color="DCE3EC"/>
            </w:tcBorders>
            <w:shd w:val="clear" w:color="auto" w:fill="F6F8FB"/>
            <w:tcMar>
              <w:top w:w="120" w:type="dxa"/>
              <w:left w:w="180" w:type="dxa"/>
              <w:bottom w:w="120" w:type="dxa"/>
              <w:right w:w="160" w:type="dxa"/>
            </w:tcMar>
          </w:tcPr>
          <w:p w:rsidR="00411BF6" w:rsidRDefault="00B54063">
            <w:pPr>
              <w:spacing w:line="252" w:lineRule="auto"/>
            </w:pPr>
            <w:r>
              <w:rPr>
                <w:rFonts w:ascii="Consolas" w:eastAsia="Consolas" w:hAnsi="Consolas" w:cs="Consolas"/>
                <w:color w:val="1B2733"/>
                <w:sz w:val="18"/>
                <w:szCs w:val="18"/>
              </w:rPr>
              <w:t>make --version</w:t>
            </w:r>
          </w:p>
          <w:p w:rsidR="00411BF6" w:rsidRDefault="00B54063">
            <w:pPr>
              <w:spacing w:line="252" w:lineRule="auto"/>
            </w:pPr>
            <w:r>
              <w:rPr>
                <w:rFonts w:ascii="Consolas" w:eastAsia="Consolas" w:hAnsi="Consolas" w:cs="Consolas"/>
                <w:color w:val="1B2733"/>
                <w:sz w:val="18"/>
                <w:szCs w:val="18"/>
              </w:rPr>
              <w:t>gcc --version</w:t>
            </w:r>
          </w:p>
          <w:p w:rsidR="00411BF6" w:rsidRDefault="00B54063">
            <w:pPr>
              <w:spacing w:line="252" w:lineRule="auto"/>
            </w:pPr>
            <w:r>
              <w:rPr>
                <w:rFonts w:ascii="Consolas" w:eastAsia="Consolas" w:hAnsi="Consolas" w:cs="Consolas"/>
                <w:color w:val="1B2733"/>
                <w:sz w:val="18"/>
                <w:szCs w:val="18"/>
              </w:rPr>
              <w:t>pcre-config --version</w:t>
            </w:r>
          </w:p>
        </w:tc>
      </w:tr>
    </w:tbl>
    <w:p w:rsidR="00411BF6" w:rsidRDefault="00B54063">
      <w:pPr>
        <w:spacing w:after="120" w:line="276" w:lineRule="auto"/>
      </w:pPr>
      <w:r>
        <w:t>If any command is missing, install the dependencies: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1BF6">
        <w:tblPrEx>
          <w:tblCellMar>
            <w:top w:w="0" w:type="dxa"/>
            <w:bottom w:w="0" w:type="dxa"/>
          </w:tblCellMar>
        </w:tblPrEx>
        <w:trPr>
          <w:cantSplit/>
        </w:trPr>
        <w:tc>
          <w:tcPr>
            <w:tcW w:w="9360" w:type="dxa"/>
            <w:tcBorders>
              <w:top w:val="single" w:sz="2" w:space="0" w:color="DCE3EC"/>
              <w:left w:val="single" w:sz="18" w:space="0" w:color="5B8FCB"/>
              <w:bottom w:val="single" w:sz="2" w:space="0" w:color="DCE3EC"/>
              <w:right w:val="single" w:sz="2" w:space="0" w:color="DCE3EC"/>
            </w:tcBorders>
            <w:shd w:val="clear" w:color="auto" w:fill="F6F8FB"/>
            <w:tcMar>
              <w:top w:w="120" w:type="dxa"/>
              <w:left w:w="180" w:type="dxa"/>
              <w:bottom w:w="120" w:type="dxa"/>
              <w:right w:w="160" w:type="dxa"/>
            </w:tcMar>
          </w:tcPr>
          <w:p w:rsidR="00411BF6" w:rsidRDefault="00B54063">
            <w:pPr>
              <w:spacing w:line="252" w:lineRule="auto"/>
            </w:pPr>
            <w:r>
              <w:rPr>
                <w:rFonts w:ascii="Consolas" w:eastAsia="Consolas" w:hAnsi="Consolas" w:cs="Consolas"/>
                <w:color w:val="1B2733"/>
                <w:sz w:val="18"/>
                <w:szCs w:val="18"/>
              </w:rPr>
              <w:t>sudo yum install -y make</w:t>
            </w:r>
          </w:p>
          <w:p w:rsidR="00411BF6" w:rsidRDefault="00B54063">
            <w:pPr>
              <w:spacing w:line="252" w:lineRule="auto"/>
            </w:pPr>
            <w:r>
              <w:rPr>
                <w:rFonts w:ascii="Consolas" w:eastAsia="Consolas" w:hAnsi="Consolas" w:cs="Consolas"/>
                <w:color w:val="1B2733"/>
                <w:sz w:val="18"/>
                <w:szCs w:val="18"/>
              </w:rPr>
              <w:t>sudo yum groupinstall -y "Development Tools"</w:t>
            </w:r>
          </w:p>
          <w:p w:rsidR="00411BF6" w:rsidRDefault="00B54063">
            <w:pPr>
              <w:spacing w:line="252" w:lineRule="auto"/>
            </w:pPr>
            <w:r>
              <w:rPr>
                <w:rFonts w:ascii="Consolas" w:eastAsia="Consolas" w:hAnsi="Consolas" w:cs="Consolas"/>
                <w:color w:val="1B2733"/>
                <w:sz w:val="18"/>
                <w:szCs w:val="18"/>
              </w:rPr>
              <w:t>sudo yum install -y pcre pcre-devel</w:t>
            </w:r>
          </w:p>
        </w:tc>
      </w:tr>
    </w:tbl>
    <w:p w:rsidR="00411BF6" w:rsidRDefault="00B54063">
      <w:pPr>
        <w:pStyle w:val="Heading2"/>
      </w:pPr>
      <w:bookmarkStart w:id="104" w:name="h_18_3_download_openresty_source"/>
      <w:r>
        <w:lastRenderedPageBreak/>
        <w:t>18.3  Download OpenResty Source</w:t>
      </w:r>
      <w:bookmarkEnd w:id="10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1BF6">
        <w:tblPrEx>
          <w:tblCellMar>
            <w:top w:w="0" w:type="dxa"/>
            <w:bottom w:w="0" w:type="dxa"/>
          </w:tblCellMar>
        </w:tblPrEx>
        <w:trPr>
          <w:cantSplit/>
        </w:trPr>
        <w:tc>
          <w:tcPr>
            <w:tcW w:w="9360" w:type="dxa"/>
            <w:tcBorders>
              <w:top w:val="single" w:sz="2" w:space="0" w:color="DCE3EC"/>
              <w:left w:val="single" w:sz="18" w:space="0" w:color="5B8FCB"/>
              <w:bottom w:val="single" w:sz="2" w:space="0" w:color="DCE3EC"/>
              <w:right w:val="single" w:sz="2" w:space="0" w:color="DCE3EC"/>
            </w:tcBorders>
            <w:shd w:val="clear" w:color="auto" w:fill="F6F8FB"/>
            <w:tcMar>
              <w:top w:w="120" w:type="dxa"/>
              <w:left w:w="180" w:type="dxa"/>
              <w:bottom w:w="120" w:type="dxa"/>
              <w:right w:w="160" w:type="dxa"/>
            </w:tcMar>
          </w:tcPr>
          <w:p w:rsidR="00411BF6" w:rsidRDefault="00B54063">
            <w:pPr>
              <w:spacing w:line="252" w:lineRule="auto"/>
            </w:pPr>
            <w:r>
              <w:rPr>
                <w:rFonts w:ascii="Consolas" w:eastAsia="Consolas" w:hAnsi="Consolas" w:cs="Consolas"/>
                <w:color w:val="1B2733"/>
                <w:sz w:val="18"/>
                <w:szCs w:val="18"/>
              </w:rPr>
              <w:t>cd /app/build</w:t>
            </w:r>
          </w:p>
          <w:p w:rsidR="00411BF6" w:rsidRDefault="00B54063">
            <w:pPr>
              <w:spacing w:line="252" w:lineRule="auto"/>
            </w:pPr>
            <w:r>
              <w:rPr>
                <w:rFonts w:ascii="Consolas" w:eastAsia="Consolas" w:hAnsi="Consolas" w:cs="Consolas"/>
                <w:color w:val="1B2733"/>
                <w:sz w:val="18"/>
                <w:szCs w:val="18"/>
              </w:rPr>
              <w:t>wget https://openresty.org/download/openresty-1.25.3.2.tar.gz</w:t>
            </w:r>
          </w:p>
          <w:p w:rsidR="00411BF6" w:rsidRDefault="00B54063">
            <w:pPr>
              <w:spacing w:line="252" w:lineRule="auto"/>
            </w:pPr>
            <w:r>
              <w:rPr>
                <w:rFonts w:ascii="Consolas" w:eastAsia="Consolas" w:hAnsi="Consolas" w:cs="Consolas"/>
                <w:color w:val="1B2733"/>
                <w:sz w:val="18"/>
                <w:szCs w:val="18"/>
              </w:rPr>
              <w:t>tar -xvf openresty-1.25.3.2.tar.gz</w:t>
            </w:r>
          </w:p>
          <w:p w:rsidR="00411BF6" w:rsidRDefault="00B54063">
            <w:pPr>
              <w:spacing w:line="252" w:lineRule="auto"/>
            </w:pPr>
            <w:r>
              <w:rPr>
                <w:rFonts w:ascii="Consolas" w:eastAsia="Consolas" w:hAnsi="Consolas" w:cs="Consolas"/>
                <w:color w:val="1B2733"/>
                <w:sz w:val="18"/>
                <w:szCs w:val="18"/>
              </w:rPr>
              <w:t>cd openresty-1.25.3.2</w:t>
            </w:r>
          </w:p>
        </w:tc>
      </w:tr>
    </w:tbl>
    <w:p w:rsidR="00411BF6" w:rsidRDefault="00B54063">
      <w:pPr>
        <w:pStyle w:val="Heading2"/>
      </w:pPr>
      <w:bookmarkStart w:id="105" w:name="h_18_4_configure_openresty_build"/>
      <w:r>
        <w:t>18.4  Configure OpenResty Build</w:t>
      </w:r>
      <w:bookmarkEnd w:id="10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1BF6">
        <w:tblPrEx>
          <w:tblCellMar>
            <w:top w:w="0" w:type="dxa"/>
            <w:bottom w:w="0" w:type="dxa"/>
          </w:tblCellMar>
        </w:tblPrEx>
        <w:trPr>
          <w:cantSplit/>
        </w:trPr>
        <w:tc>
          <w:tcPr>
            <w:tcW w:w="9360" w:type="dxa"/>
            <w:tcBorders>
              <w:top w:val="single" w:sz="2" w:space="0" w:color="DCE3EC"/>
              <w:left w:val="single" w:sz="18" w:space="0" w:color="5B8FCB"/>
              <w:bottom w:val="single" w:sz="2" w:space="0" w:color="DCE3EC"/>
              <w:right w:val="single" w:sz="2" w:space="0" w:color="DCE3EC"/>
            </w:tcBorders>
            <w:shd w:val="clear" w:color="auto" w:fill="F6F8FB"/>
            <w:tcMar>
              <w:top w:w="120" w:type="dxa"/>
              <w:left w:w="180" w:type="dxa"/>
              <w:bottom w:w="120" w:type="dxa"/>
              <w:right w:w="160" w:type="dxa"/>
            </w:tcMar>
          </w:tcPr>
          <w:p w:rsidR="00411BF6" w:rsidRDefault="00B54063">
            <w:pPr>
              <w:spacing w:line="252" w:lineRule="auto"/>
            </w:pPr>
            <w:r>
              <w:rPr>
                <w:rFonts w:ascii="Consolas" w:eastAsia="Consolas" w:hAnsi="Consolas" w:cs="Consolas"/>
                <w:color w:val="1B2733"/>
                <w:sz w:val="18"/>
                <w:szCs w:val="18"/>
              </w:rPr>
              <w:t>./configure \</w:t>
            </w:r>
          </w:p>
          <w:p w:rsidR="00411BF6" w:rsidRDefault="00B54063">
            <w:pPr>
              <w:spacing w:line="252" w:lineRule="auto"/>
            </w:pPr>
            <w:r>
              <w:rPr>
                <w:rFonts w:ascii="Consolas" w:eastAsia="Consolas" w:hAnsi="Consolas" w:cs="Consolas"/>
                <w:color w:val="1B2733"/>
                <w:sz w:val="18"/>
                <w:szCs w:val="18"/>
              </w:rPr>
              <w:t xml:space="preserve">    --prefix=/app/lua \</w:t>
            </w:r>
          </w:p>
          <w:p w:rsidR="00411BF6" w:rsidRDefault="00B54063">
            <w:pPr>
              <w:spacing w:line="252" w:lineRule="auto"/>
            </w:pPr>
            <w:r>
              <w:rPr>
                <w:rFonts w:ascii="Consolas" w:eastAsia="Consolas" w:hAnsi="Consolas" w:cs="Consolas"/>
                <w:color w:val="1B2733"/>
                <w:sz w:val="18"/>
                <w:szCs w:val="18"/>
              </w:rPr>
              <w:t xml:space="preserve">    --with-cc-opt='-O2 -I/app/lua/luajit/include' \</w:t>
            </w:r>
          </w:p>
          <w:p w:rsidR="00411BF6" w:rsidRDefault="00B54063">
            <w:pPr>
              <w:spacing w:line="252" w:lineRule="auto"/>
            </w:pPr>
            <w:r>
              <w:rPr>
                <w:rFonts w:ascii="Consolas" w:eastAsia="Consolas" w:hAnsi="Consolas" w:cs="Consolas"/>
                <w:color w:val="1B2733"/>
                <w:sz w:val="18"/>
                <w:szCs w:val="18"/>
              </w:rPr>
              <w:t xml:space="preserve">    --with-ld-opt='-Wl,-rpath,/app/lua/luajit/lib -L/app/lua/luajit/lib' \</w:t>
            </w:r>
          </w:p>
          <w:p w:rsidR="00411BF6" w:rsidRDefault="00B54063">
            <w:pPr>
              <w:spacing w:line="252" w:lineRule="auto"/>
            </w:pPr>
            <w:r>
              <w:rPr>
                <w:rFonts w:ascii="Consolas" w:eastAsia="Consolas" w:hAnsi="Consolas" w:cs="Consolas"/>
                <w:color w:val="1B2733"/>
                <w:sz w:val="18"/>
                <w:szCs w:val="18"/>
              </w:rPr>
              <w:t xml:space="preserve">    --with-http_ssl_module \</w:t>
            </w:r>
          </w:p>
          <w:p w:rsidR="00411BF6" w:rsidRDefault="00B54063">
            <w:pPr>
              <w:spacing w:line="252" w:lineRule="auto"/>
            </w:pPr>
            <w:r>
              <w:rPr>
                <w:rFonts w:ascii="Consolas" w:eastAsia="Consolas" w:hAnsi="Consolas" w:cs="Consolas"/>
                <w:color w:val="1B2733"/>
                <w:sz w:val="18"/>
                <w:szCs w:val="18"/>
              </w:rPr>
              <w:t xml:space="preserve">    --with-http_v2_module \</w:t>
            </w:r>
          </w:p>
          <w:p w:rsidR="00411BF6" w:rsidRDefault="00B54063">
            <w:pPr>
              <w:spacing w:line="252" w:lineRule="auto"/>
            </w:pPr>
            <w:r>
              <w:rPr>
                <w:rFonts w:ascii="Consolas" w:eastAsia="Consolas" w:hAnsi="Consolas" w:cs="Consolas"/>
                <w:color w:val="1B2733"/>
                <w:sz w:val="18"/>
                <w:szCs w:val="18"/>
              </w:rPr>
              <w:t xml:space="preserve">    --with-http_stub_status_module \</w:t>
            </w:r>
          </w:p>
          <w:p w:rsidR="00411BF6" w:rsidRDefault="00B54063">
            <w:pPr>
              <w:spacing w:line="252" w:lineRule="auto"/>
            </w:pPr>
            <w:r>
              <w:rPr>
                <w:rFonts w:ascii="Consolas" w:eastAsia="Consolas" w:hAnsi="Consolas" w:cs="Consolas"/>
                <w:color w:val="1B2733"/>
                <w:sz w:val="18"/>
                <w:szCs w:val="18"/>
              </w:rPr>
              <w:t xml:space="preserve">    --with-pcre-jit \</w:t>
            </w:r>
          </w:p>
          <w:p w:rsidR="00411BF6" w:rsidRDefault="00B54063">
            <w:pPr>
              <w:spacing w:line="252" w:lineRule="auto"/>
            </w:pPr>
            <w:r>
              <w:rPr>
                <w:rFonts w:ascii="Consolas" w:eastAsia="Consolas" w:hAnsi="Consolas" w:cs="Consolas"/>
                <w:color w:val="1B2733"/>
                <w:sz w:val="18"/>
                <w:szCs w:val="18"/>
              </w:rPr>
              <w:t xml:space="preserve">    --with-stream \</w:t>
            </w:r>
          </w:p>
          <w:p w:rsidR="00411BF6" w:rsidRDefault="00B54063">
            <w:pPr>
              <w:spacing w:line="252" w:lineRule="auto"/>
            </w:pPr>
            <w:r>
              <w:rPr>
                <w:rFonts w:ascii="Consolas" w:eastAsia="Consolas" w:hAnsi="Consolas" w:cs="Consolas"/>
                <w:color w:val="1B2733"/>
                <w:sz w:val="18"/>
                <w:szCs w:val="18"/>
              </w:rPr>
              <w:t xml:space="preserve">    --without-pcre2 \</w:t>
            </w:r>
          </w:p>
          <w:p w:rsidR="00411BF6" w:rsidRDefault="00B54063">
            <w:pPr>
              <w:spacing w:line="252" w:lineRule="auto"/>
            </w:pPr>
            <w:r>
              <w:rPr>
                <w:rFonts w:ascii="Consolas" w:eastAsia="Consolas" w:hAnsi="Consolas" w:cs="Consolas"/>
                <w:color w:val="1B2733"/>
                <w:sz w:val="18"/>
                <w:szCs w:val="18"/>
              </w:rPr>
              <w:t xml:space="preserve">    --with-stream_ssl_module \</w:t>
            </w:r>
          </w:p>
          <w:p w:rsidR="00411BF6" w:rsidRDefault="00B54063">
            <w:pPr>
              <w:spacing w:line="252" w:lineRule="auto"/>
            </w:pPr>
            <w:r>
              <w:rPr>
                <w:rFonts w:ascii="Consolas" w:eastAsia="Consolas" w:hAnsi="Consolas" w:cs="Consolas"/>
                <w:color w:val="1B2733"/>
                <w:sz w:val="18"/>
                <w:szCs w:val="18"/>
              </w:rPr>
              <w:t xml:space="preserve">    --with-stream_ssl_preread_module</w:t>
            </w:r>
          </w:p>
        </w:tc>
      </w:tr>
    </w:tbl>
    <w:p w:rsidR="00411BF6" w:rsidRDefault="00B54063">
      <w:pPr>
        <w:pStyle w:val="Heading2"/>
      </w:pPr>
      <w:bookmarkStart w:id="106" w:name="h_18_5_build_and_install_openresty"/>
      <w:r>
        <w:t>18.5  Build and Install OpenResty</w:t>
      </w:r>
      <w:bookmarkEnd w:id="10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1BF6">
        <w:tblPrEx>
          <w:tblCellMar>
            <w:top w:w="0" w:type="dxa"/>
            <w:bottom w:w="0" w:type="dxa"/>
          </w:tblCellMar>
        </w:tblPrEx>
        <w:trPr>
          <w:cantSplit/>
        </w:trPr>
        <w:tc>
          <w:tcPr>
            <w:tcW w:w="9360" w:type="dxa"/>
            <w:tcBorders>
              <w:top w:val="single" w:sz="2" w:space="0" w:color="DCE3EC"/>
              <w:left w:val="single" w:sz="18" w:space="0" w:color="5B8FCB"/>
              <w:bottom w:val="single" w:sz="2" w:space="0" w:color="DCE3EC"/>
              <w:right w:val="single" w:sz="2" w:space="0" w:color="DCE3EC"/>
            </w:tcBorders>
            <w:shd w:val="clear" w:color="auto" w:fill="F6F8FB"/>
            <w:tcMar>
              <w:top w:w="120" w:type="dxa"/>
              <w:left w:w="180" w:type="dxa"/>
              <w:bottom w:w="120" w:type="dxa"/>
              <w:right w:w="160" w:type="dxa"/>
            </w:tcMar>
          </w:tcPr>
          <w:p w:rsidR="00411BF6" w:rsidRDefault="00B54063">
            <w:pPr>
              <w:spacing w:line="252" w:lineRule="auto"/>
            </w:pPr>
            <w:r>
              <w:rPr>
                <w:rFonts w:ascii="Consolas" w:eastAsia="Consolas" w:hAnsi="Consolas" w:cs="Consolas"/>
                <w:color w:val="1B2733"/>
                <w:sz w:val="18"/>
                <w:szCs w:val="18"/>
              </w:rPr>
              <w:t>gmake</w:t>
            </w:r>
          </w:p>
          <w:p w:rsidR="00411BF6" w:rsidRDefault="00B54063">
            <w:pPr>
              <w:spacing w:line="252" w:lineRule="auto"/>
            </w:pPr>
            <w:r>
              <w:rPr>
                <w:rFonts w:ascii="Consolas" w:eastAsia="Consolas" w:hAnsi="Consolas" w:cs="Consolas"/>
                <w:color w:val="1B2733"/>
                <w:sz w:val="18"/>
                <w:szCs w:val="18"/>
              </w:rPr>
              <w:t>gmake install</w:t>
            </w:r>
          </w:p>
        </w:tc>
      </w:tr>
    </w:tbl>
    <w:p w:rsidR="00411BF6" w:rsidRDefault="00B54063">
      <w:pPr>
        <w:spacing w:after="120" w:line="276" w:lineRule="auto"/>
      </w:pPr>
      <w:r>
        <w:t>OpenResty will be installed at /app/lua.</w:t>
      </w:r>
    </w:p>
    <w:p w:rsidR="00411BF6" w:rsidRDefault="00B54063">
      <w:pPr>
        <w:pStyle w:val="Heading2"/>
      </w:pPr>
      <w:bookmarkStart w:id="107" w:name="h_18_6_download_required_lua_modules_fro"/>
      <w:r>
        <w:t>18.6  Download Required Lua Modules from Git</w:t>
      </w:r>
      <w:bookmarkEnd w:id="10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
        <w:gridCol w:w="9336"/>
        <w:gridCol w:w="12"/>
      </w:tblGrid>
      <w:tr w:rsidR="00411BF6">
        <w:tblPrEx>
          <w:tblCellMar>
            <w:top w:w="0" w:type="dxa"/>
            <w:bottom w:w="0" w:type="dxa"/>
          </w:tblCellMar>
        </w:tblPrEx>
        <w:trPr>
          <w:gridAfter w:val="1"/>
          <w:wAfter w:w="12" w:type="dxa"/>
          <w:cantSplit/>
        </w:trPr>
        <w:tc>
          <w:tcPr>
            <w:tcW w:w="9360" w:type="dxa"/>
            <w:gridSpan w:val="2"/>
            <w:tcBorders>
              <w:top w:val="single" w:sz="2" w:space="0" w:color="DCE3EC"/>
              <w:left w:val="single" w:sz="18" w:space="0" w:color="5B8FCB"/>
              <w:bottom w:val="single" w:sz="2" w:space="0" w:color="DCE3EC"/>
              <w:right w:val="single" w:sz="2" w:space="0" w:color="DCE3EC"/>
            </w:tcBorders>
            <w:shd w:val="clear" w:color="auto" w:fill="F6F8FB"/>
            <w:tcMar>
              <w:top w:w="120" w:type="dxa"/>
              <w:left w:w="180" w:type="dxa"/>
              <w:bottom w:w="120" w:type="dxa"/>
              <w:right w:w="160" w:type="dxa"/>
            </w:tcMar>
          </w:tcPr>
          <w:p w:rsidR="00411BF6" w:rsidRDefault="00B54063">
            <w:pPr>
              <w:spacing w:line="252" w:lineRule="auto"/>
            </w:pPr>
            <w:r>
              <w:rPr>
                <w:rFonts w:ascii="Consolas" w:eastAsia="Consolas" w:hAnsi="Consolas" w:cs="Consolas"/>
                <w:color w:val="1B2733"/>
                <w:sz w:val="18"/>
                <w:szCs w:val="18"/>
              </w:rPr>
              <w:t>cd /app/build</w:t>
            </w:r>
          </w:p>
          <w:p w:rsidR="00411BF6" w:rsidRDefault="00B54063">
            <w:pPr>
              <w:spacing w:line="252" w:lineRule="auto"/>
            </w:pPr>
            <w:r>
              <w:rPr>
                <w:rFonts w:ascii="Consolas" w:eastAsia="Consolas" w:hAnsi="Consolas" w:cs="Consolas"/>
                <w:color w:val="1B2733"/>
                <w:sz w:val="18"/>
                <w:szCs w:val="18"/>
              </w:rPr>
              <w:t>git clone https://github.com/ledgetech/lua-resty-http.git</w:t>
            </w:r>
          </w:p>
          <w:p w:rsidR="00411BF6" w:rsidRDefault="00B54063">
            <w:pPr>
              <w:spacing w:line="252" w:lineRule="auto"/>
            </w:pPr>
            <w:r>
              <w:rPr>
                <w:rFonts w:ascii="Consolas" w:eastAsia="Consolas" w:hAnsi="Consolas" w:cs="Consolas"/>
                <w:color w:val="1B2733"/>
                <w:sz w:val="18"/>
                <w:szCs w:val="18"/>
              </w:rPr>
              <w:t>git clone https://github.com/SkyLothar/lua-resty-jwt.git</w:t>
            </w:r>
          </w:p>
          <w:p w:rsidR="00411BF6" w:rsidRDefault="00B54063">
            <w:pPr>
              <w:spacing w:line="252" w:lineRule="auto"/>
            </w:pPr>
            <w:r>
              <w:rPr>
                <w:rFonts w:ascii="Consolas" w:eastAsia="Consolas" w:hAnsi="Consolas" w:cs="Consolas"/>
                <w:color w:val="1B2733"/>
                <w:sz w:val="18"/>
                <w:szCs w:val="18"/>
              </w:rPr>
              <w:t>git clone https://github.com/fffonion/lua-resty-openssl.git</w:t>
            </w:r>
          </w:p>
        </w:tc>
      </w:tr>
      <w:tr w:rsidR="00411BF6">
        <w:tblPrEx>
          <w:tblCellMar>
            <w:top w:w="0" w:type="dxa"/>
            <w:bottom w:w="0" w:type="dxa"/>
          </w:tblCellMar>
        </w:tblPrEx>
        <w:trPr>
          <w:gridBefore w:val="1"/>
          <w:wBefore w:w="12" w:type="dxa"/>
          <w:cantSplit/>
        </w:trPr>
        <w:tc>
          <w:tcPr>
            <w:tcW w:w="9360" w:type="dxa"/>
            <w:gridSpan w:val="2"/>
            <w:tcBorders>
              <w:top w:val="single" w:sz="2" w:space="0" w:color="EAF1FA"/>
              <w:left w:val="single" w:sz="28" w:space="0" w:color="2D6CB5"/>
              <w:bottom w:val="single" w:sz="2" w:space="0" w:color="EAF1FA"/>
              <w:right w:val="single" w:sz="2" w:space="0" w:color="EAF1FA"/>
            </w:tcBorders>
            <w:shd w:val="clear" w:color="auto" w:fill="EAF1FA"/>
            <w:tcMar>
              <w:top w:w="120" w:type="dxa"/>
              <w:left w:w="180" w:type="dxa"/>
              <w:bottom w:w="120" w:type="dxa"/>
              <w:right w:w="160" w:type="dxa"/>
            </w:tcMar>
          </w:tcPr>
          <w:p w:rsidR="00411BF6" w:rsidRDefault="00B54063">
            <w:pPr>
              <w:spacing w:line="264" w:lineRule="auto"/>
            </w:pPr>
            <w:r>
              <w:rPr>
                <w:b/>
                <w:bCs/>
                <w:color w:val="2D6CB5"/>
              </w:rPr>
              <w:t>Offline / air-gapped</w:t>
            </w:r>
          </w:p>
          <w:p w:rsidR="00411BF6" w:rsidRDefault="00B54063">
            <w:pPr>
              <w:spacing w:line="264" w:lineRule="auto"/>
            </w:pPr>
            <w:r>
              <w:t>With no internet access, download openresty-1.25.3.2.tar.gz (Section 18.3) and archive each Lua module repository (e.g. git archive or a downloaded tarball) on a connected host, transfer them to /app/build on the target, and skip the wget/git clone steps — the tar/cp/build steps then run unchanged. See Section 2.3.</w:t>
            </w:r>
          </w:p>
        </w:tc>
      </w:tr>
    </w:tbl>
    <w:p w:rsidR="00411BF6" w:rsidRDefault="00B54063">
      <w:pPr>
        <w:pStyle w:val="Heading2"/>
      </w:pPr>
      <w:bookmarkStart w:id="108" w:name="h_18_7_install_lua_modules_into_openrest"/>
      <w:r>
        <w:t>18.7  Install Lua Modules into OpenResty</w:t>
      </w:r>
      <w:bookmarkEnd w:id="108"/>
    </w:p>
    <w:p w:rsidR="00411BF6" w:rsidRDefault="00B54063">
      <w:pPr>
        <w:spacing w:after="120" w:line="276" w:lineRule="auto"/>
      </w:pPr>
      <w:r>
        <w:t>Copy the runtime Lua files into the OpenResty Lua library directory: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1BF6">
        <w:tblPrEx>
          <w:tblCellMar>
            <w:top w:w="0" w:type="dxa"/>
            <w:bottom w:w="0" w:type="dxa"/>
          </w:tblCellMar>
        </w:tblPrEx>
        <w:trPr>
          <w:cantSplit/>
        </w:trPr>
        <w:tc>
          <w:tcPr>
            <w:tcW w:w="9360" w:type="dxa"/>
            <w:tcBorders>
              <w:top w:val="single" w:sz="2" w:space="0" w:color="DCE3EC"/>
              <w:left w:val="single" w:sz="18" w:space="0" w:color="5B8FCB"/>
              <w:bottom w:val="single" w:sz="2" w:space="0" w:color="DCE3EC"/>
              <w:right w:val="single" w:sz="2" w:space="0" w:color="DCE3EC"/>
            </w:tcBorders>
            <w:shd w:val="clear" w:color="auto" w:fill="F6F8FB"/>
            <w:tcMar>
              <w:top w:w="120" w:type="dxa"/>
              <w:left w:w="180" w:type="dxa"/>
              <w:bottom w:w="120" w:type="dxa"/>
              <w:right w:w="160" w:type="dxa"/>
            </w:tcMar>
          </w:tcPr>
          <w:p w:rsidR="00411BF6" w:rsidRDefault="00B54063">
            <w:pPr>
              <w:spacing w:line="252" w:lineRule="auto"/>
            </w:pPr>
            <w:r>
              <w:rPr>
                <w:rFonts w:ascii="Consolas" w:eastAsia="Consolas" w:hAnsi="Consolas" w:cs="Consolas"/>
                <w:color w:val="1B2733"/>
                <w:sz w:val="18"/>
                <w:szCs w:val="18"/>
              </w:rPr>
              <w:t>cp lua-resty-http/lib/resty/*.lua    /app/lua/lualib/resty/</w:t>
            </w:r>
          </w:p>
          <w:p w:rsidR="00411BF6" w:rsidRDefault="00B54063">
            <w:pPr>
              <w:spacing w:line="252" w:lineRule="auto"/>
            </w:pPr>
            <w:r>
              <w:rPr>
                <w:rFonts w:ascii="Consolas" w:eastAsia="Consolas" w:hAnsi="Consolas" w:cs="Consolas"/>
                <w:color w:val="1B2733"/>
                <w:sz w:val="18"/>
                <w:szCs w:val="18"/>
              </w:rPr>
              <w:t>cp lua-resty-jwt/lib/resty/*.lua     /app/lua/lualib/resty/</w:t>
            </w:r>
          </w:p>
          <w:p w:rsidR="00411BF6" w:rsidRDefault="00B54063">
            <w:pPr>
              <w:spacing w:line="252" w:lineRule="auto"/>
            </w:pPr>
            <w:r>
              <w:rPr>
                <w:rFonts w:ascii="Consolas" w:eastAsia="Consolas" w:hAnsi="Consolas" w:cs="Consolas"/>
                <w:color w:val="1B2733"/>
                <w:sz w:val="18"/>
                <w:szCs w:val="18"/>
              </w:rPr>
              <w:t>cp lua-resty-openssl/lib/resty/*.lua /app/lua/lualib/resty/</w:t>
            </w:r>
          </w:p>
        </w:tc>
      </w:tr>
    </w:tbl>
    <w:p w:rsidR="00411BF6" w:rsidRDefault="00B54063">
      <w:pPr>
        <w:pStyle w:val="Heading2"/>
      </w:pPr>
      <w:bookmarkStart w:id="109" w:name="h_18_8_verify_module_installation"/>
      <w:r>
        <w:lastRenderedPageBreak/>
        <w:t>18.8  Verify Module Installation</w:t>
      </w:r>
      <w:bookmarkEnd w:id="109"/>
    </w:p>
    <w:p w:rsidR="00411BF6" w:rsidRDefault="00B54063">
      <w:pPr>
        <w:spacing w:after="120" w:line="276" w:lineRule="auto"/>
      </w:pPr>
      <w:r>
        <w:t>Confirm the required files exist: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1BF6">
        <w:tblPrEx>
          <w:tblCellMar>
            <w:top w:w="0" w:type="dxa"/>
            <w:bottom w:w="0" w:type="dxa"/>
          </w:tblCellMar>
        </w:tblPrEx>
        <w:trPr>
          <w:cantSplit/>
        </w:trPr>
        <w:tc>
          <w:tcPr>
            <w:tcW w:w="9360" w:type="dxa"/>
            <w:tcBorders>
              <w:top w:val="single" w:sz="2" w:space="0" w:color="DCE3EC"/>
              <w:left w:val="single" w:sz="18" w:space="0" w:color="5B8FCB"/>
              <w:bottom w:val="single" w:sz="2" w:space="0" w:color="DCE3EC"/>
              <w:right w:val="single" w:sz="2" w:space="0" w:color="DCE3EC"/>
            </w:tcBorders>
            <w:shd w:val="clear" w:color="auto" w:fill="F6F8FB"/>
            <w:tcMar>
              <w:top w:w="120" w:type="dxa"/>
              <w:left w:w="180" w:type="dxa"/>
              <w:bottom w:w="120" w:type="dxa"/>
              <w:right w:w="160" w:type="dxa"/>
            </w:tcMar>
          </w:tcPr>
          <w:p w:rsidR="00411BF6" w:rsidRDefault="00B54063">
            <w:pPr>
              <w:spacing w:line="252" w:lineRule="auto"/>
            </w:pPr>
            <w:r>
              <w:rPr>
                <w:rFonts w:ascii="Consolas" w:eastAsia="Consolas" w:hAnsi="Consolas" w:cs="Consolas"/>
                <w:color w:val="1B2733"/>
                <w:sz w:val="18"/>
                <w:szCs w:val="18"/>
              </w:rPr>
              <w:t>ls /app/lua/lualib/resty/http.lua</w:t>
            </w:r>
          </w:p>
          <w:p w:rsidR="00411BF6" w:rsidRDefault="00B54063">
            <w:pPr>
              <w:spacing w:line="252" w:lineRule="auto"/>
            </w:pPr>
            <w:r>
              <w:rPr>
                <w:rFonts w:ascii="Consolas" w:eastAsia="Consolas" w:hAnsi="Consolas" w:cs="Consolas"/>
                <w:color w:val="1B2733"/>
                <w:sz w:val="18"/>
                <w:szCs w:val="18"/>
              </w:rPr>
              <w:t>ls /app/lua/lualib/resty/jwt.lua</w:t>
            </w:r>
          </w:p>
          <w:p w:rsidR="00411BF6" w:rsidRDefault="00B54063">
            <w:pPr>
              <w:spacing w:line="252" w:lineRule="auto"/>
            </w:pPr>
            <w:r>
              <w:rPr>
                <w:rFonts w:ascii="Consolas" w:eastAsia="Consolas" w:hAnsi="Consolas" w:cs="Consolas"/>
                <w:color w:val="1B2733"/>
                <w:sz w:val="18"/>
                <w:szCs w:val="18"/>
              </w:rPr>
              <w:t>ls /app/lua/lualib/resty/jwt-validators.lua</w:t>
            </w:r>
          </w:p>
          <w:p w:rsidR="00411BF6" w:rsidRDefault="00B54063">
            <w:pPr>
              <w:spacing w:line="252" w:lineRule="auto"/>
            </w:pPr>
            <w:r>
              <w:rPr>
                <w:rFonts w:ascii="Consolas" w:eastAsia="Consolas" w:hAnsi="Consolas" w:cs="Consolas"/>
                <w:color w:val="1B2733"/>
                <w:sz w:val="18"/>
                <w:szCs w:val="18"/>
              </w:rPr>
              <w:t>ls /app/lua/lualib/resty/evp.lua</w:t>
            </w:r>
          </w:p>
          <w:p w:rsidR="00411BF6" w:rsidRDefault="00B54063">
            <w:pPr>
              <w:spacing w:line="252" w:lineRule="auto"/>
            </w:pPr>
            <w:r>
              <w:rPr>
                <w:rFonts w:ascii="Consolas" w:eastAsia="Consolas" w:hAnsi="Consolas" w:cs="Consolas"/>
                <w:color w:val="1B2733"/>
                <w:sz w:val="18"/>
                <w:szCs w:val="18"/>
              </w:rPr>
              <w:t>ls /app/lua/lualib/resty/http_connect.lua</w:t>
            </w:r>
          </w:p>
          <w:p w:rsidR="00411BF6" w:rsidRDefault="00B54063">
            <w:pPr>
              <w:spacing w:line="252" w:lineRule="auto"/>
            </w:pPr>
            <w:r>
              <w:rPr>
                <w:rFonts w:ascii="Consolas" w:eastAsia="Consolas" w:hAnsi="Consolas" w:cs="Consolas"/>
                <w:color w:val="1B2733"/>
                <w:sz w:val="18"/>
                <w:szCs w:val="18"/>
              </w:rPr>
              <w:t>ls /app/lua/lualib/resty/http_headers.lua</w:t>
            </w:r>
          </w:p>
        </w:tc>
      </w:tr>
    </w:tbl>
    <w:p w:rsidR="00411BF6" w:rsidRDefault="00B54063">
      <w:pPr>
        <w:pStyle w:val="Heading2"/>
      </w:pPr>
      <w:bookmarkStart w:id="110" w:name="h_18_9_verify_openresty_configuration"/>
      <w:r>
        <w:t>18.9  Verify OpenResty Configuration</w:t>
      </w:r>
      <w:bookmarkEnd w:id="1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1BF6">
        <w:tblPrEx>
          <w:tblCellMar>
            <w:top w:w="0" w:type="dxa"/>
            <w:bottom w:w="0" w:type="dxa"/>
          </w:tblCellMar>
        </w:tblPrEx>
        <w:trPr>
          <w:cantSplit/>
        </w:trPr>
        <w:tc>
          <w:tcPr>
            <w:tcW w:w="9360" w:type="dxa"/>
            <w:tcBorders>
              <w:top w:val="single" w:sz="2" w:space="0" w:color="DCE3EC"/>
              <w:left w:val="single" w:sz="18" w:space="0" w:color="5B8FCB"/>
              <w:bottom w:val="single" w:sz="2" w:space="0" w:color="DCE3EC"/>
              <w:right w:val="single" w:sz="2" w:space="0" w:color="DCE3EC"/>
            </w:tcBorders>
            <w:shd w:val="clear" w:color="auto" w:fill="F6F8FB"/>
            <w:tcMar>
              <w:top w:w="120" w:type="dxa"/>
              <w:left w:w="180" w:type="dxa"/>
              <w:bottom w:w="120" w:type="dxa"/>
              <w:right w:w="160" w:type="dxa"/>
            </w:tcMar>
          </w:tcPr>
          <w:p w:rsidR="00411BF6" w:rsidRDefault="00B54063">
            <w:pPr>
              <w:spacing w:line="252" w:lineRule="auto"/>
            </w:pPr>
            <w:r>
              <w:rPr>
                <w:rFonts w:ascii="Consolas" w:eastAsia="Consolas" w:hAnsi="Consolas" w:cs="Consolas"/>
                <w:color w:val="1B2733"/>
                <w:sz w:val="18"/>
                <w:szCs w:val="18"/>
              </w:rPr>
              <w:t>/app/lua/nginx/sbin/nginx -t          # test nginx configuration</w:t>
            </w:r>
          </w:p>
          <w:p w:rsidR="00411BF6" w:rsidRDefault="00B54063">
            <w:pPr>
              <w:spacing w:line="252" w:lineRule="auto"/>
            </w:pPr>
            <w:r>
              <w:rPr>
                <w:rFonts w:ascii="Consolas" w:eastAsia="Consolas" w:hAnsi="Consolas" w:cs="Consolas"/>
                <w:color w:val="1B2733"/>
                <w:sz w:val="18"/>
                <w:szCs w:val="18"/>
              </w:rPr>
              <w:t>/app/lua/nginx/sbin/nginx -s reload   # reload OpenResty</w:t>
            </w:r>
          </w:p>
        </w:tc>
      </w:tr>
    </w:tbl>
    <w:p w:rsidR="00411BF6" w:rsidRDefault="00B54063">
      <w:pPr>
        <w:pStyle w:val="Heading2"/>
      </w:pPr>
      <w:bookmarkStart w:id="111" w:name="h_18_10_verify_lua_module_loading"/>
      <w:r>
        <w:t>18.10  Verify Lua Module Loading</w:t>
      </w:r>
      <w:bookmarkEnd w:id="111"/>
    </w:p>
    <w:p w:rsidR="00411BF6" w:rsidRDefault="00B54063">
      <w:pPr>
        <w:spacing w:after="120" w:line="276" w:lineRule="auto"/>
      </w:pPr>
      <w:r>
        <w:t>Example test — if no errors appear, the installation is successful: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1BF6">
        <w:tblPrEx>
          <w:tblCellMar>
            <w:top w:w="0" w:type="dxa"/>
            <w:bottom w:w="0" w:type="dxa"/>
          </w:tblCellMar>
        </w:tblPrEx>
        <w:trPr>
          <w:cantSplit/>
        </w:trPr>
        <w:tc>
          <w:tcPr>
            <w:tcW w:w="9360" w:type="dxa"/>
            <w:tcBorders>
              <w:top w:val="single" w:sz="2" w:space="0" w:color="DCE3EC"/>
              <w:left w:val="single" w:sz="18" w:space="0" w:color="5B8FCB"/>
              <w:bottom w:val="single" w:sz="2" w:space="0" w:color="DCE3EC"/>
              <w:right w:val="single" w:sz="2" w:space="0" w:color="DCE3EC"/>
            </w:tcBorders>
            <w:shd w:val="clear" w:color="auto" w:fill="F6F8FB"/>
            <w:tcMar>
              <w:top w:w="120" w:type="dxa"/>
              <w:left w:w="180" w:type="dxa"/>
              <w:bottom w:w="120" w:type="dxa"/>
              <w:right w:w="160" w:type="dxa"/>
            </w:tcMar>
          </w:tcPr>
          <w:p w:rsidR="00411BF6" w:rsidRDefault="00B54063">
            <w:pPr>
              <w:spacing w:line="252" w:lineRule="auto"/>
            </w:pPr>
            <w:r>
              <w:rPr>
                <w:rFonts w:ascii="Consolas" w:eastAsia="Consolas" w:hAnsi="Consolas" w:cs="Consolas"/>
                <w:color w:val="1B2733"/>
                <w:sz w:val="18"/>
                <w:szCs w:val="18"/>
              </w:rPr>
              <w:t>local http = require "resty.http"</w:t>
            </w:r>
          </w:p>
          <w:p w:rsidR="00411BF6" w:rsidRDefault="00B54063">
            <w:pPr>
              <w:spacing w:line="252" w:lineRule="auto"/>
            </w:pPr>
            <w:r>
              <w:rPr>
                <w:rFonts w:ascii="Consolas" w:eastAsia="Consolas" w:hAnsi="Consolas" w:cs="Consolas"/>
                <w:color w:val="1B2733"/>
                <w:sz w:val="18"/>
                <w:szCs w:val="18"/>
              </w:rPr>
              <w:t>local jwt  = require "resty.jwt"</w:t>
            </w:r>
          </w:p>
        </w:tc>
      </w:tr>
    </w:tbl>
    <w:p w:rsidR="00411BF6" w:rsidRDefault="00B54063">
      <w:pPr>
        <w:pStyle w:val="Heading2"/>
      </w:pPr>
      <w:bookmarkStart w:id="112" w:name="h_18_11_verified_build_information"/>
      <w:r>
        <w:t>18.11  Verified Build Information</w:t>
      </w:r>
      <w:bookmarkEnd w:id="112"/>
    </w:p>
    <w:p w:rsidR="00411BF6" w:rsidRDefault="00B54063">
      <w:pPr>
        <w:spacing w:after="120" w:line="276" w:lineRule="auto"/>
      </w:pPr>
      <w:r>
        <w:t>The Nginx-Lua setup was tested using the following build: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1BF6">
        <w:tblPrEx>
          <w:tblCellMar>
            <w:top w:w="0" w:type="dxa"/>
            <w:bottom w:w="0" w:type="dxa"/>
          </w:tblCellMar>
        </w:tblPrEx>
        <w:trPr>
          <w:cantSplit/>
        </w:trPr>
        <w:tc>
          <w:tcPr>
            <w:tcW w:w="9360" w:type="dxa"/>
            <w:tcBorders>
              <w:top w:val="single" w:sz="2" w:space="0" w:color="DCE3EC"/>
              <w:left w:val="single" w:sz="18" w:space="0" w:color="5B8FCB"/>
              <w:bottom w:val="single" w:sz="2" w:space="0" w:color="DCE3EC"/>
              <w:right w:val="single" w:sz="2" w:space="0" w:color="DCE3EC"/>
            </w:tcBorders>
            <w:shd w:val="clear" w:color="auto" w:fill="F6F8FB"/>
            <w:tcMar>
              <w:top w:w="120" w:type="dxa"/>
              <w:left w:w="180" w:type="dxa"/>
              <w:bottom w:w="120" w:type="dxa"/>
              <w:right w:w="160" w:type="dxa"/>
            </w:tcMar>
          </w:tcPr>
          <w:p w:rsidR="00411BF6" w:rsidRDefault="00B54063">
            <w:pPr>
              <w:spacing w:line="252" w:lineRule="auto"/>
            </w:pPr>
            <w:r>
              <w:rPr>
                <w:rFonts w:ascii="Consolas" w:eastAsia="Consolas" w:hAnsi="Consolas" w:cs="Consolas"/>
                <w:color w:val="1B2733"/>
                <w:sz w:val="18"/>
                <w:szCs w:val="18"/>
              </w:rPr>
              <w:t>/app/lua/nginx/sbin/nginx -V</w:t>
            </w:r>
          </w:p>
        </w:tc>
      </w:tr>
    </w:tbl>
    <w:p w:rsidR="00411BF6" w:rsidRDefault="00B54063">
      <w:pPr>
        <w:spacing w:after="120" w:line="276" w:lineRule="auto"/>
      </w:pPr>
      <w:r>
        <w:t>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1BF6">
        <w:tblPrEx>
          <w:tblCellMar>
            <w:top w:w="0" w:type="dxa"/>
            <w:bottom w:w="0" w:type="dxa"/>
          </w:tblCellMar>
        </w:tblPrEx>
        <w:trPr>
          <w:cantSplit/>
        </w:trPr>
        <w:tc>
          <w:tcPr>
            <w:tcW w:w="9360" w:type="dxa"/>
            <w:tcBorders>
              <w:top w:val="single" w:sz="2" w:space="0" w:color="DCE3EC"/>
              <w:left w:val="single" w:sz="18" w:space="0" w:color="5B8FCB"/>
              <w:bottom w:val="single" w:sz="2" w:space="0" w:color="DCE3EC"/>
              <w:right w:val="single" w:sz="2" w:space="0" w:color="DCE3EC"/>
            </w:tcBorders>
            <w:shd w:val="clear" w:color="auto" w:fill="F6F8FB"/>
            <w:tcMar>
              <w:top w:w="120" w:type="dxa"/>
              <w:left w:w="180" w:type="dxa"/>
              <w:bottom w:w="120" w:type="dxa"/>
              <w:right w:w="160" w:type="dxa"/>
            </w:tcMar>
          </w:tcPr>
          <w:p w:rsidR="00411BF6" w:rsidRDefault="00B54063">
            <w:pPr>
              <w:spacing w:line="252" w:lineRule="auto"/>
            </w:pPr>
            <w:r>
              <w:rPr>
                <w:rFonts w:ascii="Consolas" w:eastAsia="Consolas" w:hAnsi="Consolas" w:cs="Consolas"/>
                <w:color w:val="1B2733"/>
                <w:sz w:val="18"/>
                <w:szCs w:val="18"/>
              </w:rPr>
              <w:t>nginx version: openresty/1.25.3.2</w:t>
            </w:r>
          </w:p>
          <w:p w:rsidR="00411BF6" w:rsidRDefault="00B54063">
            <w:pPr>
              <w:spacing w:line="252" w:lineRule="auto"/>
            </w:pPr>
            <w:r>
              <w:rPr>
                <w:rFonts w:ascii="Consolas" w:eastAsia="Consolas" w:hAnsi="Consolas" w:cs="Consolas"/>
                <w:color w:val="1B2733"/>
                <w:sz w:val="18"/>
                <w:szCs w:val="18"/>
              </w:rPr>
              <w:t>built by gcc 11.4.1 (Red Hat 11.4.1-4)</w:t>
            </w:r>
          </w:p>
          <w:p w:rsidR="00411BF6" w:rsidRDefault="00B54063">
            <w:pPr>
              <w:spacing w:line="252" w:lineRule="auto"/>
            </w:pPr>
            <w:r>
              <w:rPr>
                <w:rFonts w:ascii="Consolas" w:eastAsia="Consolas" w:hAnsi="Consolas" w:cs="Consolas"/>
                <w:color w:val="1B2733"/>
                <w:sz w:val="18"/>
                <w:szCs w:val="18"/>
              </w:rPr>
              <w:t>built with OpenSSL 3.0.7 (running with OpenSSL 3.2.2)</w:t>
            </w:r>
          </w:p>
          <w:p w:rsidR="00411BF6" w:rsidRDefault="00B54063">
            <w:pPr>
              <w:spacing w:line="252" w:lineRule="auto"/>
            </w:pPr>
            <w:r>
              <w:rPr>
                <w:rFonts w:ascii="Consolas" w:eastAsia="Consolas" w:hAnsi="Consolas" w:cs="Consolas"/>
                <w:color w:val="1B2733"/>
                <w:sz w:val="18"/>
                <w:szCs w:val="18"/>
              </w:rPr>
              <w:t>TLS SNI support enabled</w:t>
            </w:r>
          </w:p>
          <w:p w:rsidR="00411BF6" w:rsidRDefault="00B54063">
            <w:pPr>
              <w:spacing w:line="252" w:lineRule="auto"/>
            </w:pPr>
            <w:r>
              <w:rPr>
                <w:rFonts w:ascii="Consolas" w:eastAsia="Consolas" w:hAnsi="Consolas" w:cs="Consolas"/>
                <w:color w:val="1B2733"/>
                <w:sz w:val="18"/>
                <w:szCs w:val="18"/>
              </w:rPr>
              <w:t>configure arguments:</w:t>
            </w:r>
          </w:p>
          <w:p w:rsidR="00411BF6" w:rsidRDefault="00B54063">
            <w:pPr>
              <w:spacing w:line="252" w:lineRule="auto"/>
            </w:pPr>
            <w:r>
              <w:rPr>
                <w:rFonts w:ascii="Consolas" w:eastAsia="Consolas" w:hAnsi="Consolas" w:cs="Consolas"/>
                <w:color w:val="1B2733"/>
                <w:sz w:val="18"/>
                <w:szCs w:val="18"/>
              </w:rPr>
              <w:t xml:space="preserve">  --prefix=/app/lua/nginx</w:t>
            </w:r>
          </w:p>
          <w:p w:rsidR="00411BF6" w:rsidRDefault="00B54063">
            <w:pPr>
              <w:spacing w:line="252" w:lineRule="auto"/>
            </w:pPr>
            <w:r>
              <w:rPr>
                <w:rFonts w:ascii="Consolas" w:eastAsia="Consolas" w:hAnsi="Consolas" w:cs="Consolas"/>
                <w:color w:val="1B2733"/>
                <w:sz w:val="18"/>
                <w:szCs w:val="18"/>
              </w:rPr>
              <w:t xml:space="preserve">  --with-cc-opt='-O2 -I/app/lua/luajit/include'</w:t>
            </w:r>
          </w:p>
          <w:p w:rsidR="00411BF6" w:rsidRDefault="00B54063">
            <w:pPr>
              <w:spacing w:line="252" w:lineRule="auto"/>
            </w:pPr>
            <w:r>
              <w:rPr>
                <w:rFonts w:ascii="Consolas" w:eastAsia="Consolas" w:hAnsi="Consolas" w:cs="Consolas"/>
                <w:color w:val="1B2733"/>
                <w:sz w:val="18"/>
                <w:szCs w:val="18"/>
              </w:rPr>
              <w:t xml:space="preserve">  --with-ld-opt='-Wl,-rpath,/app/lua/luajit/lib -L/app/lua/luajit/lib ...'</w:t>
            </w:r>
          </w:p>
          <w:p w:rsidR="00411BF6" w:rsidRDefault="00B54063">
            <w:pPr>
              <w:spacing w:line="252" w:lineRule="auto"/>
            </w:pPr>
            <w:r>
              <w:rPr>
                <w:rFonts w:ascii="Consolas" w:eastAsia="Consolas" w:hAnsi="Consolas" w:cs="Consolas"/>
                <w:color w:val="1B2733"/>
                <w:sz w:val="18"/>
                <w:szCs w:val="18"/>
              </w:rPr>
              <w:t xml:space="preserve">  --add-module=../ngx_devel_kit-0.3.3</w:t>
            </w:r>
          </w:p>
          <w:p w:rsidR="00411BF6" w:rsidRDefault="00B54063">
            <w:pPr>
              <w:spacing w:line="252" w:lineRule="auto"/>
            </w:pPr>
            <w:r>
              <w:rPr>
                <w:rFonts w:ascii="Consolas" w:eastAsia="Consolas" w:hAnsi="Consolas" w:cs="Consolas"/>
                <w:color w:val="1B2733"/>
                <w:sz w:val="18"/>
                <w:szCs w:val="18"/>
              </w:rPr>
              <w:t xml:space="preserve">  --add-module=../echo-nginx-module-0.63</w:t>
            </w:r>
          </w:p>
          <w:p w:rsidR="00411BF6" w:rsidRDefault="00B54063">
            <w:pPr>
              <w:spacing w:line="252" w:lineRule="auto"/>
            </w:pPr>
            <w:r>
              <w:rPr>
                <w:rFonts w:ascii="Consolas" w:eastAsia="Consolas" w:hAnsi="Consolas" w:cs="Consolas"/>
                <w:color w:val="1B2733"/>
                <w:sz w:val="18"/>
                <w:szCs w:val="18"/>
              </w:rPr>
              <w:t xml:space="preserve">  --add-module=../ngx_lua-0.10.26</w:t>
            </w:r>
          </w:p>
          <w:p w:rsidR="00411BF6" w:rsidRDefault="00B54063">
            <w:pPr>
              <w:spacing w:line="252" w:lineRule="auto"/>
            </w:pPr>
            <w:r>
              <w:rPr>
                <w:rFonts w:ascii="Consolas" w:eastAsia="Consolas" w:hAnsi="Consolas" w:cs="Consolas"/>
                <w:color w:val="1B2733"/>
                <w:sz w:val="18"/>
                <w:szCs w:val="18"/>
              </w:rPr>
              <w:t xml:space="preserve">  --add-module=../ngx_lua_upstream-0.07</w:t>
            </w:r>
          </w:p>
          <w:p w:rsidR="00411BF6" w:rsidRDefault="00B54063">
            <w:pPr>
              <w:spacing w:line="252" w:lineRule="auto"/>
            </w:pPr>
            <w:r>
              <w:rPr>
                <w:rFonts w:ascii="Consolas" w:eastAsia="Consolas" w:hAnsi="Consolas" w:cs="Consolas"/>
                <w:color w:val="1B2733"/>
                <w:sz w:val="18"/>
                <w:szCs w:val="18"/>
              </w:rPr>
              <w:t xml:space="preserve">  --add-module=../headers-more-nginx-module-0.37</w:t>
            </w:r>
          </w:p>
          <w:p w:rsidR="00411BF6" w:rsidRDefault="00B54063">
            <w:pPr>
              <w:spacing w:line="252" w:lineRule="auto"/>
            </w:pPr>
            <w:r>
              <w:rPr>
                <w:rFonts w:ascii="Consolas" w:eastAsia="Consolas" w:hAnsi="Consolas" w:cs="Consolas"/>
                <w:color w:val="1B2733"/>
                <w:sz w:val="18"/>
                <w:szCs w:val="18"/>
              </w:rPr>
              <w:t xml:space="preserve">  --add-module=../ngx_stream_lua-0.0.14</w:t>
            </w:r>
          </w:p>
          <w:p w:rsidR="00411BF6" w:rsidRDefault="00B54063">
            <w:pPr>
              <w:spacing w:line="252" w:lineRule="auto"/>
            </w:pPr>
            <w:r>
              <w:rPr>
                <w:rFonts w:ascii="Consolas" w:eastAsia="Consolas" w:hAnsi="Consolas" w:cs="Consolas"/>
                <w:color w:val="1B2733"/>
                <w:sz w:val="18"/>
                <w:szCs w:val="18"/>
              </w:rPr>
              <w:t xml:space="preserve">  --with-http_ssl_module</w:t>
            </w:r>
          </w:p>
          <w:p w:rsidR="00411BF6" w:rsidRDefault="00B54063">
            <w:pPr>
              <w:spacing w:line="252" w:lineRule="auto"/>
            </w:pPr>
            <w:r>
              <w:rPr>
                <w:rFonts w:ascii="Consolas" w:eastAsia="Consolas" w:hAnsi="Consolas" w:cs="Consolas"/>
                <w:color w:val="1B2733"/>
                <w:sz w:val="18"/>
                <w:szCs w:val="18"/>
              </w:rPr>
              <w:t xml:space="preserve">  --with-http_v2_module</w:t>
            </w:r>
          </w:p>
          <w:p w:rsidR="00411BF6" w:rsidRDefault="00B54063">
            <w:pPr>
              <w:spacing w:line="252" w:lineRule="auto"/>
            </w:pPr>
            <w:r>
              <w:rPr>
                <w:rFonts w:ascii="Consolas" w:eastAsia="Consolas" w:hAnsi="Consolas" w:cs="Consolas"/>
                <w:color w:val="1B2733"/>
                <w:sz w:val="18"/>
                <w:szCs w:val="18"/>
              </w:rPr>
              <w:t xml:space="preserve">  --with-http_stub_status_module</w:t>
            </w:r>
          </w:p>
          <w:p w:rsidR="00411BF6" w:rsidRDefault="00B54063">
            <w:pPr>
              <w:spacing w:line="252" w:lineRule="auto"/>
            </w:pPr>
            <w:r>
              <w:rPr>
                <w:rFonts w:ascii="Consolas" w:eastAsia="Consolas" w:hAnsi="Consolas" w:cs="Consolas"/>
                <w:color w:val="1B2733"/>
                <w:sz w:val="18"/>
                <w:szCs w:val="18"/>
              </w:rPr>
              <w:t xml:space="preserve">  --with-pcre-jit</w:t>
            </w:r>
          </w:p>
          <w:p w:rsidR="00411BF6" w:rsidRDefault="00B54063">
            <w:pPr>
              <w:spacing w:line="252" w:lineRule="auto"/>
            </w:pPr>
            <w:r>
              <w:rPr>
                <w:rFonts w:ascii="Consolas" w:eastAsia="Consolas" w:hAnsi="Consolas" w:cs="Consolas"/>
                <w:color w:val="1B2733"/>
                <w:sz w:val="18"/>
                <w:szCs w:val="18"/>
              </w:rPr>
              <w:t xml:space="preserve">  --with-stream --without-pcre2</w:t>
            </w:r>
          </w:p>
          <w:p w:rsidR="00411BF6" w:rsidRDefault="00B54063">
            <w:pPr>
              <w:spacing w:line="252" w:lineRule="auto"/>
            </w:pPr>
            <w:r>
              <w:rPr>
                <w:rFonts w:ascii="Consolas" w:eastAsia="Consolas" w:hAnsi="Consolas" w:cs="Consolas"/>
                <w:color w:val="1B2733"/>
                <w:sz w:val="18"/>
                <w:szCs w:val="18"/>
              </w:rPr>
              <w:t xml:space="preserve">  --with-stream_ssl_module</w:t>
            </w:r>
          </w:p>
          <w:p w:rsidR="00411BF6" w:rsidRDefault="00B54063">
            <w:pPr>
              <w:spacing w:line="252" w:lineRule="auto"/>
            </w:pPr>
            <w:r>
              <w:rPr>
                <w:rFonts w:ascii="Consolas" w:eastAsia="Consolas" w:hAnsi="Consolas" w:cs="Consolas"/>
                <w:color w:val="1B2733"/>
                <w:sz w:val="18"/>
                <w:szCs w:val="18"/>
              </w:rPr>
              <w:t xml:space="preserve">  --with-stream_ssl_preread_module</w:t>
            </w:r>
          </w:p>
        </w:tc>
      </w:tr>
    </w:tbl>
    <w:p w:rsidR="00411BF6" w:rsidRDefault="00B54063">
      <w:pPr>
        <w:pStyle w:val="Heading2"/>
      </w:pPr>
      <w:bookmarkStart w:id="113" w:name="h_18_12_start_stop_package"/>
      <w:r>
        <w:lastRenderedPageBreak/>
        <w:t>18.12  Start / Stop / Package</w:t>
      </w:r>
      <w:bookmarkEnd w:id="113"/>
    </w:p>
    <w:p w:rsidR="00411BF6" w:rsidRDefault="00B54063">
      <w:pPr>
        <w:spacing w:after="120" w:line="276" w:lineRule="auto"/>
      </w:pPr>
      <w:r>
        <w:rPr>
          <w:b/>
          <w:bCs/>
        </w:rPr>
        <w:t>Kill any existing nginx instances if needed: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1BF6">
        <w:tblPrEx>
          <w:tblCellMar>
            <w:top w:w="0" w:type="dxa"/>
            <w:bottom w:w="0" w:type="dxa"/>
          </w:tblCellMar>
        </w:tblPrEx>
        <w:trPr>
          <w:cantSplit/>
        </w:trPr>
        <w:tc>
          <w:tcPr>
            <w:tcW w:w="9360" w:type="dxa"/>
            <w:tcBorders>
              <w:top w:val="single" w:sz="2" w:space="0" w:color="DCE3EC"/>
              <w:left w:val="single" w:sz="18" w:space="0" w:color="5B8FCB"/>
              <w:bottom w:val="single" w:sz="2" w:space="0" w:color="DCE3EC"/>
              <w:right w:val="single" w:sz="2" w:space="0" w:color="DCE3EC"/>
            </w:tcBorders>
            <w:shd w:val="clear" w:color="auto" w:fill="F6F8FB"/>
            <w:tcMar>
              <w:top w:w="120" w:type="dxa"/>
              <w:left w:w="180" w:type="dxa"/>
              <w:bottom w:w="120" w:type="dxa"/>
              <w:right w:w="160" w:type="dxa"/>
            </w:tcMar>
          </w:tcPr>
          <w:p w:rsidR="00411BF6" w:rsidRDefault="00B54063">
            <w:pPr>
              <w:spacing w:line="252" w:lineRule="auto"/>
            </w:pPr>
            <w:r>
              <w:rPr>
                <w:rFonts w:ascii="Consolas" w:eastAsia="Consolas" w:hAnsi="Consolas" w:cs="Consolas"/>
                <w:color w:val="1B2733"/>
                <w:sz w:val="18"/>
                <w:szCs w:val="18"/>
              </w:rPr>
              <w:t>ps -ef | grep nginx</w:t>
            </w:r>
          </w:p>
          <w:p w:rsidR="00411BF6" w:rsidRDefault="00B54063">
            <w:pPr>
              <w:spacing w:line="252" w:lineRule="auto"/>
            </w:pPr>
            <w:r>
              <w:rPr>
                <w:rFonts w:ascii="Consolas" w:eastAsia="Consolas" w:hAnsi="Consolas" w:cs="Consolas"/>
                <w:color w:val="1B2733"/>
                <w:sz w:val="18"/>
                <w:szCs w:val="18"/>
              </w:rPr>
              <w:t>kill -9 &lt;pid&gt;</w:t>
            </w:r>
          </w:p>
        </w:tc>
      </w:tr>
    </w:tbl>
    <w:p w:rsidR="00411BF6" w:rsidRDefault="00B54063">
      <w:pPr>
        <w:spacing w:after="120" w:line="276" w:lineRule="auto"/>
      </w:pPr>
      <w:r>
        <w:rPr>
          <w:b/>
          <w:bCs/>
        </w:rPr>
        <w:t>Start the portable NGINX: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1BF6">
        <w:tblPrEx>
          <w:tblCellMar>
            <w:top w:w="0" w:type="dxa"/>
            <w:bottom w:w="0" w:type="dxa"/>
          </w:tblCellMar>
        </w:tblPrEx>
        <w:trPr>
          <w:cantSplit/>
        </w:trPr>
        <w:tc>
          <w:tcPr>
            <w:tcW w:w="9360" w:type="dxa"/>
            <w:tcBorders>
              <w:top w:val="single" w:sz="2" w:space="0" w:color="DCE3EC"/>
              <w:left w:val="single" w:sz="18" w:space="0" w:color="5B8FCB"/>
              <w:bottom w:val="single" w:sz="2" w:space="0" w:color="DCE3EC"/>
              <w:right w:val="single" w:sz="2" w:space="0" w:color="DCE3EC"/>
            </w:tcBorders>
            <w:shd w:val="clear" w:color="auto" w:fill="F6F8FB"/>
            <w:tcMar>
              <w:top w:w="120" w:type="dxa"/>
              <w:left w:w="180" w:type="dxa"/>
              <w:bottom w:w="120" w:type="dxa"/>
              <w:right w:w="160" w:type="dxa"/>
            </w:tcMar>
          </w:tcPr>
          <w:p w:rsidR="00411BF6" w:rsidRDefault="00B54063">
            <w:pPr>
              <w:spacing w:line="252" w:lineRule="auto"/>
            </w:pPr>
            <w:r>
              <w:rPr>
                <w:rFonts w:ascii="Consolas" w:eastAsia="Consolas" w:hAnsi="Consolas" w:cs="Consolas"/>
                <w:color w:val="1B2733"/>
                <w:sz w:val="18"/>
                <w:szCs w:val="18"/>
              </w:rPr>
              <w:t>./nginx</w:t>
            </w:r>
          </w:p>
        </w:tc>
      </w:tr>
    </w:tbl>
    <w:p w:rsidR="00411BF6" w:rsidRDefault="00B54063">
      <w:pPr>
        <w:spacing w:after="120" w:line="276" w:lineRule="auto"/>
      </w:pPr>
      <w:r>
        <w:rPr>
          <w:b/>
          <w:bCs/>
        </w:rPr>
        <w:t>Package the portable build: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1BF6">
        <w:tblPrEx>
          <w:tblCellMar>
            <w:top w:w="0" w:type="dxa"/>
            <w:bottom w:w="0" w:type="dxa"/>
          </w:tblCellMar>
        </w:tblPrEx>
        <w:trPr>
          <w:cantSplit/>
        </w:trPr>
        <w:tc>
          <w:tcPr>
            <w:tcW w:w="9360" w:type="dxa"/>
            <w:tcBorders>
              <w:top w:val="single" w:sz="2" w:space="0" w:color="DCE3EC"/>
              <w:left w:val="single" w:sz="18" w:space="0" w:color="5B8FCB"/>
              <w:bottom w:val="single" w:sz="2" w:space="0" w:color="DCE3EC"/>
              <w:right w:val="single" w:sz="2" w:space="0" w:color="DCE3EC"/>
            </w:tcBorders>
            <w:shd w:val="clear" w:color="auto" w:fill="F6F8FB"/>
            <w:tcMar>
              <w:top w:w="120" w:type="dxa"/>
              <w:left w:w="180" w:type="dxa"/>
              <w:bottom w:w="120" w:type="dxa"/>
              <w:right w:w="160" w:type="dxa"/>
            </w:tcMar>
          </w:tcPr>
          <w:p w:rsidR="00411BF6" w:rsidRDefault="00B54063">
            <w:pPr>
              <w:spacing w:line="252" w:lineRule="auto"/>
            </w:pPr>
            <w:r>
              <w:rPr>
                <w:rFonts w:ascii="Consolas" w:eastAsia="Consolas" w:hAnsi="Consolas" w:cs="Consolas"/>
                <w:color w:val="1B2733"/>
                <w:sz w:val="18"/>
                <w:szCs w:val="18"/>
              </w:rPr>
              <w:t>cd /app</w:t>
            </w:r>
          </w:p>
          <w:p w:rsidR="00411BF6" w:rsidRDefault="00B54063">
            <w:pPr>
              <w:spacing w:line="252" w:lineRule="auto"/>
            </w:pPr>
            <w:r>
              <w:rPr>
                <w:rFonts w:ascii="Consolas" w:eastAsia="Consolas" w:hAnsi="Consolas" w:cs="Consolas"/>
                <w:color w:val="1B2733"/>
                <w:sz w:val="18"/>
                <w:szCs w:val="18"/>
              </w:rPr>
              <w:t>zip -r nginx-lua.zip lua</w:t>
            </w:r>
          </w:p>
        </w:tc>
      </w:tr>
    </w:tbl>
    <w:p w:rsidR="00411BF6" w:rsidRDefault="00B54063">
      <w:pPr>
        <w:spacing w:after="120" w:line="276" w:lineRule="auto"/>
      </w:pPr>
      <w:r>
        <w:t>Result: the nginx-lua build will be located in /app/lua/nginx and can be copied to another compatible Linux machine.</w:t>
      </w:r>
    </w:p>
    <w:p w:rsidR="00411BF6" w:rsidRDefault="00B54063">
      <w:pPr>
        <w:pStyle w:val="Heading2"/>
      </w:pPr>
      <w:bookmarkStart w:id="114" w:name="h_18_13_configuration"/>
      <w:r>
        <w:t>18.13  Configuration</w:t>
      </w:r>
      <w:bookmarkEnd w:id="114"/>
    </w:p>
    <w:p w:rsidR="00411BF6" w:rsidRDefault="00B54063">
      <w:pPr>
        <w:spacing w:after="120" w:line="276" w:lineRule="auto"/>
      </w:pPr>
      <w:r>
        <w:t>The full Nginx configuration files (nginx.conf, location blocks, Lua scripts, CORS config, etc.) are available in the repository under the nginxconf/ folder. The examples below illustrate the general structure used in this project.</w:t>
      </w:r>
    </w:p>
    <w:p w:rsidR="00411BF6" w:rsidRDefault="00B54063">
      <w:pPr>
        <w:spacing w:after="120" w:line="276" w:lineRule="auto"/>
      </w:pPr>
      <w:r>
        <w:t xml:space="preserve">Reference: </w:t>
      </w:r>
      <w:hyperlink r:id="rId9" w:history="1">
        <w:r>
          <w:rPr>
            <w:rStyle w:val="Hyperlink"/>
          </w:rPr>
          <w:t>https://github.com/KuldeepRil52/JioConsentManagementSystem</w:t>
        </w:r>
      </w:hyperlink>
      <w:r>
        <w:t xml:space="preserve">  -&gt;  nginxconf/</w:t>
      </w:r>
    </w:p>
    <w:p w:rsidR="00411BF6" w:rsidRDefault="00B54063">
      <w:pPr>
        <w:pStyle w:val="Heading3"/>
      </w:pPr>
      <w:r>
        <w:lastRenderedPageBreak/>
        <w:t>18.13.1  Example — Server Block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1BF6">
        <w:tblPrEx>
          <w:tblCellMar>
            <w:top w:w="0" w:type="dxa"/>
            <w:bottom w:w="0" w:type="dxa"/>
          </w:tblCellMar>
        </w:tblPrEx>
        <w:trPr>
          <w:cantSplit/>
        </w:trPr>
        <w:tc>
          <w:tcPr>
            <w:tcW w:w="9360" w:type="dxa"/>
            <w:tcBorders>
              <w:top w:val="single" w:sz="2" w:space="0" w:color="DCE3EC"/>
              <w:left w:val="single" w:sz="18" w:space="0" w:color="5B8FCB"/>
              <w:bottom w:val="single" w:sz="2" w:space="0" w:color="DCE3EC"/>
              <w:right w:val="single" w:sz="2" w:space="0" w:color="DCE3EC"/>
            </w:tcBorders>
            <w:shd w:val="clear" w:color="auto" w:fill="F6F8FB"/>
            <w:tcMar>
              <w:top w:w="120" w:type="dxa"/>
              <w:left w:w="180" w:type="dxa"/>
              <w:bottom w:w="120" w:type="dxa"/>
              <w:right w:w="160" w:type="dxa"/>
            </w:tcMar>
          </w:tcPr>
          <w:p w:rsidR="00411BF6" w:rsidRDefault="00B54063">
            <w:pPr>
              <w:spacing w:line="252" w:lineRule="auto"/>
            </w:pPr>
            <w:r>
              <w:rPr>
                <w:rFonts w:ascii="Consolas" w:eastAsia="Consolas" w:hAnsi="Consolas" w:cs="Consolas"/>
                <w:color w:val="1B2733"/>
                <w:sz w:val="18"/>
                <w:szCs w:val="18"/>
              </w:rPr>
              <w:t>server {</w:t>
            </w:r>
          </w:p>
          <w:p w:rsidR="00411BF6" w:rsidRDefault="00B54063">
            <w:pPr>
              <w:spacing w:line="252" w:lineRule="auto"/>
            </w:pPr>
            <w:r>
              <w:rPr>
                <w:rFonts w:ascii="Consolas" w:eastAsia="Consolas" w:hAnsi="Consolas" w:cs="Consolas"/>
                <w:color w:val="1B2733"/>
                <w:sz w:val="18"/>
                <w:szCs w:val="18"/>
              </w:rPr>
              <w:t xml:space="preserve">    listen 8443 ssl;</w:t>
            </w:r>
          </w:p>
          <w:p w:rsidR="00411BF6" w:rsidRDefault="00B54063">
            <w:pPr>
              <w:spacing w:line="252" w:lineRule="auto"/>
            </w:pPr>
            <w:r>
              <w:rPr>
                <w:rFonts w:ascii="Consolas" w:eastAsia="Consolas" w:hAnsi="Consolas" w:cs="Consolas"/>
                <w:color w:val="1B2733"/>
                <w:sz w:val="18"/>
                <w:szCs w:val="18"/>
              </w:rPr>
              <w:t xml:space="preserve">    server_name api.negd.com;</w:t>
            </w:r>
          </w:p>
          <w:p w:rsidR="00411BF6" w:rsidRDefault="00B54063">
            <w:pPr>
              <w:spacing w:line="252" w:lineRule="auto"/>
            </w:pPr>
            <w:r>
              <w:rPr>
                <w:rFonts w:ascii="Consolas" w:eastAsia="Consolas" w:hAnsi="Consolas" w:cs="Consolas"/>
                <w:color w:val="1B2733"/>
                <w:sz w:val="18"/>
                <w:szCs w:val="18"/>
              </w:rPr>
              <w:t xml:space="preserve"> </w:t>
            </w:r>
          </w:p>
          <w:p w:rsidR="00411BF6" w:rsidRDefault="00B54063">
            <w:pPr>
              <w:spacing w:line="252" w:lineRule="auto"/>
            </w:pPr>
            <w:r>
              <w:rPr>
                <w:rFonts w:ascii="Consolas" w:eastAsia="Consolas" w:hAnsi="Consolas" w:cs="Consolas"/>
                <w:color w:val="1B2733"/>
                <w:sz w:val="18"/>
                <w:szCs w:val="18"/>
              </w:rPr>
              <w:t xml:space="preserve">    ssl_certificate     /app/middleware/nginx/cert/jcms.negd.pem;</w:t>
            </w:r>
          </w:p>
          <w:p w:rsidR="00411BF6" w:rsidRDefault="00B54063">
            <w:pPr>
              <w:spacing w:line="252" w:lineRule="auto"/>
            </w:pPr>
            <w:r>
              <w:rPr>
                <w:rFonts w:ascii="Consolas" w:eastAsia="Consolas" w:hAnsi="Consolas" w:cs="Consolas"/>
                <w:color w:val="1B2733"/>
                <w:sz w:val="18"/>
                <w:szCs w:val="18"/>
              </w:rPr>
              <w:t xml:space="preserve">    ssl_certificate_key /app/middleware/nginx/cert/jcms.negd.com.key;</w:t>
            </w:r>
          </w:p>
          <w:p w:rsidR="00411BF6" w:rsidRDefault="00B54063">
            <w:pPr>
              <w:spacing w:line="252" w:lineRule="auto"/>
            </w:pPr>
            <w:r>
              <w:rPr>
                <w:rFonts w:ascii="Consolas" w:eastAsia="Consolas" w:hAnsi="Consolas" w:cs="Consolas"/>
                <w:color w:val="1B2733"/>
                <w:sz w:val="18"/>
                <w:szCs w:val="18"/>
              </w:rPr>
              <w:t xml:space="preserve">    ssl_protocols TLSv1.2;</w:t>
            </w:r>
          </w:p>
          <w:p w:rsidR="00411BF6" w:rsidRDefault="00B54063">
            <w:pPr>
              <w:spacing w:line="252" w:lineRule="auto"/>
            </w:pPr>
            <w:r>
              <w:rPr>
                <w:rFonts w:ascii="Consolas" w:eastAsia="Consolas" w:hAnsi="Consolas" w:cs="Consolas"/>
                <w:color w:val="1B2733"/>
                <w:sz w:val="18"/>
                <w:szCs w:val="18"/>
              </w:rPr>
              <w:t xml:space="preserve">    ssl_prefer_server_ciphers on;</w:t>
            </w:r>
          </w:p>
          <w:p w:rsidR="00411BF6" w:rsidRDefault="00B54063">
            <w:pPr>
              <w:spacing w:line="252" w:lineRule="auto"/>
            </w:pPr>
            <w:r>
              <w:rPr>
                <w:rFonts w:ascii="Consolas" w:eastAsia="Consolas" w:hAnsi="Consolas" w:cs="Consolas"/>
                <w:color w:val="1B2733"/>
                <w:sz w:val="18"/>
                <w:szCs w:val="18"/>
              </w:rPr>
              <w:t xml:space="preserve"> </w:t>
            </w:r>
          </w:p>
          <w:p w:rsidR="00411BF6" w:rsidRDefault="00B54063">
            <w:pPr>
              <w:spacing w:line="252" w:lineRule="auto"/>
            </w:pPr>
            <w:r>
              <w:rPr>
                <w:rFonts w:ascii="Consolas" w:eastAsia="Consolas" w:hAnsi="Consolas" w:cs="Consolas"/>
                <w:color w:val="1B2733"/>
                <w:sz w:val="18"/>
                <w:szCs w:val="18"/>
              </w:rPr>
              <w:t xml:space="preserve">    # Lua-protected location example</w:t>
            </w:r>
          </w:p>
          <w:p w:rsidR="00411BF6" w:rsidRDefault="00B54063">
            <w:pPr>
              <w:spacing w:line="252" w:lineRule="auto"/>
            </w:pPr>
            <w:r>
              <w:rPr>
                <w:rFonts w:ascii="Consolas" w:eastAsia="Consolas" w:hAnsi="Consolas" w:cs="Consolas"/>
                <w:color w:val="1B2733"/>
                <w:sz w:val="18"/>
                <w:szCs w:val="18"/>
              </w:rPr>
              <w:t xml:space="preserve">    location /partnerportal/ {</w:t>
            </w:r>
          </w:p>
          <w:p w:rsidR="00411BF6" w:rsidRDefault="00B54063">
            <w:pPr>
              <w:spacing w:line="252" w:lineRule="auto"/>
            </w:pPr>
            <w:r>
              <w:rPr>
                <w:rFonts w:ascii="Consolas" w:eastAsia="Consolas" w:hAnsi="Consolas" w:cs="Consolas"/>
                <w:color w:val="1B2733"/>
                <w:sz w:val="18"/>
                <w:szCs w:val="18"/>
              </w:rPr>
              <w:t xml:space="preserve">        access_by_lua_file /app/lua/nginx/conf.d/lua/partnerportal.lua;</w:t>
            </w:r>
          </w:p>
          <w:p w:rsidR="00411BF6" w:rsidRDefault="00B54063">
            <w:pPr>
              <w:spacing w:line="252" w:lineRule="auto"/>
            </w:pPr>
            <w:r>
              <w:rPr>
                <w:rFonts w:ascii="Consolas" w:eastAsia="Consolas" w:hAnsi="Consolas" w:cs="Consolas"/>
                <w:color w:val="1B2733"/>
                <w:sz w:val="18"/>
                <w:szCs w:val="18"/>
              </w:rPr>
              <w:t xml:space="preserve">        include            /app/lua/nginx/conf.d/cors-config/preflight.conf;</w:t>
            </w:r>
          </w:p>
          <w:p w:rsidR="00411BF6" w:rsidRDefault="00B54063">
            <w:pPr>
              <w:spacing w:line="252" w:lineRule="auto"/>
            </w:pPr>
            <w:r>
              <w:rPr>
                <w:rFonts w:ascii="Consolas" w:eastAsia="Consolas" w:hAnsi="Consolas" w:cs="Consolas"/>
                <w:color w:val="1B2733"/>
                <w:sz w:val="18"/>
                <w:szCs w:val="18"/>
              </w:rPr>
              <w:t xml:space="preserve">        proxy_set_header   X-User          $http_x_user;</w:t>
            </w:r>
          </w:p>
          <w:p w:rsidR="00411BF6" w:rsidRDefault="00B54063">
            <w:pPr>
              <w:spacing w:line="252" w:lineRule="auto"/>
            </w:pPr>
            <w:r>
              <w:rPr>
                <w:rFonts w:ascii="Consolas" w:eastAsia="Consolas" w:hAnsi="Consolas" w:cs="Consolas"/>
                <w:color w:val="1B2733"/>
                <w:sz w:val="18"/>
                <w:szCs w:val="18"/>
              </w:rPr>
              <w:t xml:space="preserve">        proxy_set_header   Authorization   $http_authorization;</w:t>
            </w:r>
          </w:p>
          <w:p w:rsidR="00411BF6" w:rsidRDefault="00B54063">
            <w:pPr>
              <w:spacing w:line="252" w:lineRule="auto"/>
            </w:pPr>
            <w:r>
              <w:rPr>
                <w:rFonts w:ascii="Consolas" w:eastAsia="Consolas" w:hAnsi="Consolas" w:cs="Consolas"/>
                <w:color w:val="1B2733"/>
                <w:sz w:val="18"/>
                <w:szCs w:val="18"/>
              </w:rPr>
              <w:t xml:space="preserve">        proxy_pass         https://jcms.api.gateway/partnerportal/v1.0/;</w:t>
            </w:r>
          </w:p>
          <w:p w:rsidR="00411BF6" w:rsidRDefault="00B54063">
            <w:pPr>
              <w:spacing w:line="252" w:lineRule="auto"/>
            </w:pPr>
            <w:r>
              <w:rPr>
                <w:rFonts w:ascii="Consolas" w:eastAsia="Consolas" w:hAnsi="Consolas" w:cs="Consolas"/>
                <w:color w:val="1B2733"/>
                <w:sz w:val="18"/>
                <w:szCs w:val="18"/>
              </w:rPr>
              <w:t xml:space="preserve">    }</w:t>
            </w:r>
          </w:p>
          <w:p w:rsidR="00411BF6" w:rsidRDefault="00B54063">
            <w:pPr>
              <w:spacing w:line="252" w:lineRule="auto"/>
            </w:pPr>
            <w:r>
              <w:rPr>
                <w:rFonts w:ascii="Consolas" w:eastAsia="Consolas" w:hAnsi="Consolas" w:cs="Consolas"/>
                <w:color w:val="1B2733"/>
                <w:sz w:val="18"/>
                <w:szCs w:val="18"/>
              </w:rPr>
              <w:t xml:space="preserve"> </w:t>
            </w:r>
          </w:p>
          <w:p w:rsidR="00411BF6" w:rsidRDefault="00B54063">
            <w:pPr>
              <w:spacing w:line="252" w:lineRule="auto"/>
            </w:pPr>
            <w:r>
              <w:rPr>
                <w:rFonts w:ascii="Consolas" w:eastAsia="Consolas" w:hAnsi="Consolas" w:cs="Consolas"/>
                <w:color w:val="1B2733"/>
                <w:sz w:val="18"/>
                <w:szCs w:val="18"/>
              </w:rPr>
              <w:t xml:space="preserve">    # DPO (Data Protection Officer) endpoint — Lua-protected</w:t>
            </w:r>
          </w:p>
          <w:p w:rsidR="00411BF6" w:rsidRDefault="00B54063">
            <w:pPr>
              <w:spacing w:line="252" w:lineRule="auto"/>
            </w:pPr>
            <w:r>
              <w:rPr>
                <w:rFonts w:ascii="Consolas" w:eastAsia="Consolas" w:hAnsi="Consolas" w:cs="Consolas"/>
                <w:color w:val="1B2733"/>
                <w:sz w:val="18"/>
                <w:szCs w:val="18"/>
              </w:rPr>
              <w:t xml:space="preserve">    location /partnerportal/v1.0/dpo {</w:t>
            </w:r>
          </w:p>
          <w:p w:rsidR="00411BF6" w:rsidRDefault="00B54063">
            <w:pPr>
              <w:spacing w:line="252" w:lineRule="auto"/>
            </w:pPr>
            <w:r>
              <w:rPr>
                <w:rFonts w:ascii="Consolas" w:eastAsia="Consolas" w:hAnsi="Consolas" w:cs="Consolas"/>
                <w:color w:val="1B2733"/>
                <w:sz w:val="18"/>
                <w:szCs w:val="18"/>
              </w:rPr>
              <w:t xml:space="preserve">        access_by_lua_file /app/lua/nginx/conf.d/lua/partnerportal.lua;</w:t>
            </w:r>
          </w:p>
          <w:p w:rsidR="00411BF6" w:rsidRDefault="00B54063">
            <w:pPr>
              <w:spacing w:line="252" w:lineRule="auto"/>
            </w:pPr>
            <w:r>
              <w:rPr>
                <w:rFonts w:ascii="Consolas" w:eastAsia="Consolas" w:hAnsi="Consolas" w:cs="Consolas"/>
                <w:color w:val="1B2733"/>
                <w:sz w:val="18"/>
                <w:szCs w:val="18"/>
              </w:rPr>
              <w:t xml:space="preserve">        include            /app/lua/nginx/conf.d/cors-config/preflight.conf;</w:t>
            </w:r>
          </w:p>
          <w:p w:rsidR="00411BF6" w:rsidRDefault="00B54063">
            <w:pPr>
              <w:spacing w:line="252" w:lineRule="auto"/>
            </w:pPr>
            <w:r>
              <w:rPr>
                <w:rFonts w:ascii="Consolas" w:eastAsia="Consolas" w:hAnsi="Consolas" w:cs="Consolas"/>
                <w:color w:val="1B2733"/>
                <w:sz w:val="18"/>
                <w:szCs w:val="18"/>
              </w:rPr>
              <w:t xml:space="preserve">        proxy_set_header   X-User          $http_x_user;</w:t>
            </w:r>
          </w:p>
          <w:p w:rsidR="00411BF6" w:rsidRDefault="00B54063">
            <w:pPr>
              <w:spacing w:line="252" w:lineRule="auto"/>
            </w:pPr>
            <w:r>
              <w:rPr>
                <w:rFonts w:ascii="Consolas" w:eastAsia="Consolas" w:hAnsi="Consolas" w:cs="Consolas"/>
                <w:color w:val="1B2733"/>
                <w:sz w:val="18"/>
                <w:szCs w:val="18"/>
              </w:rPr>
              <w:t xml:space="preserve">        proxy_set_header   Authorization   $http_authorization;</w:t>
            </w:r>
          </w:p>
          <w:p w:rsidR="00411BF6" w:rsidRDefault="00B54063">
            <w:pPr>
              <w:spacing w:line="252" w:lineRule="auto"/>
            </w:pPr>
            <w:r>
              <w:rPr>
                <w:rFonts w:ascii="Consolas" w:eastAsia="Consolas" w:hAnsi="Consolas" w:cs="Consolas"/>
                <w:color w:val="1B2733"/>
                <w:sz w:val="18"/>
                <w:szCs w:val="18"/>
              </w:rPr>
              <w:t xml:space="preserve">        proxy_pass         https://jcms.api.gateway/partnerportal/v1.0/dpo;</w:t>
            </w:r>
          </w:p>
          <w:p w:rsidR="00411BF6" w:rsidRDefault="00B54063">
            <w:pPr>
              <w:spacing w:line="252" w:lineRule="auto"/>
            </w:pPr>
            <w:r>
              <w:rPr>
                <w:rFonts w:ascii="Consolas" w:eastAsia="Consolas" w:hAnsi="Consolas" w:cs="Consolas"/>
                <w:color w:val="1B2733"/>
                <w:sz w:val="18"/>
                <w:szCs w:val="18"/>
              </w:rPr>
              <w:t xml:space="preserve">    }</w:t>
            </w:r>
          </w:p>
          <w:p w:rsidR="00411BF6" w:rsidRDefault="00B54063">
            <w:pPr>
              <w:spacing w:line="252" w:lineRule="auto"/>
            </w:pPr>
            <w:r>
              <w:rPr>
                <w:rFonts w:ascii="Consolas" w:eastAsia="Consolas" w:hAnsi="Consolas" w:cs="Consolas"/>
                <w:color w:val="1B2733"/>
                <w:sz w:val="18"/>
                <w:szCs w:val="18"/>
              </w:rPr>
              <w:t xml:space="preserve"> </w:t>
            </w:r>
          </w:p>
          <w:p w:rsidR="00411BF6" w:rsidRDefault="00B54063">
            <w:pPr>
              <w:spacing w:line="252" w:lineRule="auto"/>
            </w:pPr>
            <w:r>
              <w:rPr>
                <w:rFonts w:ascii="Consolas" w:eastAsia="Consolas" w:hAnsi="Consolas" w:cs="Consolas"/>
                <w:color w:val="1B2733"/>
                <w:sz w:val="18"/>
                <w:szCs w:val="18"/>
              </w:rPr>
              <w:t xml:space="preserve">    # Internal-only location (WSO2 OAuth2 proxy)</w:t>
            </w:r>
          </w:p>
          <w:p w:rsidR="00411BF6" w:rsidRDefault="00B54063">
            <w:pPr>
              <w:spacing w:line="252" w:lineRule="auto"/>
            </w:pPr>
            <w:r>
              <w:rPr>
                <w:rFonts w:ascii="Consolas" w:eastAsia="Consolas" w:hAnsi="Consolas" w:cs="Consolas"/>
                <w:color w:val="1B2733"/>
                <w:sz w:val="18"/>
                <w:szCs w:val="18"/>
              </w:rPr>
              <w:t xml:space="preserve">    location /oauth2/ {</w:t>
            </w:r>
          </w:p>
          <w:p w:rsidR="00411BF6" w:rsidRDefault="00B54063">
            <w:pPr>
              <w:spacing w:line="252" w:lineRule="auto"/>
            </w:pPr>
            <w:r>
              <w:rPr>
                <w:rFonts w:ascii="Consolas" w:eastAsia="Consolas" w:hAnsi="Consolas" w:cs="Consolas"/>
                <w:color w:val="1B2733"/>
                <w:sz w:val="18"/>
                <w:szCs w:val="18"/>
              </w:rPr>
              <w:t xml:space="preserve">        proxy_pass http://jcms.auth.com/oauth2/;</w:t>
            </w:r>
          </w:p>
          <w:p w:rsidR="00411BF6" w:rsidRDefault="00B54063">
            <w:pPr>
              <w:spacing w:line="252" w:lineRule="auto"/>
            </w:pPr>
            <w:r>
              <w:rPr>
                <w:rFonts w:ascii="Consolas" w:eastAsia="Consolas" w:hAnsi="Consolas" w:cs="Consolas"/>
                <w:color w:val="1B2733"/>
                <w:sz w:val="18"/>
                <w:szCs w:val="18"/>
              </w:rPr>
              <w:t xml:space="preserve">        allow 127.0.0.1;</w:t>
            </w:r>
          </w:p>
          <w:p w:rsidR="00411BF6" w:rsidRDefault="00B54063">
            <w:pPr>
              <w:spacing w:line="252" w:lineRule="auto"/>
            </w:pPr>
            <w:r>
              <w:rPr>
                <w:rFonts w:ascii="Consolas" w:eastAsia="Consolas" w:hAnsi="Consolas" w:cs="Consolas"/>
                <w:color w:val="1B2733"/>
                <w:sz w:val="18"/>
                <w:szCs w:val="18"/>
              </w:rPr>
              <w:t xml:space="preserve">        deny all;</w:t>
            </w:r>
          </w:p>
          <w:p w:rsidR="00411BF6" w:rsidRDefault="00B54063">
            <w:pPr>
              <w:spacing w:line="252" w:lineRule="auto"/>
            </w:pPr>
            <w:r>
              <w:rPr>
                <w:rFonts w:ascii="Consolas" w:eastAsia="Consolas" w:hAnsi="Consolas" w:cs="Consolas"/>
                <w:color w:val="1B2733"/>
                <w:sz w:val="18"/>
                <w:szCs w:val="18"/>
              </w:rPr>
              <w:t xml:space="preserve">    }</w:t>
            </w:r>
          </w:p>
          <w:p w:rsidR="00411BF6" w:rsidRDefault="00B54063">
            <w:pPr>
              <w:spacing w:line="252" w:lineRule="auto"/>
            </w:pPr>
            <w:r>
              <w:rPr>
                <w:rFonts w:ascii="Consolas" w:eastAsia="Consolas" w:hAnsi="Consolas" w:cs="Consolas"/>
                <w:color w:val="1B2733"/>
                <w:sz w:val="18"/>
                <w:szCs w:val="18"/>
              </w:rPr>
              <w:t xml:space="preserve"> </w:t>
            </w:r>
          </w:p>
          <w:p w:rsidR="00411BF6" w:rsidRDefault="00B54063">
            <w:pPr>
              <w:spacing w:line="252" w:lineRule="auto"/>
            </w:pPr>
            <w:r>
              <w:rPr>
                <w:rFonts w:ascii="Consolas" w:eastAsia="Consolas" w:hAnsi="Consolas" w:cs="Consolas"/>
                <w:color w:val="1B2733"/>
                <w:sz w:val="18"/>
                <w:szCs w:val="18"/>
              </w:rPr>
              <w:t xml:space="preserve">    # Public token endpoint</w:t>
            </w:r>
          </w:p>
          <w:p w:rsidR="00411BF6" w:rsidRDefault="00B54063">
            <w:pPr>
              <w:spacing w:line="252" w:lineRule="auto"/>
            </w:pPr>
            <w:r>
              <w:rPr>
                <w:rFonts w:ascii="Consolas" w:eastAsia="Consolas" w:hAnsi="Consolas" w:cs="Consolas"/>
                <w:color w:val="1B2733"/>
                <w:sz w:val="18"/>
                <w:szCs w:val="18"/>
              </w:rPr>
              <w:t xml:space="preserve">    location /token {</w:t>
            </w:r>
          </w:p>
          <w:p w:rsidR="00411BF6" w:rsidRDefault="00B54063">
            <w:pPr>
              <w:spacing w:line="252" w:lineRule="auto"/>
            </w:pPr>
            <w:r>
              <w:rPr>
                <w:rFonts w:ascii="Consolas" w:eastAsia="Consolas" w:hAnsi="Consolas" w:cs="Consolas"/>
                <w:color w:val="1B2733"/>
                <w:sz w:val="18"/>
                <w:szCs w:val="18"/>
              </w:rPr>
              <w:t xml:space="preserve">        add_header 'Access-Control-Allow-Origin' '*';</w:t>
            </w:r>
          </w:p>
          <w:p w:rsidR="00411BF6" w:rsidRDefault="00B54063">
            <w:pPr>
              <w:spacing w:line="252" w:lineRule="auto"/>
            </w:pPr>
            <w:r>
              <w:rPr>
                <w:rFonts w:ascii="Consolas" w:eastAsia="Consolas" w:hAnsi="Consolas" w:cs="Consolas"/>
                <w:color w:val="1B2733"/>
                <w:sz w:val="18"/>
                <w:szCs w:val="18"/>
              </w:rPr>
              <w:t xml:space="preserve">        proxy_pass https://jcms.token.gateway/oauth2/token;</w:t>
            </w:r>
          </w:p>
          <w:p w:rsidR="00411BF6" w:rsidRDefault="00B54063">
            <w:pPr>
              <w:spacing w:line="252" w:lineRule="auto"/>
            </w:pPr>
            <w:r>
              <w:rPr>
                <w:rFonts w:ascii="Consolas" w:eastAsia="Consolas" w:hAnsi="Consolas" w:cs="Consolas"/>
                <w:color w:val="1B2733"/>
                <w:sz w:val="18"/>
                <w:szCs w:val="18"/>
              </w:rPr>
              <w:t xml:space="preserve">        allow all;</w:t>
            </w:r>
          </w:p>
          <w:p w:rsidR="00411BF6" w:rsidRDefault="00B54063">
            <w:pPr>
              <w:spacing w:line="252" w:lineRule="auto"/>
            </w:pPr>
            <w:r>
              <w:rPr>
                <w:rFonts w:ascii="Consolas" w:eastAsia="Consolas" w:hAnsi="Consolas" w:cs="Consolas"/>
                <w:color w:val="1B2733"/>
                <w:sz w:val="18"/>
                <w:szCs w:val="18"/>
              </w:rPr>
              <w:t xml:space="preserve">    }</w:t>
            </w:r>
          </w:p>
          <w:p w:rsidR="00411BF6" w:rsidRDefault="00B54063">
            <w:pPr>
              <w:spacing w:line="252" w:lineRule="auto"/>
            </w:pPr>
            <w:r>
              <w:rPr>
                <w:rFonts w:ascii="Consolas" w:eastAsia="Consolas" w:hAnsi="Consolas" w:cs="Consolas"/>
                <w:color w:val="1B2733"/>
                <w:sz w:val="18"/>
                <w:szCs w:val="18"/>
              </w:rPr>
              <w:t xml:space="preserve"> </w:t>
            </w:r>
          </w:p>
          <w:p w:rsidR="00411BF6" w:rsidRDefault="00B54063">
            <w:pPr>
              <w:spacing w:line="252" w:lineRule="auto"/>
            </w:pPr>
            <w:r>
              <w:rPr>
                <w:rFonts w:ascii="Consolas" w:eastAsia="Consolas" w:hAnsi="Consolas" w:cs="Consolas"/>
                <w:color w:val="1B2733"/>
                <w:sz w:val="18"/>
                <w:szCs w:val="18"/>
              </w:rPr>
              <w:t xml:space="preserve">    # Additional locations follow the same pattern.</w:t>
            </w:r>
          </w:p>
          <w:p w:rsidR="00411BF6" w:rsidRDefault="00B54063">
            <w:pPr>
              <w:spacing w:line="252" w:lineRule="auto"/>
            </w:pPr>
            <w:r>
              <w:rPr>
                <w:rFonts w:ascii="Consolas" w:eastAsia="Consolas" w:hAnsi="Consolas" w:cs="Consolas"/>
                <w:color w:val="1B2733"/>
                <w:sz w:val="18"/>
                <w:szCs w:val="18"/>
              </w:rPr>
              <w:t xml:space="preserve">    # See nginxconf/ in the repository for the complete configuration.</w:t>
            </w:r>
          </w:p>
          <w:p w:rsidR="00411BF6" w:rsidRDefault="00B54063">
            <w:pPr>
              <w:spacing w:line="252" w:lineRule="auto"/>
            </w:pPr>
            <w:r>
              <w:rPr>
                <w:rFonts w:ascii="Consolas" w:eastAsia="Consolas" w:hAnsi="Consolas" w:cs="Consolas"/>
                <w:color w:val="1B2733"/>
                <w:sz w:val="18"/>
                <w:szCs w:val="18"/>
              </w:rPr>
              <w:t>}</w:t>
            </w:r>
          </w:p>
        </w:tc>
      </w:tr>
    </w:tbl>
    <w:p w:rsidR="00411BF6" w:rsidRDefault="00B54063">
      <w:pPr>
        <w:pStyle w:val="Heading3"/>
      </w:pPr>
      <w:r>
        <w:t>18.13.2  Example Lua — partnerportal.lua</w:t>
      </w:r>
    </w:p>
    <w:p w:rsidR="00411BF6" w:rsidRDefault="00B54063">
      <w:pPr>
        <w:spacing w:after="120" w:line="276" w:lineRule="auto"/>
      </w:pPr>
      <w:r>
        <w:t>Each protected location points to a Lua file that validates the incoming token before proxying the request: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1BF6">
        <w:tblPrEx>
          <w:tblCellMar>
            <w:top w:w="0" w:type="dxa"/>
            <w:bottom w:w="0" w:type="dxa"/>
          </w:tblCellMar>
        </w:tblPrEx>
        <w:trPr>
          <w:cantSplit/>
        </w:trPr>
        <w:tc>
          <w:tcPr>
            <w:tcW w:w="9360" w:type="dxa"/>
            <w:tcBorders>
              <w:top w:val="single" w:sz="2" w:space="0" w:color="DCE3EC"/>
              <w:left w:val="single" w:sz="18" w:space="0" w:color="5B8FCB"/>
              <w:bottom w:val="single" w:sz="2" w:space="0" w:color="DCE3EC"/>
              <w:right w:val="single" w:sz="2" w:space="0" w:color="DCE3EC"/>
            </w:tcBorders>
            <w:shd w:val="clear" w:color="auto" w:fill="F6F8FB"/>
            <w:tcMar>
              <w:top w:w="120" w:type="dxa"/>
              <w:left w:w="180" w:type="dxa"/>
              <w:bottom w:w="120" w:type="dxa"/>
              <w:right w:w="160" w:type="dxa"/>
            </w:tcMar>
          </w:tcPr>
          <w:p w:rsidR="00411BF6" w:rsidRDefault="00B54063">
            <w:pPr>
              <w:spacing w:line="252" w:lineRule="auto"/>
            </w:pPr>
            <w:r>
              <w:rPr>
                <w:rFonts w:ascii="Consolas" w:eastAsia="Consolas" w:hAnsi="Consolas" w:cs="Consolas"/>
                <w:color w:val="1B2733"/>
                <w:sz w:val="18"/>
                <w:szCs w:val="18"/>
              </w:rPr>
              <w:lastRenderedPageBreak/>
              <w:t>local http  = require "resty.http"</w:t>
            </w:r>
          </w:p>
          <w:p w:rsidR="00411BF6" w:rsidRDefault="00B54063">
            <w:pPr>
              <w:spacing w:line="252" w:lineRule="auto"/>
            </w:pPr>
            <w:r>
              <w:rPr>
                <w:rFonts w:ascii="Consolas" w:eastAsia="Consolas" w:hAnsi="Consolas" w:cs="Consolas"/>
                <w:color w:val="1B2733"/>
                <w:sz w:val="18"/>
                <w:szCs w:val="18"/>
              </w:rPr>
              <w:t>local cjson = require "cjson.safe"</w:t>
            </w:r>
          </w:p>
          <w:p w:rsidR="00411BF6" w:rsidRDefault="00B54063">
            <w:pPr>
              <w:spacing w:line="252" w:lineRule="auto"/>
            </w:pPr>
            <w:r>
              <w:rPr>
                <w:rFonts w:ascii="Consolas" w:eastAsia="Consolas" w:hAnsi="Consolas" w:cs="Consolas"/>
                <w:color w:val="1B2733"/>
                <w:sz w:val="18"/>
                <w:szCs w:val="18"/>
              </w:rPr>
              <w:t xml:space="preserve"> </w:t>
            </w:r>
          </w:p>
          <w:p w:rsidR="00411BF6" w:rsidRDefault="00B54063">
            <w:pPr>
              <w:spacing w:line="252" w:lineRule="auto"/>
            </w:pPr>
            <w:r>
              <w:rPr>
                <w:rFonts w:ascii="Consolas" w:eastAsia="Consolas" w:hAnsi="Consolas" w:cs="Consolas"/>
                <w:color w:val="1B2733"/>
                <w:sz w:val="18"/>
                <w:szCs w:val="18"/>
              </w:rPr>
              <w:t>local auth_header = ngx.req.get_headers()["Authorization"]</w:t>
            </w:r>
          </w:p>
          <w:p w:rsidR="00411BF6" w:rsidRDefault="00B54063">
            <w:pPr>
              <w:spacing w:line="252" w:lineRule="auto"/>
            </w:pPr>
            <w:r>
              <w:rPr>
                <w:rFonts w:ascii="Consolas" w:eastAsia="Consolas" w:hAnsi="Consolas" w:cs="Consolas"/>
                <w:color w:val="1B2733"/>
                <w:sz w:val="18"/>
                <w:szCs w:val="18"/>
              </w:rPr>
              <w:t>if not auth_header then return ngx.exit(401) end</w:t>
            </w:r>
          </w:p>
          <w:p w:rsidR="00411BF6" w:rsidRDefault="00B54063">
            <w:pPr>
              <w:spacing w:line="252" w:lineRule="auto"/>
            </w:pPr>
            <w:r>
              <w:rPr>
                <w:rFonts w:ascii="Consolas" w:eastAsia="Consolas" w:hAnsi="Consolas" w:cs="Consolas"/>
                <w:color w:val="1B2733"/>
                <w:sz w:val="18"/>
                <w:szCs w:val="18"/>
              </w:rPr>
              <w:t xml:space="preserve"> </w:t>
            </w:r>
          </w:p>
          <w:p w:rsidR="00411BF6" w:rsidRDefault="00B54063">
            <w:pPr>
              <w:spacing w:line="252" w:lineRule="auto"/>
            </w:pPr>
            <w:r>
              <w:rPr>
                <w:rFonts w:ascii="Consolas" w:eastAsia="Consolas" w:hAnsi="Consolas" w:cs="Consolas"/>
                <w:color w:val="1B2733"/>
                <w:sz w:val="18"/>
                <w:szCs w:val="18"/>
              </w:rPr>
              <w:t>local token = string.match(auth_header, "Bearer%s+(.+)")</w:t>
            </w:r>
          </w:p>
          <w:p w:rsidR="00411BF6" w:rsidRDefault="00B54063">
            <w:pPr>
              <w:spacing w:line="252" w:lineRule="auto"/>
            </w:pPr>
            <w:r>
              <w:rPr>
                <w:rFonts w:ascii="Consolas" w:eastAsia="Consolas" w:hAnsi="Consolas" w:cs="Consolas"/>
                <w:color w:val="1B2733"/>
                <w:sz w:val="18"/>
                <w:szCs w:val="18"/>
              </w:rPr>
              <w:t>if not token or token == "" then return ngx.exit(401) end</w:t>
            </w:r>
          </w:p>
          <w:p w:rsidR="00411BF6" w:rsidRDefault="00B54063">
            <w:pPr>
              <w:spacing w:line="252" w:lineRule="auto"/>
            </w:pPr>
            <w:r>
              <w:rPr>
                <w:rFonts w:ascii="Consolas" w:eastAsia="Consolas" w:hAnsi="Consolas" w:cs="Consolas"/>
                <w:color w:val="1B2733"/>
                <w:sz w:val="18"/>
                <w:szCs w:val="18"/>
              </w:rPr>
              <w:t xml:space="preserve"> </w:t>
            </w:r>
          </w:p>
          <w:p w:rsidR="00411BF6" w:rsidRDefault="00B54063">
            <w:pPr>
              <w:spacing w:line="252" w:lineRule="auto"/>
            </w:pPr>
            <w:r>
              <w:rPr>
                <w:rFonts w:ascii="Consolas" w:eastAsia="Consolas" w:hAnsi="Consolas" w:cs="Consolas"/>
                <w:color w:val="1B2733"/>
                <w:sz w:val="18"/>
                <w:szCs w:val="18"/>
              </w:rPr>
              <w:t>-- Validate token against introspection endpoint</w:t>
            </w:r>
          </w:p>
          <w:p w:rsidR="00411BF6" w:rsidRDefault="00B54063">
            <w:pPr>
              <w:spacing w:line="252" w:lineRule="auto"/>
            </w:pPr>
            <w:r>
              <w:rPr>
                <w:rFonts w:ascii="Consolas" w:eastAsia="Consolas" w:hAnsi="Consolas" w:cs="Consolas"/>
                <w:color w:val="1B2733"/>
                <w:sz w:val="18"/>
                <w:szCs w:val="18"/>
              </w:rPr>
              <w:t>local httpc = http.new()</w:t>
            </w:r>
          </w:p>
          <w:p w:rsidR="00411BF6" w:rsidRDefault="00B54063">
            <w:pPr>
              <w:spacing w:line="252" w:lineRule="auto"/>
            </w:pPr>
            <w:r>
              <w:rPr>
                <w:rFonts w:ascii="Consolas" w:eastAsia="Consolas" w:hAnsi="Consolas" w:cs="Consolas"/>
                <w:color w:val="1B2733"/>
                <w:sz w:val="18"/>
                <w:szCs w:val="18"/>
              </w:rPr>
              <w:t>local res, err = httpc:request_uri("https://127.0.0.1:8443/oauth2/validate", {</w:t>
            </w:r>
          </w:p>
          <w:p w:rsidR="00411BF6" w:rsidRDefault="00B54063">
            <w:pPr>
              <w:spacing w:line="252" w:lineRule="auto"/>
            </w:pPr>
            <w:r>
              <w:rPr>
                <w:rFonts w:ascii="Consolas" w:eastAsia="Consolas" w:hAnsi="Consolas" w:cs="Consolas"/>
                <w:color w:val="1B2733"/>
                <w:sz w:val="18"/>
                <w:szCs w:val="18"/>
              </w:rPr>
              <w:t xml:space="preserve">    method  = "POST",</w:t>
            </w:r>
          </w:p>
          <w:p w:rsidR="00411BF6" w:rsidRDefault="00B54063">
            <w:pPr>
              <w:spacing w:line="252" w:lineRule="auto"/>
            </w:pPr>
            <w:r>
              <w:rPr>
                <w:rFonts w:ascii="Consolas" w:eastAsia="Consolas" w:hAnsi="Consolas" w:cs="Consolas"/>
                <w:color w:val="1B2733"/>
                <w:sz w:val="18"/>
                <w:szCs w:val="18"/>
              </w:rPr>
              <w:t xml:space="preserve">    body    = ngx.encode_args({ token = token }),</w:t>
            </w:r>
          </w:p>
          <w:p w:rsidR="00411BF6" w:rsidRDefault="00B54063">
            <w:pPr>
              <w:spacing w:line="252" w:lineRule="auto"/>
            </w:pPr>
            <w:r>
              <w:rPr>
                <w:rFonts w:ascii="Consolas" w:eastAsia="Consolas" w:hAnsi="Consolas" w:cs="Consolas"/>
                <w:color w:val="1B2733"/>
                <w:sz w:val="18"/>
                <w:szCs w:val="18"/>
              </w:rPr>
              <w:t xml:space="preserve">    headers = { ["Content-Type"] = "application/x-www-form-urlencoded" },</w:t>
            </w:r>
          </w:p>
          <w:p w:rsidR="00411BF6" w:rsidRDefault="00B54063">
            <w:pPr>
              <w:spacing w:line="252" w:lineRule="auto"/>
            </w:pPr>
            <w:r>
              <w:rPr>
                <w:rFonts w:ascii="Consolas" w:eastAsia="Consolas" w:hAnsi="Consolas" w:cs="Consolas"/>
                <w:color w:val="1B2733"/>
                <w:sz w:val="18"/>
                <w:szCs w:val="18"/>
              </w:rPr>
              <w:t xml:space="preserve">    ssl_verify = false</w:t>
            </w:r>
          </w:p>
          <w:p w:rsidR="00411BF6" w:rsidRDefault="00B54063">
            <w:pPr>
              <w:spacing w:line="252" w:lineRule="auto"/>
            </w:pPr>
            <w:r>
              <w:rPr>
                <w:rFonts w:ascii="Consolas" w:eastAsia="Consolas" w:hAnsi="Consolas" w:cs="Consolas"/>
                <w:color w:val="1B2733"/>
                <w:sz w:val="18"/>
                <w:szCs w:val="18"/>
              </w:rPr>
              <w:t>})</w:t>
            </w:r>
          </w:p>
          <w:p w:rsidR="00411BF6" w:rsidRDefault="00B54063">
            <w:pPr>
              <w:spacing w:line="252" w:lineRule="auto"/>
            </w:pPr>
            <w:r>
              <w:rPr>
                <w:rFonts w:ascii="Consolas" w:eastAsia="Consolas" w:hAnsi="Consolas" w:cs="Consolas"/>
                <w:color w:val="1B2733"/>
                <w:sz w:val="18"/>
                <w:szCs w:val="18"/>
              </w:rPr>
              <w:t xml:space="preserve"> </w:t>
            </w:r>
          </w:p>
          <w:p w:rsidR="00411BF6" w:rsidRDefault="00B54063">
            <w:pPr>
              <w:spacing w:line="252" w:lineRule="auto"/>
            </w:pPr>
            <w:r>
              <w:rPr>
                <w:rFonts w:ascii="Consolas" w:eastAsia="Consolas" w:hAnsi="Consolas" w:cs="Consolas"/>
                <w:color w:val="1B2733"/>
                <w:sz w:val="18"/>
                <w:szCs w:val="18"/>
              </w:rPr>
              <w:t>if not res or res.status ~= 200 then return ngx.exit(401) end</w:t>
            </w:r>
          </w:p>
          <w:p w:rsidR="00411BF6" w:rsidRDefault="00B54063">
            <w:pPr>
              <w:spacing w:line="252" w:lineRule="auto"/>
            </w:pPr>
            <w:r>
              <w:rPr>
                <w:rFonts w:ascii="Consolas" w:eastAsia="Consolas" w:hAnsi="Consolas" w:cs="Consolas"/>
                <w:color w:val="1B2733"/>
                <w:sz w:val="18"/>
                <w:szCs w:val="18"/>
              </w:rPr>
              <w:t xml:space="preserve"> </w:t>
            </w:r>
          </w:p>
          <w:p w:rsidR="00411BF6" w:rsidRDefault="00B54063">
            <w:pPr>
              <w:spacing w:line="252" w:lineRule="auto"/>
            </w:pPr>
            <w:r>
              <w:rPr>
                <w:rFonts w:ascii="Consolas" w:eastAsia="Consolas" w:hAnsi="Consolas" w:cs="Consolas"/>
                <w:color w:val="1B2733"/>
                <w:sz w:val="18"/>
                <w:szCs w:val="18"/>
              </w:rPr>
              <w:t>local data = cjson.decode(res.body)</w:t>
            </w:r>
          </w:p>
          <w:p w:rsidR="00411BF6" w:rsidRDefault="00B54063">
            <w:pPr>
              <w:spacing w:line="252" w:lineRule="auto"/>
            </w:pPr>
            <w:r>
              <w:rPr>
                <w:rFonts w:ascii="Consolas" w:eastAsia="Consolas" w:hAnsi="Consolas" w:cs="Consolas"/>
                <w:color w:val="1B2733"/>
                <w:sz w:val="18"/>
                <w:szCs w:val="18"/>
              </w:rPr>
              <w:t>if not data or not data.active then return ngx.exit(401) end</w:t>
            </w:r>
          </w:p>
          <w:p w:rsidR="00411BF6" w:rsidRDefault="00B54063">
            <w:pPr>
              <w:spacing w:line="252" w:lineRule="auto"/>
            </w:pPr>
            <w:r>
              <w:rPr>
                <w:rFonts w:ascii="Consolas" w:eastAsia="Consolas" w:hAnsi="Consolas" w:cs="Consolas"/>
                <w:color w:val="1B2733"/>
                <w:sz w:val="18"/>
                <w:szCs w:val="18"/>
              </w:rPr>
              <w:t xml:space="preserve"> </w:t>
            </w:r>
          </w:p>
          <w:p w:rsidR="00411BF6" w:rsidRDefault="00B54063">
            <w:pPr>
              <w:spacing w:line="252" w:lineRule="auto"/>
            </w:pPr>
            <w:r>
              <w:rPr>
                <w:rFonts w:ascii="Consolas" w:eastAsia="Consolas" w:hAnsi="Consolas" w:cs="Consolas"/>
                <w:color w:val="1B2733"/>
                <w:sz w:val="18"/>
                <w:szCs w:val="18"/>
              </w:rPr>
              <w:t>-- Forward user identity and token upstream</w:t>
            </w:r>
          </w:p>
          <w:p w:rsidR="00411BF6" w:rsidRDefault="00B54063">
            <w:pPr>
              <w:spacing w:line="252" w:lineRule="auto"/>
            </w:pPr>
            <w:r>
              <w:rPr>
                <w:rFonts w:ascii="Consolas" w:eastAsia="Consolas" w:hAnsi="Consolas" w:cs="Consolas"/>
                <w:color w:val="1B2733"/>
                <w:sz w:val="18"/>
                <w:szCs w:val="18"/>
              </w:rPr>
              <w:t>ngx.req.set_header("X-User",        data.sub)</w:t>
            </w:r>
          </w:p>
          <w:p w:rsidR="00411BF6" w:rsidRDefault="00B54063">
            <w:pPr>
              <w:spacing w:line="252" w:lineRule="auto"/>
            </w:pPr>
            <w:r>
              <w:rPr>
                <w:rFonts w:ascii="Consolas" w:eastAsia="Consolas" w:hAnsi="Consolas" w:cs="Consolas"/>
                <w:color w:val="1B2733"/>
                <w:sz w:val="18"/>
                <w:szCs w:val="18"/>
              </w:rPr>
              <w:t>ngx.req.set_header("Authorization", "Bearer " .. (data.accessToken or ""))</w:t>
            </w:r>
          </w:p>
        </w:tc>
      </w:tr>
    </w:tbl>
    <w:p w:rsidR="00411BF6" w:rsidRDefault="00B54063">
      <w:pPr>
        <w:pStyle w:val="Heading3"/>
      </w:pPr>
      <w:r>
        <w:t>18.13.3  Example Lua — userportal.lua</w:t>
      </w:r>
    </w:p>
    <w:p w:rsidR="00411BF6" w:rsidRDefault="00B54063">
      <w:pPr>
        <w:spacing w:after="120" w:line="276" w:lineRule="auto"/>
      </w:pPr>
      <w:r>
        <w:t>For user-portal routes, the secure code header is validated instead: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1BF6">
        <w:tblPrEx>
          <w:tblCellMar>
            <w:top w:w="0" w:type="dxa"/>
            <w:bottom w:w="0" w:type="dxa"/>
          </w:tblCellMar>
        </w:tblPrEx>
        <w:trPr>
          <w:cantSplit/>
        </w:trPr>
        <w:tc>
          <w:tcPr>
            <w:tcW w:w="9360" w:type="dxa"/>
            <w:tcBorders>
              <w:top w:val="single" w:sz="2" w:space="0" w:color="DCE3EC"/>
              <w:left w:val="single" w:sz="18" w:space="0" w:color="5B8FCB"/>
              <w:bottom w:val="single" w:sz="2" w:space="0" w:color="DCE3EC"/>
              <w:right w:val="single" w:sz="2" w:space="0" w:color="DCE3EC"/>
            </w:tcBorders>
            <w:shd w:val="clear" w:color="auto" w:fill="F6F8FB"/>
            <w:tcMar>
              <w:top w:w="120" w:type="dxa"/>
              <w:left w:w="180" w:type="dxa"/>
              <w:bottom w:w="120" w:type="dxa"/>
              <w:right w:w="160" w:type="dxa"/>
            </w:tcMar>
          </w:tcPr>
          <w:p w:rsidR="00411BF6" w:rsidRDefault="00B54063">
            <w:pPr>
              <w:spacing w:line="252" w:lineRule="auto"/>
            </w:pPr>
            <w:r>
              <w:rPr>
                <w:rFonts w:ascii="Consolas" w:eastAsia="Consolas" w:hAnsi="Consolas" w:cs="Consolas"/>
                <w:color w:val="1B2733"/>
                <w:sz w:val="18"/>
                <w:szCs w:val="18"/>
              </w:rPr>
              <w:t>local http  = require "resty.http"</w:t>
            </w:r>
          </w:p>
          <w:p w:rsidR="00411BF6" w:rsidRDefault="00B54063">
            <w:pPr>
              <w:spacing w:line="252" w:lineRule="auto"/>
            </w:pPr>
            <w:r>
              <w:rPr>
                <w:rFonts w:ascii="Consolas" w:eastAsia="Consolas" w:hAnsi="Consolas" w:cs="Consolas"/>
                <w:color w:val="1B2733"/>
                <w:sz w:val="18"/>
                <w:szCs w:val="18"/>
              </w:rPr>
              <w:t>local cjson = require "cjson.safe"</w:t>
            </w:r>
          </w:p>
          <w:p w:rsidR="00411BF6" w:rsidRDefault="00B54063">
            <w:pPr>
              <w:spacing w:line="252" w:lineRule="auto"/>
            </w:pPr>
            <w:r>
              <w:rPr>
                <w:rFonts w:ascii="Consolas" w:eastAsia="Consolas" w:hAnsi="Consolas" w:cs="Consolas"/>
                <w:color w:val="1B2733"/>
                <w:sz w:val="18"/>
                <w:szCs w:val="18"/>
              </w:rPr>
              <w:t xml:space="preserve"> </w:t>
            </w:r>
          </w:p>
          <w:p w:rsidR="00411BF6" w:rsidRDefault="00B54063">
            <w:pPr>
              <w:spacing w:line="252" w:lineRule="auto"/>
            </w:pPr>
            <w:r>
              <w:rPr>
                <w:rFonts w:ascii="Consolas" w:eastAsia="Consolas" w:hAnsi="Consolas" w:cs="Consolas"/>
                <w:color w:val="1B2733"/>
                <w:sz w:val="18"/>
                <w:szCs w:val="18"/>
              </w:rPr>
              <w:t>local access_token = ngx.req.get_headers()["x-secure-code"]</w:t>
            </w:r>
          </w:p>
          <w:p w:rsidR="00411BF6" w:rsidRDefault="00B54063">
            <w:pPr>
              <w:spacing w:line="252" w:lineRule="auto"/>
            </w:pPr>
            <w:r>
              <w:rPr>
                <w:rFonts w:ascii="Consolas" w:eastAsia="Consolas" w:hAnsi="Consolas" w:cs="Consolas"/>
                <w:color w:val="1B2733"/>
                <w:sz w:val="18"/>
                <w:szCs w:val="18"/>
              </w:rPr>
              <w:t>if not access_token then return ngx.exit(401) end</w:t>
            </w:r>
          </w:p>
          <w:p w:rsidR="00411BF6" w:rsidRDefault="00B54063">
            <w:pPr>
              <w:spacing w:line="252" w:lineRule="auto"/>
            </w:pPr>
            <w:r>
              <w:rPr>
                <w:rFonts w:ascii="Consolas" w:eastAsia="Consolas" w:hAnsi="Consolas" w:cs="Consolas"/>
                <w:color w:val="1B2733"/>
                <w:sz w:val="18"/>
                <w:szCs w:val="18"/>
              </w:rPr>
              <w:t xml:space="preserve"> </w:t>
            </w:r>
          </w:p>
          <w:p w:rsidR="00411BF6" w:rsidRDefault="00B54063">
            <w:pPr>
              <w:spacing w:line="252" w:lineRule="auto"/>
            </w:pPr>
            <w:r>
              <w:rPr>
                <w:rFonts w:ascii="Consolas" w:eastAsia="Consolas" w:hAnsi="Consolas" w:cs="Consolas"/>
                <w:color w:val="1B2733"/>
                <w:sz w:val="18"/>
                <w:szCs w:val="18"/>
              </w:rPr>
              <w:t>local httpc = http.new()</w:t>
            </w:r>
          </w:p>
          <w:p w:rsidR="00411BF6" w:rsidRDefault="00B54063">
            <w:pPr>
              <w:spacing w:line="252" w:lineRule="auto"/>
            </w:pPr>
            <w:r>
              <w:rPr>
                <w:rFonts w:ascii="Consolas" w:eastAsia="Consolas" w:hAnsi="Consolas" w:cs="Consolas"/>
                <w:color w:val="1B2733"/>
                <w:sz w:val="18"/>
                <w:szCs w:val="18"/>
              </w:rPr>
              <w:t>local res, err = httpc:request_uri("https://127.0.0.1:8443/secureCode/validate", {</w:t>
            </w:r>
          </w:p>
          <w:p w:rsidR="00411BF6" w:rsidRDefault="00B54063">
            <w:pPr>
              <w:spacing w:line="252" w:lineRule="auto"/>
            </w:pPr>
            <w:r>
              <w:rPr>
                <w:rFonts w:ascii="Consolas" w:eastAsia="Consolas" w:hAnsi="Consolas" w:cs="Consolas"/>
                <w:color w:val="1B2733"/>
                <w:sz w:val="18"/>
                <w:szCs w:val="18"/>
              </w:rPr>
              <w:t xml:space="preserve">    method     = "GET",</w:t>
            </w:r>
          </w:p>
          <w:p w:rsidR="00411BF6" w:rsidRDefault="00B54063">
            <w:pPr>
              <w:spacing w:line="252" w:lineRule="auto"/>
            </w:pPr>
            <w:r>
              <w:rPr>
                <w:rFonts w:ascii="Consolas" w:eastAsia="Consolas" w:hAnsi="Consolas" w:cs="Consolas"/>
                <w:color w:val="1B2733"/>
                <w:sz w:val="18"/>
                <w:szCs w:val="18"/>
              </w:rPr>
              <w:t xml:space="preserve">    headers    = { ["accessToken"] = access_token },</w:t>
            </w:r>
          </w:p>
          <w:p w:rsidR="00411BF6" w:rsidRDefault="00B54063">
            <w:pPr>
              <w:spacing w:line="252" w:lineRule="auto"/>
            </w:pPr>
            <w:r>
              <w:rPr>
                <w:rFonts w:ascii="Consolas" w:eastAsia="Consolas" w:hAnsi="Consolas" w:cs="Consolas"/>
                <w:color w:val="1B2733"/>
                <w:sz w:val="18"/>
                <w:szCs w:val="18"/>
              </w:rPr>
              <w:t xml:space="preserve">    ssl_verify = false</w:t>
            </w:r>
          </w:p>
          <w:p w:rsidR="00411BF6" w:rsidRDefault="00B54063">
            <w:pPr>
              <w:spacing w:line="252" w:lineRule="auto"/>
            </w:pPr>
            <w:r>
              <w:rPr>
                <w:rFonts w:ascii="Consolas" w:eastAsia="Consolas" w:hAnsi="Consolas" w:cs="Consolas"/>
                <w:color w:val="1B2733"/>
                <w:sz w:val="18"/>
                <w:szCs w:val="18"/>
              </w:rPr>
              <w:t>})</w:t>
            </w:r>
          </w:p>
          <w:p w:rsidR="00411BF6" w:rsidRDefault="00B54063">
            <w:pPr>
              <w:spacing w:line="252" w:lineRule="auto"/>
            </w:pPr>
            <w:r>
              <w:rPr>
                <w:rFonts w:ascii="Consolas" w:eastAsia="Consolas" w:hAnsi="Consolas" w:cs="Consolas"/>
                <w:color w:val="1B2733"/>
                <w:sz w:val="18"/>
                <w:szCs w:val="18"/>
              </w:rPr>
              <w:t xml:space="preserve"> </w:t>
            </w:r>
          </w:p>
          <w:p w:rsidR="00411BF6" w:rsidRDefault="00B54063">
            <w:pPr>
              <w:spacing w:line="252" w:lineRule="auto"/>
            </w:pPr>
            <w:r>
              <w:rPr>
                <w:rFonts w:ascii="Consolas" w:eastAsia="Consolas" w:hAnsi="Consolas" w:cs="Consolas"/>
                <w:color w:val="1B2733"/>
                <w:sz w:val="18"/>
                <w:szCs w:val="18"/>
              </w:rPr>
              <w:t>if not res or res.status ~= 200 then return ngx.exit(401) end</w:t>
            </w:r>
          </w:p>
          <w:p w:rsidR="00411BF6" w:rsidRDefault="00B54063">
            <w:pPr>
              <w:spacing w:line="252" w:lineRule="auto"/>
            </w:pPr>
            <w:r>
              <w:rPr>
                <w:rFonts w:ascii="Consolas" w:eastAsia="Consolas" w:hAnsi="Consolas" w:cs="Consolas"/>
                <w:color w:val="1B2733"/>
                <w:sz w:val="18"/>
                <w:szCs w:val="18"/>
              </w:rPr>
              <w:t xml:space="preserve"> </w:t>
            </w:r>
          </w:p>
          <w:p w:rsidR="00411BF6" w:rsidRDefault="00B54063">
            <w:pPr>
              <w:spacing w:line="252" w:lineRule="auto"/>
            </w:pPr>
            <w:r>
              <w:rPr>
                <w:rFonts w:ascii="Consolas" w:eastAsia="Consolas" w:hAnsi="Consolas" w:cs="Consolas"/>
                <w:color w:val="1B2733"/>
                <w:sz w:val="18"/>
                <w:szCs w:val="18"/>
              </w:rPr>
              <w:t>local data = cjson.decode(res.body)</w:t>
            </w:r>
          </w:p>
          <w:p w:rsidR="00411BF6" w:rsidRDefault="00B54063">
            <w:pPr>
              <w:spacing w:line="252" w:lineRule="auto"/>
            </w:pPr>
            <w:r>
              <w:rPr>
                <w:rFonts w:ascii="Consolas" w:eastAsia="Consolas" w:hAnsi="Consolas" w:cs="Consolas"/>
                <w:color w:val="1B2733"/>
                <w:sz w:val="18"/>
                <w:szCs w:val="18"/>
              </w:rPr>
              <w:t>if not data or not data.active then return ngx.exit(401) end</w:t>
            </w:r>
          </w:p>
          <w:p w:rsidR="00411BF6" w:rsidRDefault="00B54063">
            <w:pPr>
              <w:spacing w:line="252" w:lineRule="auto"/>
            </w:pPr>
            <w:r>
              <w:rPr>
                <w:rFonts w:ascii="Consolas" w:eastAsia="Consolas" w:hAnsi="Consolas" w:cs="Consolas"/>
                <w:color w:val="1B2733"/>
                <w:sz w:val="18"/>
                <w:szCs w:val="18"/>
              </w:rPr>
              <w:t xml:space="preserve"> </w:t>
            </w:r>
          </w:p>
          <w:p w:rsidR="00411BF6" w:rsidRDefault="00B54063">
            <w:pPr>
              <w:spacing w:line="252" w:lineRule="auto"/>
            </w:pPr>
            <w:r>
              <w:rPr>
                <w:rFonts w:ascii="Consolas" w:eastAsia="Consolas" w:hAnsi="Consolas" w:cs="Consolas"/>
                <w:color w:val="1B2733"/>
                <w:sz w:val="18"/>
                <w:szCs w:val="18"/>
              </w:rPr>
              <w:t>ngx.req.set_header("X-Session-Active", "true")</w:t>
            </w:r>
          </w:p>
          <w:p w:rsidR="00411BF6" w:rsidRDefault="00B54063">
            <w:pPr>
              <w:spacing w:line="252" w:lineRule="auto"/>
            </w:pPr>
            <w:r>
              <w:rPr>
                <w:rFonts w:ascii="Consolas" w:eastAsia="Consolas" w:hAnsi="Consolas" w:cs="Consolas"/>
                <w:color w:val="1B2733"/>
                <w:sz w:val="18"/>
                <w:szCs w:val="18"/>
              </w:rPr>
              <w:t>ngx.req.set_header("Authorization", "Bearer " .. (data.accessToken or ""))</w:t>
            </w:r>
          </w:p>
        </w:tc>
      </w:tr>
    </w:tbl>
    <w:p w:rsidR="00411BF6" w:rsidRDefault="00B54063">
      <w:pPr>
        <w:pStyle w:val="Heading1"/>
      </w:pPr>
      <w:bookmarkStart w:id="115" w:name="h_19_support_and_contacts"/>
      <w:r>
        <w:lastRenderedPageBreak/>
        <w:t>19.  Support and Contacts</w:t>
      </w:r>
      <w:bookmarkEnd w:id="115"/>
    </w:p>
    <w:p w:rsidR="00411BF6" w:rsidRDefault="00B54063">
      <w:pPr>
        <w:spacing w:after="120" w:line="276" w:lineRule="auto"/>
      </w:pPr>
      <w:r>
        <w:t xml:space="preserve">For product and engineering support: </w:t>
      </w:r>
      <w:r>
        <w:rPr>
          <w:color w:val="2D6CB5"/>
        </w:rPr>
        <w:t>Jio.ConsentSupport@ril.com</w:t>
      </w:r>
    </w:p>
    <w:p w:rsidR="00411BF6" w:rsidRDefault="00B54063">
      <w:pPr>
        <w:spacing w:after="120" w:line="276" w:lineRule="auto"/>
      </w:pPr>
      <w:r>
        <w:t xml:space="preserve">Security disclosures: </w:t>
      </w:r>
      <w:r>
        <w:rPr>
          <w:color w:val="2D6CB5"/>
        </w:rPr>
        <w:t>Jio.ConsentSupport@ril.com</w:t>
      </w:r>
    </w:p>
    <w:p w:rsidR="00411BF6" w:rsidRDefault="00B54063">
      <w:pPr>
        <w:spacing w:after="120" w:line="276" w:lineRule="auto"/>
      </w:pPr>
      <w:r>
        <w:t>Maintained by: DigiGov DPDP Core Team — Jio Digital Government Solutions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1BF6">
        <w:tblPrEx>
          <w:tblCellMar>
            <w:top w:w="0" w:type="dxa"/>
            <w:bottom w:w="0" w:type="dxa"/>
          </w:tblCellMar>
        </w:tblPrEx>
        <w:trPr>
          <w:cantSplit/>
        </w:trPr>
        <w:tc>
          <w:tcPr>
            <w:tcW w:w="9360" w:type="dxa"/>
            <w:tcBorders>
              <w:top w:val="single" w:sz="2" w:space="0" w:color="EAF1FA"/>
              <w:left w:val="single" w:sz="28" w:space="0" w:color="2D6CB5"/>
              <w:bottom w:val="single" w:sz="2" w:space="0" w:color="EAF1FA"/>
              <w:right w:val="single" w:sz="2" w:space="0" w:color="EAF1FA"/>
            </w:tcBorders>
            <w:shd w:val="clear" w:color="auto" w:fill="EAF1FA"/>
            <w:tcMar>
              <w:top w:w="120" w:type="dxa"/>
              <w:left w:w="180" w:type="dxa"/>
              <w:bottom w:w="120" w:type="dxa"/>
              <w:right w:w="160" w:type="dxa"/>
            </w:tcMar>
          </w:tcPr>
          <w:p w:rsidR="00411BF6" w:rsidRDefault="00B54063">
            <w:pPr>
              <w:spacing w:line="264" w:lineRule="auto"/>
            </w:pPr>
            <w:r>
              <w:rPr>
                <w:b/>
                <w:bCs/>
                <w:color w:val="2D6CB5"/>
              </w:rPr>
              <w:t>Raising a Ticket</w:t>
            </w:r>
          </w:p>
          <w:p w:rsidR="00411BF6" w:rsidRDefault="00B54063">
            <w:pPr>
              <w:spacing w:line="264" w:lineRule="auto"/>
            </w:pPr>
            <w:r>
              <w:t>Include: service name, namespace, kubectl describe pod output, relevant log lines with X-Transaction-ID, and steps to reproduce. Attach the output of: kubectl get events -n &lt;ns&gt; --sort-by=.metadata.creationTimestamp</w:t>
            </w:r>
          </w:p>
        </w:tc>
      </w:tr>
    </w:tbl>
    <w:p w:rsidR="00411BF6" w:rsidRDefault="00411BF6">
      <w:pPr>
        <w:spacing w:after="160"/>
      </w:pPr>
    </w:p>
    <w:p w:rsidR="00411BF6" w:rsidRDefault="00B54063">
      <w:pPr>
        <w:spacing w:after="120" w:line="276" w:lineRule="auto"/>
      </w:pPr>
      <w:r>
        <w:rPr>
          <w:b/>
          <w:bCs/>
        </w:rPr>
        <w:t>Technology stack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411BF6">
        <w:tblPrEx>
          <w:tblCellMar>
            <w:top w:w="0" w:type="dxa"/>
            <w:bottom w:w="0" w:type="dxa"/>
          </w:tblCellMar>
        </w:tblPrEx>
        <w:trPr>
          <w:cantSplit/>
          <w:tblHeader/>
        </w:trPr>
        <w:tc>
          <w:tcPr>
            <w:tcW w:w="2800" w:type="dxa"/>
            <w:tcBorders>
              <w:top w:val="single" w:sz="2" w:space="0" w:color="14315C"/>
              <w:left w:val="single" w:sz="2" w:space="0" w:color="14315C"/>
              <w:bottom w:val="single" w:sz="8" w:space="0" w:color="2D6CB5"/>
              <w:right w:val="single" w:sz="2" w:space="0" w:color="14315C"/>
            </w:tcBorders>
            <w:shd w:val="clear" w:color="auto" w:fill="14315C"/>
            <w:tcMar>
              <w:top w:w="90" w:type="dxa"/>
              <w:left w:w="130" w:type="dxa"/>
              <w:bottom w:w="90" w:type="dxa"/>
              <w:right w:w="130" w:type="dxa"/>
            </w:tcMar>
          </w:tcPr>
          <w:p w:rsidR="00411BF6" w:rsidRDefault="00B54063">
            <w:pPr>
              <w:spacing w:line="256" w:lineRule="auto"/>
            </w:pPr>
            <w:r>
              <w:rPr>
                <w:b/>
                <w:bCs/>
                <w:color w:val="FFFFFF"/>
                <w:sz w:val="19"/>
                <w:szCs w:val="19"/>
              </w:rPr>
              <w:t>Layer</w:t>
            </w:r>
          </w:p>
        </w:tc>
        <w:tc>
          <w:tcPr>
            <w:tcW w:w="6560" w:type="dxa"/>
            <w:tcBorders>
              <w:top w:val="single" w:sz="2" w:space="0" w:color="14315C"/>
              <w:left w:val="single" w:sz="2" w:space="0" w:color="14315C"/>
              <w:bottom w:val="single" w:sz="8" w:space="0" w:color="2D6CB5"/>
              <w:right w:val="single" w:sz="2" w:space="0" w:color="14315C"/>
            </w:tcBorders>
            <w:shd w:val="clear" w:color="auto" w:fill="14315C"/>
            <w:tcMar>
              <w:top w:w="90" w:type="dxa"/>
              <w:left w:w="130" w:type="dxa"/>
              <w:bottom w:w="90" w:type="dxa"/>
              <w:right w:w="130" w:type="dxa"/>
            </w:tcMar>
          </w:tcPr>
          <w:p w:rsidR="00411BF6" w:rsidRDefault="00B54063">
            <w:pPr>
              <w:spacing w:line="256" w:lineRule="auto"/>
            </w:pPr>
            <w:r>
              <w:rPr>
                <w:b/>
                <w:bCs/>
                <w:color w:val="FFFFFF"/>
                <w:sz w:val="19"/>
                <w:szCs w:val="19"/>
              </w:rPr>
              <w:t>Technology</w:t>
            </w:r>
          </w:p>
        </w:tc>
      </w:tr>
      <w:tr w:rsidR="00411BF6">
        <w:tblPrEx>
          <w:tblCellMar>
            <w:top w:w="0" w:type="dxa"/>
            <w:bottom w:w="0" w:type="dxa"/>
          </w:tblCellMar>
        </w:tblPrEx>
        <w:trPr>
          <w:cantSplit/>
        </w:trPr>
        <w:tc>
          <w:tcPr>
            <w:tcW w:w="28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Backend</w:t>
            </w:r>
          </w:p>
        </w:tc>
        <w:tc>
          <w:tcPr>
            <w:tcW w:w="656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Spring Boot (Java 21)</w:t>
            </w:r>
          </w:p>
        </w:tc>
      </w:tr>
      <w:tr w:rsidR="00411BF6">
        <w:tblPrEx>
          <w:tblCellMar>
            <w:top w:w="0" w:type="dxa"/>
            <w:bottom w:w="0" w:type="dxa"/>
          </w:tblCellMar>
        </w:tblPrEx>
        <w:trPr>
          <w:cantSplit/>
        </w:trPr>
        <w:tc>
          <w:tcPr>
            <w:tcW w:w="28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Frontend</w:t>
            </w:r>
          </w:p>
        </w:tc>
        <w:tc>
          <w:tcPr>
            <w:tcW w:w="656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ReactJS, Node.js 20, Parcel</w:t>
            </w:r>
          </w:p>
        </w:tc>
      </w:tr>
      <w:tr w:rsidR="00411BF6">
        <w:tblPrEx>
          <w:tblCellMar>
            <w:top w:w="0" w:type="dxa"/>
            <w:bottom w:w="0" w:type="dxa"/>
          </w:tblCellMar>
        </w:tblPrEx>
        <w:trPr>
          <w:cantSplit/>
        </w:trPr>
        <w:tc>
          <w:tcPr>
            <w:tcW w:w="28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Containerisation</w:t>
            </w:r>
          </w:p>
        </w:tc>
        <w:tc>
          <w:tcPr>
            <w:tcW w:w="656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Docker, Kubernetes (with ConfigMaps)</w:t>
            </w:r>
          </w:p>
        </w:tc>
      </w:tr>
      <w:tr w:rsidR="00411BF6">
        <w:tblPrEx>
          <w:tblCellMar>
            <w:top w:w="0" w:type="dxa"/>
            <w:bottom w:w="0" w:type="dxa"/>
          </w:tblCellMar>
        </w:tblPrEx>
        <w:trPr>
          <w:cantSplit/>
        </w:trPr>
        <w:tc>
          <w:tcPr>
            <w:tcW w:w="28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Datastore</w:t>
            </w:r>
          </w:p>
        </w:tc>
        <w:tc>
          <w:tcPr>
            <w:tcW w:w="656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MongoDB v7.0.14</w:t>
            </w:r>
          </w:p>
        </w:tc>
      </w:tr>
      <w:tr w:rsidR="00411BF6">
        <w:tblPrEx>
          <w:tblCellMar>
            <w:top w:w="0" w:type="dxa"/>
            <w:bottom w:w="0" w:type="dxa"/>
          </w:tblCellMar>
        </w:tblPrEx>
        <w:trPr>
          <w:cantSplit/>
        </w:trPr>
        <w:tc>
          <w:tcPr>
            <w:tcW w:w="280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Gateway</w:t>
            </w:r>
          </w:p>
        </w:tc>
        <w:tc>
          <w:tcPr>
            <w:tcW w:w="6560" w:type="dxa"/>
            <w:tcBorders>
              <w:top w:val="single" w:sz="2" w:space="0" w:color="C9D4E3"/>
              <w:left w:val="single" w:sz="2" w:space="0" w:color="C9D4E3"/>
              <w:bottom w:val="single" w:sz="2" w:space="0" w:color="C9D4E3"/>
              <w:right w:val="single" w:sz="2" w:space="0" w:color="C9D4E3"/>
            </w:tcBorders>
            <w:shd w:val="clear" w:color="auto" w:fill="FFFFFF"/>
            <w:tcMar>
              <w:top w:w="80" w:type="dxa"/>
              <w:left w:w="130" w:type="dxa"/>
              <w:bottom w:w="80" w:type="dxa"/>
              <w:right w:w="130" w:type="dxa"/>
            </w:tcMar>
          </w:tcPr>
          <w:p w:rsidR="00411BF6" w:rsidRDefault="00B54063">
            <w:pPr>
              <w:spacing w:line="256" w:lineRule="auto"/>
            </w:pPr>
            <w:r>
              <w:rPr>
                <w:sz w:val="19"/>
                <w:szCs w:val="19"/>
              </w:rPr>
              <w:t>Nginx with Lua module (OpenResty)</w:t>
            </w:r>
          </w:p>
        </w:tc>
      </w:tr>
      <w:tr w:rsidR="00411BF6">
        <w:tblPrEx>
          <w:tblCellMar>
            <w:top w:w="0" w:type="dxa"/>
            <w:bottom w:w="0" w:type="dxa"/>
          </w:tblCellMar>
        </w:tblPrEx>
        <w:trPr>
          <w:cantSplit/>
        </w:trPr>
        <w:tc>
          <w:tcPr>
            <w:tcW w:w="280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Open-source components</w:t>
            </w:r>
          </w:p>
        </w:tc>
        <w:tc>
          <w:tcPr>
            <w:tcW w:w="6560" w:type="dxa"/>
            <w:tcBorders>
              <w:top w:val="single" w:sz="2" w:space="0" w:color="C9D4E3"/>
              <w:left w:val="single" w:sz="2" w:space="0" w:color="C9D4E3"/>
              <w:bottom w:val="single" w:sz="2" w:space="0" w:color="C9D4E3"/>
              <w:right w:val="single" w:sz="2" w:space="0" w:color="C9D4E3"/>
            </w:tcBorders>
            <w:shd w:val="clear" w:color="auto" w:fill="F3F6FB"/>
            <w:tcMar>
              <w:top w:w="80" w:type="dxa"/>
              <w:left w:w="130" w:type="dxa"/>
              <w:bottom w:w="80" w:type="dxa"/>
              <w:right w:w="130" w:type="dxa"/>
            </w:tcMar>
          </w:tcPr>
          <w:p w:rsidR="00411BF6" w:rsidRDefault="00B54063">
            <w:pPr>
              <w:spacing w:line="256" w:lineRule="auto"/>
            </w:pPr>
            <w:r>
              <w:rPr>
                <w:sz w:val="19"/>
                <w:szCs w:val="19"/>
              </w:rPr>
              <w:t>WSO2 API Manager, HashiCorp Vault v1.19.4, Apache Kafka</w:t>
            </w:r>
          </w:p>
        </w:tc>
      </w:tr>
    </w:tbl>
    <w:p w:rsidR="00411BF6" w:rsidRDefault="00411BF6">
      <w:pPr>
        <w:spacing w:after="200"/>
      </w:pPr>
    </w:p>
    <w:p w:rsidR="00411BF6" w:rsidRDefault="00B54063">
      <w:pPr>
        <w:spacing w:after="120" w:line="276" w:lineRule="auto"/>
      </w:pPr>
      <w:r>
        <w:rPr>
          <w:i/>
          <w:iCs/>
          <w:color w:val="5B6470"/>
          <w:sz w:val="18"/>
          <w:szCs w:val="18"/>
        </w:rPr>
        <w:t>“This document is submitted only for the Code for Consent Challenge, organised by NeGD (a part of MeitY), and shall not be used for any other purpose.”</w:t>
      </w:r>
    </w:p>
    <w:sectPr w:rsidR="00411BF6">
      <w:headerReference w:type="default" r:id="rId10"/>
      <w:footerReference w:type="default" r:id="rId11"/>
      <w:headerReference w:type="first" r:id="rId12"/>
      <w:footerReference w:type="first" r:id="rId13"/>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54063" w:rsidRDefault="00B54063">
      <w:r>
        <w:separator/>
      </w:r>
    </w:p>
  </w:endnote>
  <w:endnote w:type="continuationSeparator" w:id="0">
    <w:p w:rsidR="00B54063" w:rsidRDefault="00B540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11BF6" w:rsidRDefault="00B54063">
    <w:pPr>
      <w:pBdr>
        <w:top w:val="single" w:sz="4" w:space="4" w:color="DCE3EC"/>
      </w:pBdr>
      <w:tabs>
        <w:tab w:val="right" w:pos="9026"/>
      </w:tabs>
    </w:pPr>
    <w:r>
      <w:rPr>
        <w:i/>
        <w:iCs/>
        <w:color w:val="5B6470"/>
        <w:sz w:val="14"/>
        <w:szCs w:val="14"/>
      </w:rPr>
      <w:t>Confidential — for NeGD (MeitY) use only</w:t>
    </w:r>
    <w:r>
      <w:rPr>
        <w:color w:val="5B6470"/>
        <w:sz w:val="16"/>
        <w:szCs w:val="16"/>
      </w:rPr>
      <w:tab/>
      <w:t xml:space="preserve">Page </w:t>
    </w:r>
    <w:r>
      <w:rPr>
        <w:color w:val="5B6470"/>
        <w:sz w:val="16"/>
        <w:szCs w:val="16"/>
      </w:rPr>
      <w:fldChar w:fldCharType="begin"/>
    </w:r>
    <w:r>
      <w:rPr>
        <w:color w:val="5B6470"/>
        <w:sz w:val="16"/>
        <w:szCs w:val="16"/>
      </w:rPr>
      <w:instrText>PAGE</w:instrText>
    </w:r>
    <w:r w:rsidR="00E51194">
      <w:rPr>
        <w:color w:val="5B6470"/>
        <w:sz w:val="16"/>
        <w:szCs w:val="16"/>
      </w:rPr>
      <w:fldChar w:fldCharType="separate"/>
    </w:r>
    <w:r w:rsidR="00E51194">
      <w:rPr>
        <w:noProof/>
        <w:color w:val="5B6470"/>
        <w:sz w:val="16"/>
        <w:szCs w:val="16"/>
      </w:rPr>
      <w:t>2</w:t>
    </w:r>
    <w:r>
      <w:rPr>
        <w:color w:val="5B6470"/>
        <w:sz w:val="16"/>
        <w:szCs w:val="16"/>
      </w:rPr>
      <w:fldChar w:fldCharType="end"/>
    </w:r>
    <w:r>
      <w:rPr>
        <w:color w:val="5B6470"/>
        <w:sz w:val="16"/>
        <w:szCs w:val="16"/>
      </w:rPr>
      <w:t xml:space="preserve"> of </w:t>
    </w:r>
    <w:r>
      <w:rPr>
        <w:color w:val="5B6470"/>
        <w:sz w:val="16"/>
        <w:szCs w:val="16"/>
      </w:rPr>
      <w:fldChar w:fldCharType="begin"/>
    </w:r>
    <w:r>
      <w:rPr>
        <w:color w:val="5B6470"/>
        <w:sz w:val="16"/>
        <w:szCs w:val="16"/>
      </w:rPr>
      <w:instrText>NUMPAGES</w:instrText>
    </w:r>
    <w:r w:rsidR="00E51194">
      <w:rPr>
        <w:color w:val="5B6470"/>
        <w:sz w:val="16"/>
        <w:szCs w:val="16"/>
      </w:rPr>
      <w:fldChar w:fldCharType="separate"/>
    </w:r>
    <w:r w:rsidR="00E51194">
      <w:rPr>
        <w:noProof/>
        <w:color w:val="5B6470"/>
        <w:sz w:val="16"/>
        <w:szCs w:val="16"/>
      </w:rPr>
      <w:t>2</w:t>
    </w:r>
    <w:r>
      <w:rPr>
        <w:color w:val="5B6470"/>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11BF6" w:rsidRDefault="00411BF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54063" w:rsidRDefault="00B54063">
      <w:r>
        <w:separator/>
      </w:r>
    </w:p>
  </w:footnote>
  <w:footnote w:type="continuationSeparator" w:id="0">
    <w:p w:rsidR="00B54063" w:rsidRDefault="00B540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11BF6" w:rsidRDefault="00B54063">
    <w:pPr>
      <w:pBdr>
        <w:bottom w:val="single" w:sz="4" w:space="4" w:color="14315C"/>
      </w:pBdr>
      <w:tabs>
        <w:tab w:val="right" w:pos="9026"/>
      </w:tabs>
    </w:pPr>
    <w:r>
      <w:rPr>
        <w:b/>
        <w:bCs/>
        <w:color w:val="14315C"/>
        <w:sz w:val="16"/>
        <w:szCs w:val="16"/>
      </w:rPr>
      <w:t>Jio Platforms Limited</w:t>
    </w:r>
    <w:r>
      <w:rPr>
        <w:color w:val="5B6470"/>
        <w:sz w:val="16"/>
        <w:szCs w:val="16"/>
      </w:rPr>
      <w:tab/>
      <w:t>JCMS Deployment Guide  •  v1.0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11BF6" w:rsidRDefault="00411BF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58729D0"/>
    <w:multiLevelType w:val="hybridMultilevel"/>
    <w:tmpl w:val="B5446378"/>
    <w:lvl w:ilvl="0" w:tplc="8F7E4DEE">
      <w:start w:val="1"/>
      <w:numFmt w:val="bullet"/>
      <w:lvlText w:val="●"/>
      <w:lvlJc w:val="left"/>
      <w:pPr>
        <w:ind w:left="720" w:hanging="360"/>
      </w:pPr>
    </w:lvl>
    <w:lvl w:ilvl="1" w:tplc="2CA62794">
      <w:start w:val="1"/>
      <w:numFmt w:val="bullet"/>
      <w:lvlText w:val="○"/>
      <w:lvlJc w:val="left"/>
      <w:pPr>
        <w:ind w:left="1440" w:hanging="360"/>
      </w:pPr>
    </w:lvl>
    <w:lvl w:ilvl="2" w:tplc="B928ED22">
      <w:start w:val="1"/>
      <w:numFmt w:val="bullet"/>
      <w:lvlText w:val="■"/>
      <w:lvlJc w:val="left"/>
      <w:pPr>
        <w:ind w:left="2160" w:hanging="360"/>
      </w:pPr>
    </w:lvl>
    <w:lvl w:ilvl="3" w:tplc="B1A22926">
      <w:start w:val="1"/>
      <w:numFmt w:val="bullet"/>
      <w:lvlText w:val="●"/>
      <w:lvlJc w:val="left"/>
      <w:pPr>
        <w:ind w:left="2880" w:hanging="360"/>
      </w:pPr>
    </w:lvl>
    <w:lvl w:ilvl="4" w:tplc="1B389756">
      <w:start w:val="1"/>
      <w:numFmt w:val="bullet"/>
      <w:lvlText w:val="○"/>
      <w:lvlJc w:val="left"/>
      <w:pPr>
        <w:ind w:left="3600" w:hanging="360"/>
      </w:pPr>
    </w:lvl>
    <w:lvl w:ilvl="5" w:tplc="33E65626">
      <w:start w:val="1"/>
      <w:numFmt w:val="bullet"/>
      <w:lvlText w:val="■"/>
      <w:lvlJc w:val="left"/>
      <w:pPr>
        <w:ind w:left="4320" w:hanging="360"/>
      </w:pPr>
    </w:lvl>
    <w:lvl w:ilvl="6" w:tplc="86C22402">
      <w:start w:val="1"/>
      <w:numFmt w:val="bullet"/>
      <w:lvlText w:val="●"/>
      <w:lvlJc w:val="left"/>
      <w:pPr>
        <w:ind w:left="5040" w:hanging="360"/>
      </w:pPr>
    </w:lvl>
    <w:lvl w:ilvl="7" w:tplc="C12AFE12">
      <w:start w:val="1"/>
      <w:numFmt w:val="bullet"/>
      <w:lvlText w:val="●"/>
      <w:lvlJc w:val="left"/>
      <w:pPr>
        <w:ind w:left="5760" w:hanging="360"/>
      </w:pPr>
    </w:lvl>
    <w:lvl w:ilvl="8" w:tplc="8818A4AA">
      <w:start w:val="1"/>
      <w:numFmt w:val="bullet"/>
      <w:lvlText w:val="●"/>
      <w:lvlJc w:val="left"/>
      <w:pPr>
        <w:ind w:left="6480" w:hanging="360"/>
      </w:pPr>
    </w:lvl>
  </w:abstractNum>
  <w:abstractNum w:abstractNumId="1" w15:restartNumberingAfterBreak="0">
    <w:nsid w:val="4CEE7BBF"/>
    <w:multiLevelType w:val="hybridMultilevel"/>
    <w:tmpl w:val="5D0AC928"/>
    <w:lvl w:ilvl="0" w:tplc="B3567068">
      <w:start w:val="1"/>
      <w:numFmt w:val="bullet"/>
      <w:lvlText w:val="•"/>
      <w:lvlJc w:val="left"/>
      <w:pPr>
        <w:ind w:left="720" w:hanging="360"/>
      </w:pPr>
    </w:lvl>
    <w:lvl w:ilvl="1" w:tplc="BF86EE4E">
      <w:start w:val="1"/>
      <w:numFmt w:val="bullet"/>
      <w:lvlText w:val="◦"/>
      <w:lvlJc w:val="left"/>
      <w:pPr>
        <w:ind w:left="1440" w:hanging="360"/>
      </w:pPr>
    </w:lvl>
    <w:lvl w:ilvl="2" w:tplc="EBCCB864">
      <w:numFmt w:val="decimal"/>
      <w:lvlText w:val=""/>
      <w:lvlJc w:val="left"/>
    </w:lvl>
    <w:lvl w:ilvl="3" w:tplc="7A50CC24">
      <w:numFmt w:val="decimal"/>
      <w:lvlText w:val=""/>
      <w:lvlJc w:val="left"/>
    </w:lvl>
    <w:lvl w:ilvl="4" w:tplc="2D1CE14C">
      <w:numFmt w:val="decimal"/>
      <w:lvlText w:val=""/>
      <w:lvlJc w:val="left"/>
    </w:lvl>
    <w:lvl w:ilvl="5" w:tplc="B61278C8">
      <w:numFmt w:val="decimal"/>
      <w:lvlText w:val=""/>
      <w:lvlJc w:val="left"/>
    </w:lvl>
    <w:lvl w:ilvl="6" w:tplc="F0B02FC0">
      <w:numFmt w:val="decimal"/>
      <w:lvlText w:val=""/>
      <w:lvlJc w:val="left"/>
    </w:lvl>
    <w:lvl w:ilvl="7" w:tplc="57303F64">
      <w:numFmt w:val="decimal"/>
      <w:lvlText w:val=""/>
      <w:lvlJc w:val="left"/>
    </w:lvl>
    <w:lvl w:ilvl="8" w:tplc="62663DE4">
      <w:numFmt w:val="decimal"/>
      <w:lvlText w:val=""/>
      <w:lvlJc w:val="left"/>
    </w:lvl>
  </w:abstractNum>
  <w:abstractNum w:abstractNumId="2" w15:restartNumberingAfterBreak="0">
    <w:nsid w:val="62E71683"/>
    <w:multiLevelType w:val="hybridMultilevel"/>
    <w:tmpl w:val="B2560AA4"/>
    <w:lvl w:ilvl="0" w:tplc="86F4D01C">
      <w:start w:val="1"/>
      <w:numFmt w:val="decimal"/>
      <w:lvlText w:val="%1."/>
      <w:lvlJc w:val="left"/>
      <w:pPr>
        <w:ind w:left="720" w:hanging="360"/>
      </w:pPr>
    </w:lvl>
    <w:lvl w:ilvl="1" w:tplc="3A14937C">
      <w:numFmt w:val="decimal"/>
      <w:lvlText w:val=""/>
      <w:lvlJc w:val="left"/>
    </w:lvl>
    <w:lvl w:ilvl="2" w:tplc="9918B456">
      <w:numFmt w:val="decimal"/>
      <w:lvlText w:val=""/>
      <w:lvlJc w:val="left"/>
    </w:lvl>
    <w:lvl w:ilvl="3" w:tplc="F8F20CBA">
      <w:numFmt w:val="decimal"/>
      <w:lvlText w:val=""/>
      <w:lvlJc w:val="left"/>
    </w:lvl>
    <w:lvl w:ilvl="4" w:tplc="B536829A">
      <w:numFmt w:val="decimal"/>
      <w:lvlText w:val=""/>
      <w:lvlJc w:val="left"/>
    </w:lvl>
    <w:lvl w:ilvl="5" w:tplc="E5F6D220">
      <w:numFmt w:val="decimal"/>
      <w:lvlText w:val=""/>
      <w:lvlJc w:val="left"/>
    </w:lvl>
    <w:lvl w:ilvl="6" w:tplc="D408ED76">
      <w:numFmt w:val="decimal"/>
      <w:lvlText w:val=""/>
      <w:lvlJc w:val="left"/>
    </w:lvl>
    <w:lvl w:ilvl="7" w:tplc="60622272">
      <w:numFmt w:val="decimal"/>
      <w:lvlText w:val=""/>
      <w:lvlJc w:val="left"/>
    </w:lvl>
    <w:lvl w:ilvl="8" w:tplc="EB9E8EDC">
      <w:numFmt w:val="decimal"/>
      <w:lvlText w:val=""/>
      <w:lvlJc w:val="left"/>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1BF6"/>
    <w:rsid w:val="00411BF6"/>
    <w:rsid w:val="00B54063"/>
    <w:rsid w:val="00E511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315BD"/>
  <w15:docId w15:val="{27A70741-B50B-4653-9586-FAF0C9CB04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color w:val="1E252E"/>
        <w:sz w:val="22"/>
        <w:szCs w:val="22"/>
        <w:lang w:val="en-IN" w:eastAsia="en-I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keepNext/>
      <w:keepLines/>
      <w:pBdr>
        <w:bottom w:val="single" w:sz="10" w:space="8" w:color="2D6CB5"/>
      </w:pBdr>
      <w:spacing w:before="420" w:after="220"/>
      <w:outlineLvl w:val="0"/>
    </w:pPr>
    <w:rPr>
      <w:b/>
      <w:bCs/>
      <w:color w:val="14315C"/>
      <w:sz w:val="30"/>
      <w:szCs w:val="30"/>
    </w:rPr>
  </w:style>
  <w:style w:type="paragraph" w:styleId="Heading2">
    <w:name w:val="heading 2"/>
    <w:uiPriority w:val="9"/>
    <w:unhideWhenUsed/>
    <w:qFormat/>
    <w:pPr>
      <w:keepNext/>
      <w:keepLines/>
      <w:spacing w:before="280" w:after="110"/>
      <w:outlineLvl w:val="1"/>
    </w:pPr>
    <w:rPr>
      <w:b/>
      <w:bCs/>
      <w:color w:val="14315C"/>
      <w:sz w:val="25"/>
      <w:szCs w:val="25"/>
    </w:rPr>
  </w:style>
  <w:style w:type="paragraph" w:styleId="Heading3">
    <w:name w:val="heading 3"/>
    <w:uiPriority w:val="9"/>
    <w:unhideWhenUsed/>
    <w:qFormat/>
    <w:pPr>
      <w:keepNext/>
      <w:keepLines/>
      <w:spacing w:before="180" w:after="70"/>
      <w:outlineLvl w:val="2"/>
    </w:pPr>
    <w:rPr>
      <w:b/>
      <w:bCs/>
      <w:color w:val="2D6CB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Relationships xmlns="http://schemas.openxmlformats.org/package/2006/relationships"><Relationship Id="rId8" Type="http://schemas.openxmlformats.org/officeDocument/2006/relationships/hyperlink" Target="https://apim.docs.wso2.com/en/4.0.0/"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s://apim.docs.wso2.com/en/4.0.0/install-and-setup/install/installation-prerequisites/" TargetMode="External"/><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github.com/KuldeepRil52/JioConsentManagementSyste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15788</Words>
  <Characters>89993</Characters>
  <Application>Microsoft Office Word</Application>
  <DocSecurity>0</DocSecurity>
  <Lines>749</Lines>
  <Paragraphs>211</Paragraphs>
  <ScaleCrop>false</ScaleCrop>
  <Company>Reliance Industries Limited</Company>
  <LinksUpToDate>false</LinksUpToDate>
  <CharactersWithSpaces>105570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JCMS Deployment Guide</dc:title>
  <dc:creator>DigiGov DPDP Core Team</dc:creator>
  <dc:description>Deployment and installation guide for the JCMS Consent Management System (backend, frontend, Vault, WSO2, Nginx + Lua)</dc:description>
  <cp:lastModifiedBy>Kuldeep Prajapati</cp:lastModifiedBy>
  <cp:revision>3</cp:revision>
  <dcterms:created xsi:type="dcterms:W3CDTF">2026-06-15T11:23:00Z</dcterms:created>
  <dcterms:modified xsi:type="dcterms:W3CDTF">2026-06-15T11:26:00Z</dcterms:modified>
</cp:coreProperties>
</file>