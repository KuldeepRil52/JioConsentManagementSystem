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ptos" w:hAnsi="Aptos"/>
        </w:rPr>
        <w:id w:val="-404064071"/>
        <w:docPartObj>
          <w:docPartGallery w:val="Cover Pages"/>
          <w:docPartUnique/>
        </w:docPartObj>
      </w:sdtPr>
      <w:sdtContent>
        <w:p w14:paraId="5F943248" w14:textId="602475F5" w:rsidR="00BF05B8" w:rsidRPr="00284CEB" w:rsidRDefault="00BF05B8" w:rsidP="009D1A16">
          <w:pPr>
            <w:jc w:val="both"/>
            <w:rPr>
              <w:rFonts w:ascii="Aptos" w:hAnsi="Aptos"/>
            </w:rPr>
          </w:pPr>
        </w:p>
        <w:p w14:paraId="39DE432D" w14:textId="71CE2A7E" w:rsidR="00BF05B8" w:rsidRPr="00284CEB" w:rsidRDefault="00E112A4" w:rsidP="009D1A16">
          <w:pPr>
            <w:jc w:val="both"/>
            <w:rPr>
              <w:rFonts w:ascii="Aptos" w:hAnsi="Aptos"/>
            </w:rPr>
          </w:pPr>
          <w:r w:rsidRPr="00284CEB">
            <w:rPr>
              <w:rFonts w:ascii="Aptos" w:hAnsi="Aptos"/>
              <w:noProof/>
            </w:rPr>
            <w:drawing>
              <wp:anchor distT="0" distB="0" distL="114300" distR="114300" simplePos="0" relativeHeight="251658243" behindDoc="1" locked="0" layoutInCell="1" allowOverlap="1" wp14:anchorId="3CAC9D78" wp14:editId="38ACAA34">
                <wp:simplePos x="0" y="0"/>
                <wp:positionH relativeFrom="column">
                  <wp:posOffset>273050</wp:posOffset>
                </wp:positionH>
                <wp:positionV relativeFrom="paragraph">
                  <wp:posOffset>66005</wp:posOffset>
                </wp:positionV>
                <wp:extent cx="922655" cy="922655"/>
                <wp:effectExtent l="0" t="0" r="4445" b="4445"/>
                <wp:wrapTight wrapText="bothSides">
                  <wp:wrapPolygon edited="0">
                    <wp:start x="7433" y="0"/>
                    <wp:lineTo x="5054" y="892"/>
                    <wp:lineTo x="892" y="3865"/>
                    <wp:lineTo x="0" y="7433"/>
                    <wp:lineTo x="0" y="14866"/>
                    <wp:lineTo x="2973" y="19028"/>
                    <wp:lineTo x="6838" y="21407"/>
                    <wp:lineTo x="7433" y="21407"/>
                    <wp:lineTo x="13974" y="21407"/>
                    <wp:lineTo x="14568" y="21407"/>
                    <wp:lineTo x="18434" y="19028"/>
                    <wp:lineTo x="21407" y="14866"/>
                    <wp:lineTo x="21407" y="7433"/>
                    <wp:lineTo x="20812" y="4162"/>
                    <wp:lineTo x="16055" y="892"/>
                    <wp:lineTo x="13974" y="0"/>
                    <wp:lineTo x="7433" y="0"/>
                  </wp:wrapPolygon>
                </wp:wrapTight>
                <wp:docPr id="113711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7429" name="Picture 11371174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2655" cy="922655"/>
                        </a:xfrm>
                        <a:prstGeom prst="rect">
                          <a:avLst/>
                        </a:prstGeom>
                      </pic:spPr>
                    </pic:pic>
                  </a:graphicData>
                </a:graphic>
                <wp14:sizeRelH relativeFrom="page">
                  <wp14:pctWidth>0</wp14:pctWidth>
                </wp14:sizeRelH>
                <wp14:sizeRelV relativeFrom="page">
                  <wp14:pctHeight>0</wp14:pctHeight>
                </wp14:sizeRelV>
              </wp:anchor>
            </w:drawing>
          </w:r>
        </w:p>
        <w:p w14:paraId="1AC71E9A" w14:textId="3F6DA4F6" w:rsidR="00E112A4" w:rsidRPr="00284CEB" w:rsidRDefault="00E112A4" w:rsidP="009D1A16">
          <w:pPr>
            <w:pStyle w:val="Title"/>
            <w:jc w:val="both"/>
            <w:rPr>
              <w:rFonts w:ascii="Aptos" w:hAnsi="Aptos"/>
            </w:rPr>
          </w:pPr>
          <w:r w:rsidRPr="00284CEB">
            <w:rPr>
              <w:rFonts w:ascii="Aptos" w:hAnsi="Aptos"/>
            </w:rPr>
            <w:t xml:space="preserve">Jio Platforms </w:t>
          </w:r>
          <w:r w:rsidR="008C3376">
            <w:rPr>
              <w:rFonts w:ascii="Aptos" w:hAnsi="Aptos"/>
            </w:rPr>
            <w:t>L</w:t>
          </w:r>
          <w:r w:rsidR="008C3376" w:rsidRPr="00284CEB">
            <w:rPr>
              <w:rFonts w:ascii="Aptos" w:hAnsi="Aptos"/>
            </w:rPr>
            <w:t>imited</w:t>
          </w:r>
        </w:p>
        <w:p w14:paraId="4E2E1B0E" w14:textId="6C5E57CB" w:rsidR="00BF05B8" w:rsidRPr="00284CEB" w:rsidRDefault="00BF05B8" w:rsidP="009D1A16">
          <w:pPr>
            <w:jc w:val="both"/>
            <w:rPr>
              <w:rFonts w:ascii="Aptos" w:hAnsi="Aptos"/>
            </w:rPr>
          </w:pPr>
        </w:p>
        <w:p w14:paraId="1BEF1A6B" w14:textId="6E71F138" w:rsidR="00C96D23" w:rsidRPr="00284CEB" w:rsidRDefault="00AA12EC" w:rsidP="009D1A16">
          <w:pPr>
            <w:jc w:val="both"/>
            <w:rPr>
              <w:rFonts w:ascii="Aptos" w:hAnsi="Aptos"/>
            </w:rPr>
          </w:pPr>
          <w:r>
            <w:rPr>
              <w:rFonts w:ascii="Aptos" w:hAnsi="Aptos"/>
              <w:noProof/>
            </w:rPr>
            <mc:AlternateContent>
              <mc:Choice Requires="wps">
                <w:drawing>
                  <wp:anchor distT="0" distB="0" distL="114300" distR="114300" simplePos="0" relativeHeight="251659267" behindDoc="0" locked="0" layoutInCell="1" allowOverlap="1" wp14:anchorId="243FD706" wp14:editId="0730177C">
                    <wp:simplePos x="0" y="0"/>
                    <wp:positionH relativeFrom="column">
                      <wp:posOffset>273021</wp:posOffset>
                    </wp:positionH>
                    <wp:positionV relativeFrom="paragraph">
                      <wp:posOffset>3176905</wp:posOffset>
                    </wp:positionV>
                    <wp:extent cx="5414472" cy="3857105"/>
                    <wp:effectExtent l="0" t="0" r="0" b="0"/>
                    <wp:wrapNone/>
                    <wp:docPr id="694790707" name="Text Box 3"/>
                    <wp:cNvGraphicFramePr/>
                    <a:graphic xmlns:a="http://schemas.openxmlformats.org/drawingml/2006/main">
                      <a:graphicData uri="http://schemas.microsoft.com/office/word/2010/wordprocessingShape">
                        <wps:wsp>
                          <wps:cNvSpPr txBox="1"/>
                          <wps:spPr>
                            <a:xfrm>
                              <a:off x="0" y="0"/>
                              <a:ext cx="5414472" cy="3857105"/>
                            </a:xfrm>
                            <a:prstGeom prst="rect">
                              <a:avLst/>
                            </a:prstGeom>
                            <a:noFill/>
                            <a:ln w="6350">
                              <a:noFill/>
                            </a:ln>
                          </wps:spPr>
                          <wps:txbx>
                            <w:txbxContent>
                              <w:p w14:paraId="2920F80D"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COPYRIGHT INFORMATION</w:t>
                                </w:r>
                                <w:r w:rsidRPr="00697CC9">
                                  <w:rPr>
                                    <w:rStyle w:val="eop"/>
                                    <w:rFonts w:ascii="Aptos" w:eastAsiaTheme="majorEastAsia" w:hAnsi="Aptos" w:cs="Calibri"/>
                                  </w:rPr>
                                  <w:t> </w:t>
                                </w:r>
                              </w:p>
                              <w:p w14:paraId="70D8E3E2" w14:textId="5D293BD4"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No part of this document may be copied, reproduced, stored in any retrieval system, or transmitted in any form or by any means, either electronically, mechanically, or otherwise</w:t>
                                </w:r>
                                <w:r w:rsidRPr="00AA12EC">
                                  <w:rPr>
                                    <w:rStyle w:val="normaltextrun"/>
                                    <w:rFonts w:ascii="Aptos" w:eastAsiaTheme="majorEastAsia" w:hAnsi="Aptos" w:cs="Calibri"/>
                                  </w:rPr>
                                  <w:t>,</w:t>
                                </w:r>
                                <w:r w:rsidRPr="00697CC9">
                                  <w:rPr>
                                    <w:rStyle w:val="normaltextrun"/>
                                    <w:rFonts w:ascii="Aptos" w:eastAsiaTheme="majorEastAsia" w:hAnsi="Aptos" w:cs="Calibri"/>
                                  </w:rPr>
                                  <w:t xml:space="preserve"> without prior written permission.</w:t>
                                </w:r>
                                <w:r w:rsidRPr="00697CC9">
                                  <w:rPr>
                                    <w:rStyle w:val="eop"/>
                                    <w:rFonts w:ascii="Aptos" w:eastAsiaTheme="majorEastAsia" w:hAnsi="Aptos" w:cs="Calibri"/>
                                  </w:rPr>
                                  <w:t> </w:t>
                                </w:r>
                              </w:p>
                              <w:p w14:paraId="4BAB5B26" w14:textId="77777777" w:rsidR="00232F26" w:rsidRPr="00697CC9" w:rsidRDefault="00232F26" w:rsidP="00AA12EC">
                                <w:pPr>
                                  <w:pStyle w:val="paragraph"/>
                                  <w:spacing w:before="0" w:beforeAutospacing="0" w:after="0" w:afterAutospacing="0"/>
                                  <w:ind w:left="720"/>
                                  <w:jc w:val="both"/>
                                  <w:textAlignment w:val="baseline"/>
                                  <w:rPr>
                                    <w:rFonts w:ascii="Aptos" w:hAnsi="Aptos" w:cs="Segoe UI"/>
                                    <w:sz w:val="20"/>
                                    <w:szCs w:val="20"/>
                                  </w:rPr>
                                </w:pPr>
                                <w:r w:rsidRPr="00697CC9">
                                  <w:rPr>
                                    <w:rStyle w:val="eop"/>
                                    <w:rFonts w:ascii="Aptos" w:eastAsiaTheme="majorEastAsia" w:hAnsi="Aptos" w:cs="Calibri"/>
                                  </w:rPr>
                                  <w:t> </w:t>
                                </w:r>
                              </w:p>
                              <w:p w14:paraId="07D49900" w14:textId="6FAEA9BB"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Segoe UI"/>
                                  </w:rPr>
                                  <w:sym w:font="Symbol" w:char="F0D3"/>
                                </w:r>
                                <w:r w:rsidRPr="00697CC9">
                                  <w:rPr>
                                    <w:rStyle w:val="normaltextrun"/>
                                    <w:rFonts w:ascii="Aptos" w:eastAsiaTheme="majorEastAsia" w:hAnsi="Aptos" w:cs="Calibri"/>
                                  </w:rPr>
                                  <w:t xml:space="preserve"> Copyright Jio Platforms Limited.</w:t>
                                </w:r>
                                <w:r w:rsidRPr="00697CC9">
                                  <w:rPr>
                                    <w:rStyle w:val="eop"/>
                                    <w:rFonts w:ascii="Aptos" w:eastAsiaTheme="majorEastAsia" w:hAnsi="Aptos" w:cs="Calibri"/>
                                  </w:rPr>
                                  <w:t> </w:t>
                                </w:r>
                              </w:p>
                              <w:p w14:paraId="01FE4076"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All rights reserved.</w:t>
                                </w:r>
                                <w:r w:rsidRPr="00697CC9">
                                  <w:rPr>
                                    <w:rStyle w:val="eop"/>
                                    <w:rFonts w:ascii="Aptos" w:eastAsiaTheme="majorEastAsia" w:hAnsi="Aptos" w:cs="Calibri"/>
                                  </w:rPr>
                                  <w:t> </w:t>
                                </w:r>
                              </w:p>
                              <w:p w14:paraId="11FBAFD5" w14:textId="71013E3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Jio Platforms Limited, Reliance Corporate Park</w:t>
                                </w:r>
                                <w:r w:rsidRPr="00697CC9">
                                  <w:rPr>
                                    <w:rStyle w:val="eop"/>
                                    <w:rFonts w:ascii="Aptos" w:eastAsiaTheme="majorEastAsia" w:hAnsi="Aptos" w:cs="Calibri"/>
                                  </w:rPr>
                                  <w:t> </w:t>
                                </w:r>
                              </w:p>
                              <w:p w14:paraId="7F95445C"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Thane Belapur Road, Ghansoli-400 701</w:t>
                                </w:r>
                                <w:r w:rsidRPr="00697CC9">
                                  <w:rPr>
                                    <w:rStyle w:val="eop"/>
                                    <w:rFonts w:ascii="Aptos" w:eastAsiaTheme="majorEastAsia" w:hAnsi="Aptos" w:cs="Calibri"/>
                                  </w:rPr>
                                  <w:t> </w:t>
                                </w:r>
                              </w:p>
                              <w:p w14:paraId="1C6C874B"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eop"/>
                                    <w:rFonts w:ascii="Aptos" w:eastAsiaTheme="majorEastAsia" w:hAnsi="Aptos" w:cs="Calibri"/>
                                  </w:rPr>
                                  <w:t> </w:t>
                                </w:r>
                              </w:p>
                              <w:p w14:paraId="0A8F041E"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TRADEMARKS</w:t>
                                </w:r>
                                <w:r w:rsidRPr="00697CC9">
                                  <w:rPr>
                                    <w:rStyle w:val="eop"/>
                                    <w:rFonts w:ascii="Aptos" w:eastAsiaTheme="majorEastAsia" w:hAnsi="Aptos" w:cs="Calibri"/>
                                  </w:rPr>
                                  <w:t> </w:t>
                                </w:r>
                              </w:p>
                              <w:p w14:paraId="2B9DAB65"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All the brand names and other products or services mentioned in this document are identified by the trademarks or service marks of their respective owners</w:t>
                                </w:r>
                                <w:r w:rsidRPr="00697CC9">
                                  <w:rPr>
                                    <w:rStyle w:val="eop"/>
                                    <w:rFonts w:ascii="Aptos" w:eastAsiaTheme="majorEastAsia" w:hAnsi="Aptos" w:cs="Calibri"/>
                                  </w:rPr>
                                  <w:t> </w:t>
                                </w:r>
                              </w:p>
                              <w:p w14:paraId="5AC519E1"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eop"/>
                                    <w:rFonts w:ascii="Aptos" w:eastAsiaTheme="majorEastAsia" w:hAnsi="Aptos" w:cs="Calibri"/>
                                  </w:rPr>
                                  <w:t> </w:t>
                                </w:r>
                              </w:p>
                              <w:p w14:paraId="567EC4EC"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DISCLAIMER</w:t>
                                </w:r>
                                <w:r w:rsidRPr="00697CC9">
                                  <w:rPr>
                                    <w:rStyle w:val="eop"/>
                                    <w:rFonts w:ascii="Aptos" w:eastAsiaTheme="majorEastAsia" w:hAnsi="Aptos" w:cs="Calibri"/>
                                  </w:rPr>
                                  <w:t> </w:t>
                                </w:r>
                              </w:p>
                              <w:p w14:paraId="5855790F" w14:textId="0CE1446E"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The information in this document is subject to change without notice and should not be construed as a commitment by Jio Platforms Limited. assumes no responsibility or makes no warranties for any errors that may appear in this document and disclaims any implied warranty of merchantability or fitness for a particular purpose</w:t>
                                </w:r>
                                <w:r w:rsidRPr="00697CC9">
                                  <w:rPr>
                                    <w:rStyle w:val="eop"/>
                                    <w:rFonts w:ascii="Aptos" w:eastAsiaTheme="majorEastAsia" w:hAnsi="Aptos" w:cs="Calibri"/>
                                  </w:rPr>
                                  <w:t> </w:t>
                                </w:r>
                              </w:p>
                              <w:p w14:paraId="0545D573" w14:textId="232DA508" w:rsidR="00232F26" w:rsidRPr="00697CC9" w:rsidRDefault="00232F26" w:rsidP="00AA12EC">
                                <w:pPr>
                                  <w:rPr>
                                    <w:rFonts w:ascii="Aptos" w:hAnsi="Aptos" w:cs="Arial"/>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FD706" id="_x0000_t202" coordsize="21600,21600" o:spt="202" path="m,l,21600r21600,l21600,xe">
                    <v:stroke joinstyle="miter"/>
                    <v:path gradientshapeok="t" o:connecttype="rect"/>
                  </v:shapetype>
                  <v:shape id="Text Box 3" o:spid="_x0000_s1026" type="#_x0000_t202" style="position:absolute;left:0;text-align:left;margin-left:21.5pt;margin-top:250.15pt;width:426.35pt;height:303.7pt;z-index:251659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" filled="f" stroked="f" strokeweight=".5pt">
                    <v:textbox>
                      <w:txbxContent>
                        <w:p w14:paraId="2920F80D"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COPYRIGHT INFORMATION</w:t>
                          </w:r>
                          <w:r w:rsidRPr="00697CC9">
                            <w:rPr>
                              <w:rStyle w:val="eop"/>
                              <w:rFonts w:ascii="Aptos" w:eastAsiaTheme="majorEastAsia" w:hAnsi="Aptos" w:cs="Calibri"/>
                            </w:rPr>
                            <w:t> </w:t>
                          </w:r>
                        </w:p>
                        <w:p w14:paraId="70D8E3E2" w14:textId="5D293BD4"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No part of this document may be copied, reproduced, stored in any retrieval system, or transmitted in any form or by any means, either electronically, mechanically, or otherwise</w:t>
                          </w:r>
                          <w:r w:rsidRPr="00AA12EC">
                            <w:rPr>
                              <w:rStyle w:val="normaltextrun"/>
                              <w:rFonts w:ascii="Aptos" w:eastAsiaTheme="majorEastAsia" w:hAnsi="Aptos" w:cs="Calibri"/>
                            </w:rPr>
                            <w:t>,</w:t>
                          </w:r>
                          <w:r w:rsidRPr="00697CC9">
                            <w:rPr>
                              <w:rStyle w:val="normaltextrun"/>
                              <w:rFonts w:ascii="Aptos" w:eastAsiaTheme="majorEastAsia" w:hAnsi="Aptos" w:cs="Calibri"/>
                            </w:rPr>
                            <w:t xml:space="preserve"> without prior written permission.</w:t>
                          </w:r>
                          <w:r w:rsidRPr="00697CC9">
                            <w:rPr>
                              <w:rStyle w:val="eop"/>
                              <w:rFonts w:ascii="Aptos" w:eastAsiaTheme="majorEastAsia" w:hAnsi="Aptos" w:cs="Calibri"/>
                            </w:rPr>
                            <w:t> </w:t>
                          </w:r>
                        </w:p>
                        <w:p w14:paraId="4BAB5B26" w14:textId="77777777" w:rsidR="00232F26" w:rsidRPr="00697CC9" w:rsidRDefault="00232F26" w:rsidP="00AA12EC">
                          <w:pPr>
                            <w:pStyle w:val="paragraph"/>
                            <w:spacing w:before="0" w:beforeAutospacing="0" w:after="0" w:afterAutospacing="0"/>
                            <w:ind w:left="720"/>
                            <w:jc w:val="both"/>
                            <w:textAlignment w:val="baseline"/>
                            <w:rPr>
                              <w:rFonts w:ascii="Aptos" w:hAnsi="Aptos" w:cs="Segoe UI"/>
                              <w:sz w:val="20"/>
                              <w:szCs w:val="20"/>
                            </w:rPr>
                          </w:pPr>
                          <w:r w:rsidRPr="00697CC9">
                            <w:rPr>
                              <w:rStyle w:val="eop"/>
                              <w:rFonts w:ascii="Aptos" w:eastAsiaTheme="majorEastAsia" w:hAnsi="Aptos" w:cs="Calibri"/>
                            </w:rPr>
                            <w:t> </w:t>
                          </w:r>
                        </w:p>
                        <w:p w14:paraId="07D49900" w14:textId="6FAEA9BB"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Segoe UI"/>
                            </w:rPr>
                            <w:sym w:font="Symbol" w:char="F0D3"/>
                          </w:r>
                          <w:r w:rsidRPr="00697CC9">
                            <w:rPr>
                              <w:rStyle w:val="normaltextrun"/>
                              <w:rFonts w:ascii="Aptos" w:eastAsiaTheme="majorEastAsia" w:hAnsi="Aptos" w:cs="Calibri"/>
                            </w:rPr>
                            <w:t xml:space="preserve"> Copyright Jio Platforms Limited.</w:t>
                          </w:r>
                          <w:r w:rsidRPr="00697CC9">
                            <w:rPr>
                              <w:rStyle w:val="eop"/>
                              <w:rFonts w:ascii="Aptos" w:eastAsiaTheme="majorEastAsia" w:hAnsi="Aptos" w:cs="Calibri"/>
                            </w:rPr>
                            <w:t> </w:t>
                          </w:r>
                        </w:p>
                        <w:p w14:paraId="01FE4076"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All rights reserved.</w:t>
                          </w:r>
                          <w:r w:rsidRPr="00697CC9">
                            <w:rPr>
                              <w:rStyle w:val="eop"/>
                              <w:rFonts w:ascii="Aptos" w:eastAsiaTheme="majorEastAsia" w:hAnsi="Aptos" w:cs="Calibri"/>
                            </w:rPr>
                            <w:t> </w:t>
                          </w:r>
                        </w:p>
                        <w:p w14:paraId="11FBAFD5" w14:textId="71013E3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Jio Platforms Limited, Reliance Corporate Park</w:t>
                          </w:r>
                          <w:r w:rsidRPr="00697CC9">
                            <w:rPr>
                              <w:rStyle w:val="eop"/>
                              <w:rFonts w:ascii="Aptos" w:eastAsiaTheme="majorEastAsia" w:hAnsi="Aptos" w:cs="Calibri"/>
                            </w:rPr>
                            <w:t> </w:t>
                          </w:r>
                        </w:p>
                        <w:p w14:paraId="7F95445C"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Thane Belapur Road, Ghansoli-400 701</w:t>
                          </w:r>
                          <w:r w:rsidRPr="00697CC9">
                            <w:rPr>
                              <w:rStyle w:val="eop"/>
                              <w:rFonts w:ascii="Aptos" w:eastAsiaTheme="majorEastAsia" w:hAnsi="Aptos" w:cs="Calibri"/>
                            </w:rPr>
                            <w:t> </w:t>
                          </w:r>
                        </w:p>
                        <w:p w14:paraId="1C6C874B"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eop"/>
                              <w:rFonts w:ascii="Aptos" w:eastAsiaTheme="majorEastAsia" w:hAnsi="Aptos" w:cs="Calibri"/>
                            </w:rPr>
                            <w:t> </w:t>
                          </w:r>
                        </w:p>
                        <w:p w14:paraId="0A8F041E"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TRADEMARKS</w:t>
                          </w:r>
                          <w:r w:rsidRPr="00697CC9">
                            <w:rPr>
                              <w:rStyle w:val="eop"/>
                              <w:rFonts w:ascii="Aptos" w:eastAsiaTheme="majorEastAsia" w:hAnsi="Aptos" w:cs="Calibri"/>
                            </w:rPr>
                            <w:t> </w:t>
                          </w:r>
                        </w:p>
                        <w:p w14:paraId="2B9DAB65"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All the brand names and other products or services mentioned in this document are identified by the trademarks or service marks of their respective owners</w:t>
                          </w:r>
                          <w:r w:rsidRPr="00697CC9">
                            <w:rPr>
                              <w:rStyle w:val="eop"/>
                              <w:rFonts w:ascii="Aptos" w:eastAsiaTheme="majorEastAsia" w:hAnsi="Aptos" w:cs="Calibri"/>
                            </w:rPr>
                            <w:t> </w:t>
                          </w:r>
                        </w:p>
                        <w:p w14:paraId="5AC519E1"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eop"/>
                              <w:rFonts w:ascii="Aptos" w:eastAsiaTheme="majorEastAsia" w:hAnsi="Aptos" w:cs="Calibri"/>
                            </w:rPr>
                            <w:t> </w:t>
                          </w:r>
                        </w:p>
                        <w:p w14:paraId="567EC4EC" w14:textId="77777777"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DISCLAIMER</w:t>
                          </w:r>
                          <w:r w:rsidRPr="00697CC9">
                            <w:rPr>
                              <w:rStyle w:val="eop"/>
                              <w:rFonts w:ascii="Aptos" w:eastAsiaTheme="majorEastAsia" w:hAnsi="Aptos" w:cs="Calibri"/>
                            </w:rPr>
                            <w:t> </w:t>
                          </w:r>
                        </w:p>
                        <w:p w14:paraId="5855790F" w14:textId="0CE1446E" w:rsidR="00232F26" w:rsidRPr="00697CC9" w:rsidRDefault="00232F26" w:rsidP="00AA12EC">
                          <w:pPr>
                            <w:pStyle w:val="paragraph"/>
                            <w:spacing w:before="0" w:beforeAutospacing="0" w:after="0" w:afterAutospacing="0"/>
                            <w:jc w:val="both"/>
                            <w:textAlignment w:val="baseline"/>
                            <w:rPr>
                              <w:rFonts w:ascii="Aptos" w:hAnsi="Aptos" w:cs="Segoe UI"/>
                              <w:sz w:val="20"/>
                              <w:szCs w:val="20"/>
                            </w:rPr>
                          </w:pPr>
                          <w:r w:rsidRPr="00697CC9">
                            <w:rPr>
                              <w:rStyle w:val="normaltextrun"/>
                              <w:rFonts w:ascii="Aptos" w:eastAsiaTheme="majorEastAsia" w:hAnsi="Aptos" w:cs="Calibri"/>
                            </w:rPr>
                            <w:t>The information in this document is subject to change without notice and should not be construed as a commitment by Jio Platforms Limited. assumes no responsibility or makes no warranties for any errors that may appear in this document and disclaims any implied warranty of merchantability or fitness for a particular purpose</w:t>
                          </w:r>
                          <w:r w:rsidRPr="00697CC9">
                            <w:rPr>
                              <w:rStyle w:val="eop"/>
                              <w:rFonts w:ascii="Aptos" w:eastAsiaTheme="majorEastAsia" w:hAnsi="Aptos" w:cs="Calibri"/>
                            </w:rPr>
                            <w:t> </w:t>
                          </w:r>
                        </w:p>
                        <w:p w14:paraId="0545D573" w14:textId="232DA508" w:rsidR="00232F26" w:rsidRPr="00697CC9" w:rsidRDefault="00232F26" w:rsidP="00AA12EC">
                          <w:pPr>
                            <w:rPr>
                              <w:rFonts w:ascii="Aptos" w:hAnsi="Aptos" w:cs="Arial"/>
                              <w:sz w:val="28"/>
                              <w:szCs w:val="28"/>
                            </w:rPr>
                          </w:pPr>
                        </w:p>
                      </w:txbxContent>
                    </v:textbox>
                  </v:shape>
                </w:pict>
              </mc:Fallback>
            </mc:AlternateContent>
          </w:r>
          <w:r w:rsidR="008C3376" w:rsidRPr="00284CEB">
            <w:rPr>
              <w:rFonts w:ascii="Aptos" w:hAnsi="Aptos"/>
              <w:noProof/>
            </w:rPr>
            <mc:AlternateContent>
              <mc:Choice Requires="wps">
                <w:drawing>
                  <wp:anchor distT="0" distB="0" distL="114300" distR="114300" simplePos="0" relativeHeight="251658242" behindDoc="0" locked="0" layoutInCell="1" allowOverlap="1" wp14:anchorId="1BAA3EA9" wp14:editId="4B0F2608">
                    <wp:simplePos x="0" y="0"/>
                    <wp:positionH relativeFrom="page">
                      <wp:posOffset>4560</wp:posOffset>
                    </wp:positionH>
                    <wp:positionV relativeFrom="page">
                      <wp:posOffset>9000779</wp:posOffset>
                    </wp:positionV>
                    <wp:extent cx="5534025" cy="1662901"/>
                    <wp:effectExtent l="0" t="0" r="2540" b="0"/>
                    <wp:wrapNone/>
                    <wp:docPr id="36" name="Text Box 42" title="Title and subtitle"/>
                    <wp:cNvGraphicFramePr/>
                    <a:graphic xmlns:a="http://schemas.openxmlformats.org/drawingml/2006/main">
                      <a:graphicData uri="http://schemas.microsoft.com/office/word/2010/wordprocessingShape">
                        <wps:wsp>
                          <wps:cNvSpPr txBox="1"/>
                          <wps:spPr>
                            <a:xfrm>
                              <a:off x="0" y="0"/>
                              <a:ext cx="5534025" cy="1662901"/>
                            </a:xfrm>
                            <a:prstGeom prst="rect">
                              <a:avLst/>
                            </a:prstGeom>
                            <a:noFill/>
                            <a:ln w="6350">
                              <a:noFill/>
                            </a:ln>
                          </wps:spPr>
                          <wps:txbx>
                            <w:txbxContent>
                              <w:p w14:paraId="08DFDDCF" w14:textId="14D1A5DB" w:rsidR="00232F26" w:rsidRPr="00697CC9" w:rsidRDefault="00000000">
                                <w:pPr>
                                  <w:pStyle w:val="NoSpacing"/>
                                  <w:rPr>
                                    <w:i/>
                                    <w:color w:val="262626" w:themeColor="text1" w:themeTint="D9"/>
                                  </w:rPr>
                                </w:pPr>
                                <w:sdt>
                                  <w:sdtPr>
                                    <w:rPr>
                                      <w:i/>
                                      <w:color w:val="262626" w:themeColor="text1" w:themeTint="D9"/>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00232F26" w:rsidRPr="00697CC9">
                                      <w:rPr>
                                        <w:i/>
                                        <w:color w:val="262626" w:themeColor="text1" w:themeTint="D9"/>
                                      </w:rPr>
                                      <w:t xml:space="preserve">     </w:t>
                                    </w:r>
                                  </w:sdtContent>
                                </w:sdt>
                                <w:r w:rsidR="00232F26" w:rsidRPr="00697CC9">
                                  <w:rPr>
                                    <w:i/>
                                    <w:color w:val="262626" w:themeColor="text1" w:themeTint="D9"/>
                                  </w:rPr>
                                  <w:t xml:space="preserve">Date: </w:t>
                                </w:r>
                                <w:r w:rsidR="00232F26">
                                  <w:rPr>
                                    <w:i/>
                                    <w:color w:val="262626" w:themeColor="text1" w:themeTint="D9"/>
                                  </w:rPr>
                                  <w:t>November</w:t>
                                </w:r>
                                <w:r w:rsidR="00232F26" w:rsidRPr="00697CC9">
                                  <w:rPr>
                                    <w:i/>
                                    <w:color w:val="262626" w:themeColor="text1" w:themeTint="D9"/>
                                  </w:rPr>
                                  <w:t xml:space="preserve"> </w:t>
                                </w:r>
                                <w:r w:rsidR="00232F26">
                                  <w:rPr>
                                    <w:i/>
                                    <w:color w:val="262626" w:themeColor="text1" w:themeTint="D9"/>
                                  </w:rPr>
                                  <w:t>26,</w:t>
                                </w:r>
                                <w:r w:rsidR="00232F26" w:rsidRPr="00697CC9">
                                  <w:rPr>
                                    <w:i/>
                                    <w:color w:val="262626" w:themeColor="text1" w:themeTint="D9"/>
                                  </w:rPr>
                                  <w:t xml:space="preserve"> 2025</w:t>
                                </w:r>
                                <w:r w:rsidR="00232F26">
                                  <w:rPr>
                                    <w:i/>
                                    <w:color w:val="262626" w:themeColor="text1" w:themeTint="D9"/>
                                  </w:rPr>
                                  <w:tab/>
                                </w:r>
                                <w:r w:rsidR="00232F26">
                                  <w:rPr>
                                    <w:i/>
                                    <w:color w:val="262626" w:themeColor="text1" w:themeTint="D9"/>
                                  </w:rPr>
                                  <w:tab/>
                                </w:r>
                                <w:r w:rsidR="00232F26">
                                  <w:rPr>
                                    <w:i/>
                                    <w:color w:val="262626" w:themeColor="text1" w:themeTint="D9"/>
                                  </w:rPr>
                                  <w:tab/>
                                </w:r>
                                <w:r w:rsidR="00232F26">
                                  <w:rPr>
                                    <w:i/>
                                    <w:color w:val="262626" w:themeColor="text1" w:themeTint="D9"/>
                                  </w:rPr>
                                  <w:tab/>
                                </w:r>
                                <w:r w:rsidR="00232F26" w:rsidRPr="00697CC9">
                                  <w:rPr>
                                    <w:i/>
                                    <w:color w:val="262626" w:themeColor="text1" w:themeTint="D9"/>
                                  </w:rPr>
                                  <w:t xml:space="preserve"> Released</w:t>
                                </w:r>
                                <w:r w:rsidR="00232F26">
                                  <w:rPr>
                                    <w:i/>
                                    <w:color w:val="262626" w:themeColor="text1" w:themeTint="D9"/>
                                  </w:rPr>
                                  <w:t xml:space="preserve"> document   |  Version 1.0</w:t>
                                </w:r>
                                <w:r w:rsidR="00232F26" w:rsidRPr="00697CC9">
                                  <w:rPr>
                                    <w:i/>
                                    <w:color w:val="262626" w:themeColor="text1" w:themeTint="D9"/>
                                  </w:rPr>
                                  <w:tab/>
                                </w:r>
                                <w:r w:rsidR="00232F26" w:rsidRPr="00697CC9">
                                  <w:rPr>
                                    <w:i/>
                                    <w:color w:val="262626" w:themeColor="text1" w:themeTint="D9"/>
                                  </w:rPr>
                                  <w:tab/>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1BAA3EA9" id="Text Box 42" o:spid="_x0000_s1027" type="#_x0000_t202" alt="Title: Title and subtitle" style="position:absolute;left:0;text-align:left;margin-left:.35pt;margin-top:708.7pt;width:435.75pt;height:130.95pt;z-index:251658242;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" filled="f" stroked="f" strokeweight=".5pt">
                    <v:textbox inset="93.6pt,7.2pt,0,1in">
                      <w:txbxContent>
                        <w:p w14:paraId="08DFDDCF" w14:textId="14D1A5DB" w:rsidR="00232F26" w:rsidRPr="00697CC9" w:rsidRDefault="00232F26">
                          <w:pPr>
                            <w:pStyle w:val="NoSpacing"/>
                            <w:rPr>
                              <w:i/>
                              <w:color w:val="262626" w:themeColor="text1" w:themeTint="D9"/>
                            </w:rPr>
                          </w:pPr>
                          <w:sdt>
                            <w:sdtPr>
                              <w:rPr>
                                <w:i/>
                                <w:color w:val="262626" w:themeColor="text1" w:themeTint="D9"/>
                              </w:rPr>
                              <w:alias w:val="Company"/>
                              <w:tag w:val=""/>
                              <w:id w:val="775749618"/>
                              <w:showingPlcHdr/>
                              <w:dataBinding w:prefixMappings="xmlns:ns0='http://schemas.openxmlformats.org/officeDocument/2006/extended-properties' " w:xpath="/ns0:Properties[1]/ns0:Company[1]" w:storeItemID="{6668398D-A668-4E3E-A5EB-62B293D839F1}"/>
                              <w15:appearance w15:val="hidden"/>
                              <w:text/>
                            </w:sdtPr>
                            <w:sdtContent>
                              <w:r w:rsidRPr="00697CC9">
                                <w:rPr>
                                  <w:i/>
                                  <w:color w:val="262626" w:themeColor="text1" w:themeTint="D9"/>
                                </w:rPr>
                                <w:t xml:space="preserve">     </w:t>
                              </w:r>
                            </w:sdtContent>
                          </w:sdt>
                          <w:r w:rsidRPr="00697CC9">
                            <w:rPr>
                              <w:i/>
                              <w:color w:val="262626" w:themeColor="text1" w:themeTint="D9"/>
                            </w:rPr>
                            <w:t xml:space="preserve">Date: </w:t>
                          </w:r>
                          <w:r>
                            <w:rPr>
                              <w:i/>
                              <w:color w:val="262626" w:themeColor="text1" w:themeTint="D9"/>
                            </w:rPr>
                            <w:t>November</w:t>
                          </w:r>
                          <w:r w:rsidRPr="00697CC9">
                            <w:rPr>
                              <w:i/>
                              <w:color w:val="262626" w:themeColor="text1" w:themeTint="D9"/>
                            </w:rPr>
                            <w:t xml:space="preserve"> </w:t>
                          </w:r>
                          <w:r>
                            <w:rPr>
                              <w:i/>
                              <w:color w:val="262626" w:themeColor="text1" w:themeTint="D9"/>
                            </w:rPr>
                            <w:t>26,</w:t>
                          </w:r>
                          <w:r w:rsidRPr="00697CC9">
                            <w:rPr>
                              <w:i/>
                              <w:color w:val="262626" w:themeColor="text1" w:themeTint="D9"/>
                            </w:rPr>
                            <w:t xml:space="preserve"> 2025</w:t>
                          </w:r>
                          <w:r>
                            <w:rPr>
                              <w:i/>
                              <w:color w:val="262626" w:themeColor="text1" w:themeTint="D9"/>
                            </w:rPr>
                            <w:tab/>
                          </w:r>
                          <w:r>
                            <w:rPr>
                              <w:i/>
                              <w:color w:val="262626" w:themeColor="text1" w:themeTint="D9"/>
                            </w:rPr>
                            <w:tab/>
                          </w:r>
                          <w:r>
                            <w:rPr>
                              <w:i/>
                              <w:color w:val="262626" w:themeColor="text1" w:themeTint="D9"/>
                            </w:rPr>
                            <w:tab/>
                          </w:r>
                          <w:r>
                            <w:rPr>
                              <w:i/>
                              <w:color w:val="262626" w:themeColor="text1" w:themeTint="D9"/>
                            </w:rPr>
                            <w:tab/>
                          </w:r>
                          <w:r w:rsidRPr="00697CC9">
                            <w:rPr>
                              <w:i/>
                              <w:color w:val="262626" w:themeColor="text1" w:themeTint="D9"/>
                            </w:rPr>
                            <w:t xml:space="preserve"> Released</w:t>
                          </w:r>
                          <w:r>
                            <w:rPr>
                              <w:i/>
                              <w:color w:val="262626" w:themeColor="text1" w:themeTint="D9"/>
                            </w:rPr>
                            <w:t xml:space="preserve"> document   |  Version 1.0</w:t>
                          </w:r>
                          <w:r w:rsidRPr="00697CC9">
                            <w:rPr>
                              <w:i/>
                              <w:color w:val="262626" w:themeColor="text1" w:themeTint="D9"/>
                            </w:rPr>
                            <w:tab/>
                          </w:r>
                          <w:r w:rsidRPr="00697CC9">
                            <w:rPr>
                              <w:i/>
                              <w:color w:val="262626" w:themeColor="text1" w:themeTint="D9"/>
                            </w:rPr>
                            <w:tab/>
                          </w:r>
                        </w:p>
                      </w:txbxContent>
                    </v:textbox>
                    <w10:wrap anchorx="page" anchory="page"/>
                  </v:shape>
                </w:pict>
              </mc:Fallback>
            </mc:AlternateContent>
          </w:r>
          <w:r w:rsidR="008C3376" w:rsidRPr="00284CEB">
            <w:rPr>
              <w:rFonts w:ascii="Aptos" w:hAnsi="Aptos"/>
              <w:noProof/>
            </w:rPr>
            <mc:AlternateContent>
              <mc:Choice Requires="wps">
                <w:drawing>
                  <wp:anchor distT="0" distB="0" distL="114300" distR="114300" simplePos="0" relativeHeight="251658240" behindDoc="0" locked="0" layoutInCell="1" allowOverlap="1" wp14:anchorId="79770AEC" wp14:editId="1D03B325">
                    <wp:simplePos x="0" y="0"/>
                    <wp:positionH relativeFrom="page">
                      <wp:posOffset>0</wp:posOffset>
                    </wp:positionH>
                    <wp:positionV relativeFrom="page">
                      <wp:posOffset>3000252</wp:posOffset>
                    </wp:positionV>
                    <wp:extent cx="5534025" cy="2724912"/>
                    <wp:effectExtent l="0" t="0" r="0" b="2540"/>
                    <wp:wrapNone/>
                    <wp:docPr id="38" name="Text Box 44"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Style w:val="SubtleReference"/>
                                    <w:rFonts w:ascii="Aptos" w:hAnsi="Aptos"/>
                                    <w:b/>
                                    <w:bCs/>
                                    <w:u w:val="none"/>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803FE7F" w14:textId="1C15A62C" w:rsidR="00232F26" w:rsidRPr="00697CC9" w:rsidRDefault="00232F26" w:rsidP="00E112A4">
                                    <w:pPr>
                                      <w:pStyle w:val="Title"/>
                                      <w:rPr>
                                        <w:rStyle w:val="SubtleReference"/>
                                        <w:rFonts w:ascii="Aptos" w:hAnsi="Aptos"/>
                                        <w:b/>
                                        <w:bCs/>
                                        <w:u w:val="none"/>
                                      </w:rPr>
                                    </w:pPr>
                                    <w:r>
                                      <w:rPr>
                                        <w:rStyle w:val="SubtleReference"/>
                                        <w:rFonts w:ascii="Aptos" w:hAnsi="Aptos"/>
                                        <w:b/>
                                        <w:bCs/>
                                        <w:u w:val="none"/>
                                      </w:rPr>
                                      <w:t xml:space="preserve">Test Plan and Execution </w:t>
                                    </w:r>
                                    <w:r w:rsidRPr="00697CC9">
                                      <w:rPr>
                                        <w:rStyle w:val="SubtleReference"/>
                                        <w:rFonts w:ascii="Aptos" w:hAnsi="Aptos"/>
                                        <w:b/>
                                        <w:bCs/>
                                        <w:u w:val="none"/>
                                      </w:rPr>
                                      <w:t>Document</w:t>
                                    </w:r>
                                  </w:p>
                                </w:sdtContent>
                              </w:sdt>
                              <w:sdt>
                                <w:sdtPr>
                                  <w:rPr>
                                    <w:rStyle w:val="SubtleEmphasis"/>
                                    <w:rFonts w:ascii="Aptos" w:hAnsi="Aptos"/>
                                    <w:b/>
                                    <w:bCs/>
                                    <w:sz w:val="40"/>
                                    <w:szCs w:val="40"/>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C471338" w14:textId="1DB08706" w:rsidR="00232F26" w:rsidRPr="00697CC9" w:rsidRDefault="00232F26" w:rsidP="00E112A4">
                                    <w:pPr>
                                      <w:pStyle w:val="Subtitle"/>
                                      <w:rPr>
                                        <w:rStyle w:val="SubtleEmphasis"/>
                                        <w:rFonts w:ascii="Aptos" w:hAnsi="Aptos"/>
                                        <w:b/>
                                        <w:bCs/>
                                        <w:sz w:val="40"/>
                                        <w:szCs w:val="40"/>
                                      </w:rPr>
                                    </w:pPr>
                                    <w:r w:rsidRPr="00697CC9">
                                      <w:rPr>
                                        <w:rStyle w:val="SubtleEmphasis"/>
                                        <w:rFonts w:ascii="Aptos" w:hAnsi="Aptos"/>
                                        <w:b/>
                                        <w:bCs/>
                                        <w:sz w:val="40"/>
                                        <w:szCs w:val="40"/>
                                      </w:rPr>
                                      <w:t>Consent Management System</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9770AEC" id="Text Box 44" o:spid="_x0000_s1028" type="#_x0000_t202" alt="Title: Title and subtitle" style="position:absolute;left:0;text-align:left;margin-left:0;margin-top:236.25pt;width:435.75pt;height:214.55pt;z-index:251658240;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" filled="f" stroked="f" strokeweight=".5pt">
                    <v:textbox style="mso-fit-shape-to-text:t" inset="93.6pt,,0">
                      <w:txbxContent>
                        <w:sdt>
                          <w:sdtPr>
                            <w:rPr>
                              <w:rStyle w:val="SubtleReference"/>
                              <w:rFonts w:ascii="Aptos" w:hAnsi="Aptos"/>
                              <w:b/>
                              <w:bCs/>
                              <w:u w:val="none"/>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803FE7F" w14:textId="1C15A62C" w:rsidR="00232F26" w:rsidRPr="00697CC9" w:rsidRDefault="00232F26" w:rsidP="00E112A4">
                              <w:pPr>
                                <w:pStyle w:val="Title"/>
                                <w:rPr>
                                  <w:rStyle w:val="SubtleReference"/>
                                  <w:rFonts w:ascii="Aptos" w:hAnsi="Aptos"/>
                                  <w:b/>
                                  <w:bCs/>
                                  <w:u w:val="none"/>
                                </w:rPr>
                              </w:pPr>
                              <w:r>
                                <w:rPr>
                                  <w:rStyle w:val="SubtleReference"/>
                                  <w:rFonts w:ascii="Aptos" w:hAnsi="Aptos"/>
                                  <w:b/>
                                  <w:bCs/>
                                  <w:u w:val="none"/>
                                </w:rPr>
                                <w:t xml:space="preserve">Test Plan and Execution </w:t>
                              </w:r>
                              <w:r w:rsidRPr="00697CC9">
                                <w:rPr>
                                  <w:rStyle w:val="SubtleReference"/>
                                  <w:rFonts w:ascii="Aptos" w:hAnsi="Aptos"/>
                                  <w:b/>
                                  <w:bCs/>
                                  <w:u w:val="none"/>
                                </w:rPr>
                                <w:t>Document</w:t>
                              </w:r>
                            </w:p>
                          </w:sdtContent>
                        </w:sdt>
                        <w:sdt>
                          <w:sdtPr>
                            <w:rPr>
                              <w:rStyle w:val="SubtleEmphasis"/>
                              <w:rFonts w:ascii="Aptos" w:hAnsi="Aptos"/>
                              <w:b/>
                              <w:bCs/>
                              <w:sz w:val="40"/>
                              <w:szCs w:val="40"/>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6C471338" w14:textId="1DB08706" w:rsidR="00232F26" w:rsidRPr="00697CC9" w:rsidRDefault="00232F26" w:rsidP="00E112A4">
                              <w:pPr>
                                <w:pStyle w:val="Subtitle"/>
                                <w:rPr>
                                  <w:rStyle w:val="SubtleEmphasis"/>
                                  <w:rFonts w:ascii="Aptos" w:hAnsi="Aptos"/>
                                  <w:b/>
                                  <w:bCs/>
                                  <w:sz w:val="40"/>
                                  <w:szCs w:val="40"/>
                                </w:rPr>
                              </w:pPr>
                              <w:r w:rsidRPr="00697CC9">
                                <w:rPr>
                                  <w:rStyle w:val="SubtleEmphasis"/>
                                  <w:rFonts w:ascii="Aptos" w:hAnsi="Aptos"/>
                                  <w:b/>
                                  <w:bCs/>
                                  <w:sz w:val="40"/>
                                  <w:szCs w:val="40"/>
                                </w:rPr>
                                <w:t>Consent Management System</w:t>
                              </w:r>
                            </w:p>
                          </w:sdtContent>
                        </w:sdt>
                      </w:txbxContent>
                    </v:textbox>
                    <w10:wrap anchorx="page" anchory="page"/>
                  </v:shape>
                </w:pict>
              </mc:Fallback>
            </mc:AlternateContent>
          </w:r>
          <w:r w:rsidR="00BF05B8" w:rsidRPr="00284CEB">
            <w:rPr>
              <w:rFonts w:ascii="Aptos" w:hAnsi="Aptos"/>
            </w:rPr>
            <w:br w:type="page"/>
          </w:r>
        </w:p>
      </w:sdtContent>
    </w:sdt>
    <w:p w14:paraId="04854A67" w14:textId="0E40971E" w:rsidR="00C96D23" w:rsidRDefault="63AC7166" w:rsidP="00697CC9">
      <w:pPr>
        <w:pStyle w:val="Heading1"/>
        <w:tabs>
          <w:tab w:val="right" w:pos="9026"/>
        </w:tabs>
        <w:jc w:val="both"/>
        <w:rPr>
          <w:rFonts w:ascii="Aptos" w:hAnsi="Aptos"/>
        </w:rPr>
      </w:pPr>
      <w:bookmarkStart w:id="0" w:name="_Toc215056477"/>
      <w:r w:rsidRPr="7B8EF941">
        <w:rPr>
          <w:rFonts w:ascii="Aptos" w:hAnsi="Aptos"/>
        </w:rPr>
        <w:lastRenderedPageBreak/>
        <w:t>Version History</w:t>
      </w:r>
      <w:bookmarkEnd w:id="0"/>
      <w:r w:rsidRPr="7B8EF941">
        <w:rPr>
          <w:rFonts w:ascii="Aptos" w:hAnsi="Aptos"/>
        </w:rPr>
        <w:t xml:space="preserve"> </w:t>
      </w:r>
      <w:r w:rsidR="00D305F6">
        <w:rPr>
          <w:rFonts w:ascii="Aptos" w:hAnsi="Aptos"/>
        </w:rPr>
        <w:tab/>
      </w:r>
    </w:p>
    <w:p w14:paraId="1926AF40" w14:textId="77777777" w:rsidR="008C3376" w:rsidRPr="00697CC9" w:rsidRDefault="008C3376" w:rsidP="00697CC9"/>
    <w:tbl>
      <w:tblPr>
        <w:tblStyle w:val="TableGrid"/>
        <w:tblW w:w="9452" w:type="dxa"/>
        <w:tblLayout w:type="fixed"/>
        <w:tblLook w:val="04A0" w:firstRow="1" w:lastRow="0" w:firstColumn="1" w:lastColumn="0" w:noHBand="0" w:noVBand="1"/>
      </w:tblPr>
      <w:tblGrid>
        <w:gridCol w:w="1630"/>
        <w:gridCol w:w="2080"/>
        <w:gridCol w:w="3567"/>
        <w:gridCol w:w="892"/>
        <w:gridCol w:w="1283"/>
      </w:tblGrid>
      <w:tr w:rsidR="008F64A5" w:rsidRPr="008F64A5" w14:paraId="08B10CBC" w14:textId="77777777" w:rsidTr="00697CC9">
        <w:trPr>
          <w:trHeight w:val="284"/>
        </w:trPr>
        <w:tc>
          <w:tcPr>
            <w:tcW w:w="1630" w:type="dxa"/>
          </w:tcPr>
          <w:p w14:paraId="2756FA1A" w14:textId="7A82032B" w:rsidR="00D63118" w:rsidRPr="00845E88" w:rsidRDefault="00D63118" w:rsidP="009D1A16">
            <w:pPr>
              <w:pStyle w:val="Quote"/>
              <w:jc w:val="both"/>
              <w:rPr>
                <w:rStyle w:val="IntenseEmphasis"/>
                <w:rFonts w:ascii="Aptos" w:hAnsi="Aptos"/>
              </w:rPr>
            </w:pPr>
            <w:r w:rsidRPr="00845E88">
              <w:rPr>
                <w:rStyle w:val="IntenseEmphasis"/>
                <w:rFonts w:ascii="Aptos" w:hAnsi="Aptos"/>
              </w:rPr>
              <w:t>Date</w:t>
            </w:r>
          </w:p>
        </w:tc>
        <w:tc>
          <w:tcPr>
            <w:tcW w:w="2080" w:type="dxa"/>
          </w:tcPr>
          <w:p w14:paraId="4EC58598" w14:textId="5570D7AB" w:rsidR="00D63118" w:rsidRPr="00845E88" w:rsidRDefault="00D63118" w:rsidP="009D1A16">
            <w:pPr>
              <w:pStyle w:val="Quote"/>
              <w:jc w:val="both"/>
              <w:rPr>
                <w:rStyle w:val="IntenseEmphasis"/>
                <w:rFonts w:ascii="Aptos" w:hAnsi="Aptos"/>
              </w:rPr>
            </w:pPr>
            <w:r w:rsidRPr="00845E88">
              <w:rPr>
                <w:rStyle w:val="IntenseEmphasis"/>
                <w:rFonts w:ascii="Aptos" w:hAnsi="Aptos"/>
              </w:rPr>
              <w:t>Contributor</w:t>
            </w:r>
          </w:p>
        </w:tc>
        <w:tc>
          <w:tcPr>
            <w:tcW w:w="3567" w:type="dxa"/>
          </w:tcPr>
          <w:p w14:paraId="0AA3035F" w14:textId="7A5AEC32" w:rsidR="00D63118" w:rsidRPr="00845E88" w:rsidRDefault="008F64A5" w:rsidP="009D1A16">
            <w:pPr>
              <w:pStyle w:val="Quote"/>
              <w:jc w:val="both"/>
              <w:rPr>
                <w:rStyle w:val="IntenseEmphasis"/>
                <w:rFonts w:ascii="Aptos" w:hAnsi="Aptos"/>
              </w:rPr>
            </w:pPr>
            <w:r>
              <w:rPr>
                <w:rStyle w:val="IntenseEmphasis"/>
                <w:rFonts w:ascii="Aptos" w:hAnsi="Aptos"/>
              </w:rPr>
              <w:t>initial Draft</w:t>
            </w:r>
          </w:p>
        </w:tc>
        <w:tc>
          <w:tcPr>
            <w:tcW w:w="892" w:type="dxa"/>
          </w:tcPr>
          <w:p w14:paraId="2AC4FD40" w14:textId="0D24381F" w:rsidR="00D63118" w:rsidRPr="00845E88" w:rsidRDefault="00D63118" w:rsidP="009D1A16">
            <w:pPr>
              <w:pStyle w:val="Quote"/>
              <w:jc w:val="both"/>
              <w:rPr>
                <w:rStyle w:val="IntenseEmphasis"/>
                <w:rFonts w:ascii="Aptos" w:hAnsi="Aptos"/>
              </w:rPr>
            </w:pPr>
            <w:r w:rsidRPr="00845E88">
              <w:rPr>
                <w:rStyle w:val="IntenseEmphasis"/>
                <w:rFonts w:ascii="Aptos" w:hAnsi="Aptos"/>
              </w:rPr>
              <w:t>Ver</w:t>
            </w:r>
          </w:p>
        </w:tc>
        <w:tc>
          <w:tcPr>
            <w:tcW w:w="1283" w:type="dxa"/>
          </w:tcPr>
          <w:p w14:paraId="62343A65" w14:textId="18730D28" w:rsidR="00D63118" w:rsidRPr="00845E88" w:rsidRDefault="00D63118" w:rsidP="009D1A16">
            <w:pPr>
              <w:pStyle w:val="Quote"/>
              <w:jc w:val="both"/>
              <w:rPr>
                <w:rStyle w:val="IntenseEmphasis"/>
                <w:rFonts w:ascii="Aptos" w:hAnsi="Aptos"/>
              </w:rPr>
            </w:pPr>
            <w:r w:rsidRPr="00845E88">
              <w:rPr>
                <w:rStyle w:val="IntenseEmphasis"/>
                <w:rFonts w:ascii="Aptos" w:hAnsi="Aptos"/>
              </w:rPr>
              <w:t>State</w:t>
            </w:r>
          </w:p>
        </w:tc>
      </w:tr>
      <w:tr w:rsidR="00097DA5" w:rsidRPr="008F64A5" w14:paraId="1D0A7FB3" w14:textId="77777777" w:rsidTr="00697CC9">
        <w:trPr>
          <w:trHeight w:val="588"/>
        </w:trPr>
        <w:tc>
          <w:tcPr>
            <w:tcW w:w="1630" w:type="dxa"/>
          </w:tcPr>
          <w:p w14:paraId="5E3C6307" w14:textId="4C6FE257" w:rsidR="00097DA5" w:rsidRPr="00845E88" w:rsidRDefault="007711C7">
            <w:pPr>
              <w:rPr>
                <w:rFonts w:ascii="Aptos" w:hAnsi="Aptos"/>
              </w:rPr>
            </w:pPr>
            <w:r>
              <w:rPr>
                <w:rFonts w:ascii="Aptos" w:hAnsi="Aptos"/>
              </w:rPr>
              <w:t>Oct</w:t>
            </w:r>
            <w:r w:rsidR="00097DA5">
              <w:rPr>
                <w:rFonts w:ascii="Aptos" w:hAnsi="Aptos"/>
              </w:rPr>
              <w:t xml:space="preserve"> 15.2025</w:t>
            </w:r>
          </w:p>
        </w:tc>
        <w:tc>
          <w:tcPr>
            <w:tcW w:w="2080" w:type="dxa"/>
          </w:tcPr>
          <w:p w14:paraId="4DAFFB0E" w14:textId="1E9282E2" w:rsidR="00097DA5" w:rsidRPr="00845E88" w:rsidRDefault="007711C7" w:rsidP="008F64A5">
            <w:pPr>
              <w:jc w:val="both"/>
              <w:rPr>
                <w:rFonts w:ascii="Aptos" w:hAnsi="Aptos"/>
              </w:rPr>
            </w:pPr>
            <w:r>
              <w:rPr>
                <w:rFonts w:ascii="Aptos" w:hAnsi="Aptos"/>
              </w:rPr>
              <w:t>Muktabai Sang</w:t>
            </w:r>
            <w:r w:rsidR="00BF2C8F">
              <w:rPr>
                <w:rFonts w:ascii="Aptos" w:hAnsi="Aptos"/>
              </w:rPr>
              <w:t>a</w:t>
            </w:r>
            <w:r>
              <w:rPr>
                <w:rFonts w:ascii="Aptos" w:hAnsi="Aptos"/>
              </w:rPr>
              <w:t>le</w:t>
            </w:r>
          </w:p>
        </w:tc>
        <w:tc>
          <w:tcPr>
            <w:tcW w:w="3567" w:type="dxa"/>
          </w:tcPr>
          <w:p w14:paraId="733F170F" w14:textId="79100067" w:rsidR="00097DA5" w:rsidRDefault="007711C7">
            <w:pPr>
              <w:rPr>
                <w:rFonts w:ascii="Aptos" w:hAnsi="Aptos"/>
              </w:rPr>
            </w:pPr>
            <w:r>
              <w:rPr>
                <w:rFonts w:ascii="Aptos" w:hAnsi="Aptos"/>
              </w:rPr>
              <w:t>Created the document</w:t>
            </w:r>
          </w:p>
        </w:tc>
        <w:tc>
          <w:tcPr>
            <w:tcW w:w="892" w:type="dxa"/>
          </w:tcPr>
          <w:p w14:paraId="56648585" w14:textId="723736C6" w:rsidR="00097DA5" w:rsidRPr="00845E88" w:rsidRDefault="007711C7" w:rsidP="008F64A5">
            <w:pPr>
              <w:jc w:val="both"/>
              <w:rPr>
                <w:rFonts w:ascii="Aptos" w:hAnsi="Aptos"/>
              </w:rPr>
            </w:pPr>
            <w:r>
              <w:rPr>
                <w:rFonts w:ascii="Aptos" w:hAnsi="Aptos"/>
              </w:rPr>
              <w:t>0.1</w:t>
            </w:r>
          </w:p>
        </w:tc>
        <w:tc>
          <w:tcPr>
            <w:tcW w:w="1283" w:type="dxa"/>
          </w:tcPr>
          <w:p w14:paraId="69632EE2" w14:textId="47700952" w:rsidR="00097DA5" w:rsidRPr="00845E88" w:rsidRDefault="00097DA5" w:rsidP="008F64A5">
            <w:pPr>
              <w:jc w:val="both"/>
              <w:rPr>
                <w:rFonts w:ascii="Aptos" w:hAnsi="Aptos"/>
              </w:rPr>
            </w:pPr>
            <w:r>
              <w:rPr>
                <w:rFonts w:ascii="Aptos" w:hAnsi="Aptos"/>
              </w:rPr>
              <w:t>Draft</w:t>
            </w:r>
          </w:p>
        </w:tc>
      </w:tr>
      <w:tr w:rsidR="00097DA5" w:rsidRPr="008F64A5" w14:paraId="7363F620" w14:textId="77777777" w:rsidTr="00697CC9">
        <w:trPr>
          <w:trHeight w:val="568"/>
        </w:trPr>
        <w:tc>
          <w:tcPr>
            <w:tcW w:w="1630" w:type="dxa"/>
          </w:tcPr>
          <w:p w14:paraId="78256E5F" w14:textId="73D9F0FD" w:rsidR="00097DA5" w:rsidRDefault="00097DA5">
            <w:pPr>
              <w:rPr>
                <w:rFonts w:ascii="Aptos" w:hAnsi="Aptos"/>
              </w:rPr>
            </w:pPr>
            <w:r>
              <w:rPr>
                <w:rFonts w:ascii="Aptos" w:hAnsi="Aptos"/>
              </w:rPr>
              <w:t>Nov 26, 2026</w:t>
            </w:r>
          </w:p>
        </w:tc>
        <w:tc>
          <w:tcPr>
            <w:tcW w:w="2080" w:type="dxa"/>
          </w:tcPr>
          <w:p w14:paraId="4F083D47" w14:textId="57398AC0" w:rsidR="00097DA5" w:rsidRDefault="00097DA5" w:rsidP="008F64A5">
            <w:pPr>
              <w:jc w:val="both"/>
              <w:rPr>
                <w:rFonts w:ascii="Aptos" w:hAnsi="Aptos"/>
              </w:rPr>
            </w:pPr>
            <w:r>
              <w:rPr>
                <w:rFonts w:ascii="Aptos" w:hAnsi="Aptos"/>
              </w:rPr>
              <w:t>Lokesh Sharma</w:t>
            </w:r>
          </w:p>
        </w:tc>
        <w:tc>
          <w:tcPr>
            <w:tcW w:w="3567" w:type="dxa"/>
          </w:tcPr>
          <w:p w14:paraId="0A23B5EC" w14:textId="5C10232E" w:rsidR="00097DA5" w:rsidRDefault="00097DA5">
            <w:pPr>
              <w:rPr>
                <w:rFonts w:ascii="Aptos" w:hAnsi="Aptos"/>
              </w:rPr>
            </w:pPr>
            <w:r>
              <w:rPr>
                <w:rFonts w:ascii="Aptos" w:hAnsi="Aptos"/>
              </w:rPr>
              <w:t>Released Document</w:t>
            </w:r>
          </w:p>
        </w:tc>
        <w:tc>
          <w:tcPr>
            <w:tcW w:w="892" w:type="dxa"/>
          </w:tcPr>
          <w:p w14:paraId="1706CC25" w14:textId="609F39EC" w:rsidR="00097DA5" w:rsidRDefault="007711C7" w:rsidP="008F64A5">
            <w:pPr>
              <w:jc w:val="both"/>
              <w:rPr>
                <w:rFonts w:ascii="Aptos" w:hAnsi="Aptos"/>
              </w:rPr>
            </w:pPr>
            <w:r>
              <w:rPr>
                <w:rFonts w:ascii="Aptos" w:hAnsi="Aptos"/>
              </w:rPr>
              <w:t>1.0</w:t>
            </w:r>
          </w:p>
        </w:tc>
        <w:tc>
          <w:tcPr>
            <w:tcW w:w="1283" w:type="dxa"/>
          </w:tcPr>
          <w:p w14:paraId="7AD25DC3" w14:textId="52C90BEE" w:rsidR="00097DA5" w:rsidRDefault="00097DA5" w:rsidP="008F64A5">
            <w:pPr>
              <w:jc w:val="both"/>
              <w:rPr>
                <w:rFonts w:ascii="Aptos" w:hAnsi="Aptos"/>
              </w:rPr>
            </w:pPr>
            <w:r>
              <w:rPr>
                <w:rFonts w:ascii="Aptos" w:hAnsi="Aptos"/>
              </w:rPr>
              <w:t>Released</w:t>
            </w:r>
          </w:p>
        </w:tc>
      </w:tr>
    </w:tbl>
    <w:p w14:paraId="4D70C99A" w14:textId="130DF5D4" w:rsidR="00D63118" w:rsidRPr="00284CEB" w:rsidRDefault="00D63118" w:rsidP="009D1A16">
      <w:pPr>
        <w:jc w:val="both"/>
        <w:rPr>
          <w:rFonts w:ascii="Aptos" w:hAnsi="Aptos"/>
        </w:rPr>
      </w:pPr>
    </w:p>
    <w:p w14:paraId="57BC2017" w14:textId="77777777" w:rsidR="00694F95" w:rsidRPr="00284CEB" w:rsidRDefault="00694F95" w:rsidP="009D1A16">
      <w:pPr>
        <w:jc w:val="both"/>
        <w:rPr>
          <w:rFonts w:ascii="Aptos" w:hAnsi="Aptos"/>
        </w:rPr>
      </w:pPr>
      <w:r w:rsidRPr="00284CEB">
        <w:rPr>
          <w:rFonts w:ascii="Aptos" w:hAnsi="Aptos"/>
        </w:rPr>
        <w:br w:type="page"/>
      </w:r>
    </w:p>
    <w:p w14:paraId="7B340652" w14:textId="71A9564D" w:rsidR="00694F95" w:rsidRDefault="44DC0387" w:rsidP="00697CC9">
      <w:pPr>
        <w:pStyle w:val="Heading1"/>
        <w:tabs>
          <w:tab w:val="center" w:pos="4678"/>
        </w:tabs>
        <w:jc w:val="both"/>
        <w:rPr>
          <w:rFonts w:ascii="Aptos" w:hAnsi="Aptos"/>
        </w:rPr>
      </w:pPr>
      <w:bookmarkStart w:id="1" w:name="_Toc215056478"/>
      <w:r w:rsidRPr="7B8EF941">
        <w:rPr>
          <w:rFonts w:ascii="Aptos" w:hAnsi="Aptos"/>
        </w:rPr>
        <w:lastRenderedPageBreak/>
        <w:t>References</w:t>
      </w:r>
      <w:bookmarkEnd w:id="1"/>
      <w:r w:rsidRPr="7B8EF941">
        <w:rPr>
          <w:rFonts w:ascii="Aptos" w:hAnsi="Aptos"/>
        </w:rPr>
        <w:t xml:space="preserve"> </w:t>
      </w:r>
      <w:r w:rsidR="009F59D6">
        <w:rPr>
          <w:rFonts w:ascii="Aptos" w:hAnsi="Aptos"/>
        </w:rPr>
        <w:tab/>
      </w:r>
    </w:p>
    <w:p w14:paraId="2B1906A7" w14:textId="77777777" w:rsidR="008C3376" w:rsidRPr="00697CC9" w:rsidRDefault="008C3376" w:rsidP="00697CC9"/>
    <w:tbl>
      <w:tblPr>
        <w:tblStyle w:val="TableGrid"/>
        <w:tblW w:w="9465" w:type="dxa"/>
        <w:tblLook w:val="04A0" w:firstRow="1" w:lastRow="0" w:firstColumn="1" w:lastColumn="0" w:noHBand="0" w:noVBand="1"/>
      </w:tblPr>
      <w:tblGrid>
        <w:gridCol w:w="1008"/>
        <w:gridCol w:w="7634"/>
        <w:gridCol w:w="823"/>
      </w:tblGrid>
      <w:tr w:rsidR="00694F95" w:rsidRPr="00845E88" w14:paraId="0BBA1B5B" w14:textId="77777777" w:rsidTr="00697CC9">
        <w:trPr>
          <w:trHeight w:val="278"/>
        </w:trPr>
        <w:tc>
          <w:tcPr>
            <w:tcW w:w="1008" w:type="dxa"/>
          </w:tcPr>
          <w:p w14:paraId="17BC115A" w14:textId="4B0DBF5E" w:rsidR="00694F95" w:rsidRPr="00845E88" w:rsidRDefault="00694F95" w:rsidP="00697CC9">
            <w:pPr>
              <w:pStyle w:val="Quote"/>
              <w:jc w:val="center"/>
              <w:rPr>
                <w:rStyle w:val="IntenseEmphasis"/>
                <w:rFonts w:ascii="Aptos" w:eastAsiaTheme="majorEastAsia" w:hAnsi="Aptos" w:cstheme="majorBidi"/>
                <w:b w:val="0"/>
                <w:bCs w:val="0"/>
                <w:i/>
                <w:iCs/>
                <w:sz w:val="28"/>
                <w:szCs w:val="28"/>
              </w:rPr>
            </w:pPr>
            <w:r w:rsidRPr="00845E88">
              <w:rPr>
                <w:rStyle w:val="IntenseEmphasis"/>
                <w:rFonts w:ascii="Aptos" w:hAnsi="Aptos"/>
              </w:rPr>
              <w:t>Sr. No</w:t>
            </w:r>
          </w:p>
        </w:tc>
        <w:tc>
          <w:tcPr>
            <w:tcW w:w="7634" w:type="dxa"/>
          </w:tcPr>
          <w:p w14:paraId="24F2559B" w14:textId="258F0418" w:rsidR="00694F95" w:rsidRPr="00845E88" w:rsidRDefault="00694F95" w:rsidP="00697CC9">
            <w:pPr>
              <w:pStyle w:val="Quote"/>
              <w:jc w:val="center"/>
              <w:rPr>
                <w:rStyle w:val="IntenseEmphasis"/>
                <w:rFonts w:ascii="Aptos" w:hAnsi="Aptos"/>
              </w:rPr>
            </w:pPr>
            <w:r w:rsidRPr="00845E88">
              <w:rPr>
                <w:rStyle w:val="IntenseEmphasis"/>
                <w:rFonts w:ascii="Aptos" w:hAnsi="Aptos"/>
              </w:rPr>
              <w:t>Document Name and URL</w:t>
            </w:r>
          </w:p>
        </w:tc>
        <w:tc>
          <w:tcPr>
            <w:tcW w:w="823" w:type="dxa"/>
          </w:tcPr>
          <w:p w14:paraId="7FCADFB7" w14:textId="082D5574" w:rsidR="00694F95" w:rsidRPr="00845E88" w:rsidRDefault="00845E88" w:rsidP="00697CC9">
            <w:pPr>
              <w:pStyle w:val="Quote"/>
              <w:jc w:val="center"/>
              <w:rPr>
                <w:rStyle w:val="IntenseEmphasis"/>
                <w:rFonts w:ascii="Aptos" w:hAnsi="Aptos"/>
              </w:rPr>
            </w:pPr>
            <w:r>
              <w:rPr>
                <w:rStyle w:val="IntenseEmphasis"/>
                <w:rFonts w:ascii="Aptos" w:hAnsi="Aptos"/>
              </w:rPr>
              <w:t>V</w:t>
            </w:r>
            <w:r>
              <w:rPr>
                <w:rStyle w:val="IntenseEmphasis"/>
              </w:rPr>
              <w:t>er</w:t>
            </w:r>
            <w:r w:rsidRPr="00845E88">
              <w:rPr>
                <w:rStyle w:val="IntenseEmphasis"/>
                <w:rFonts w:ascii="Aptos" w:hAnsi="Aptos"/>
              </w:rPr>
              <w:t xml:space="preserve"> </w:t>
            </w:r>
            <w:r w:rsidR="00694F95" w:rsidRPr="00845E88">
              <w:rPr>
                <w:rStyle w:val="IntenseEmphasis"/>
                <w:rFonts w:ascii="Aptos" w:hAnsi="Aptos"/>
              </w:rPr>
              <w:t>#</w:t>
            </w:r>
          </w:p>
        </w:tc>
      </w:tr>
      <w:tr w:rsidR="00694F95" w:rsidRPr="00845E88" w14:paraId="615A2843" w14:textId="77777777" w:rsidTr="00697CC9">
        <w:trPr>
          <w:trHeight w:val="278"/>
        </w:trPr>
        <w:tc>
          <w:tcPr>
            <w:tcW w:w="1008" w:type="dxa"/>
          </w:tcPr>
          <w:p w14:paraId="7DB8212F" w14:textId="0B73E0DB" w:rsidR="00694F95" w:rsidRPr="00845E88" w:rsidRDefault="00694F95" w:rsidP="00697CC9">
            <w:pPr>
              <w:jc w:val="center"/>
              <w:rPr>
                <w:rFonts w:ascii="Aptos" w:hAnsi="Aptos"/>
              </w:rPr>
            </w:pPr>
            <w:r w:rsidRPr="00845E88">
              <w:rPr>
                <w:rFonts w:ascii="Aptos" w:hAnsi="Aptos"/>
              </w:rPr>
              <w:t>1</w:t>
            </w:r>
          </w:p>
        </w:tc>
        <w:tc>
          <w:tcPr>
            <w:tcW w:w="7634" w:type="dxa"/>
          </w:tcPr>
          <w:p w14:paraId="1BDE11F2" w14:textId="3CF9C636" w:rsidR="00694F95" w:rsidRPr="00845E88" w:rsidRDefault="00694F95" w:rsidP="009D1A16">
            <w:pPr>
              <w:jc w:val="both"/>
              <w:rPr>
                <w:rFonts w:ascii="Aptos" w:hAnsi="Aptos"/>
              </w:rPr>
            </w:pPr>
            <w:bookmarkStart w:id="2" w:name="BRD"/>
            <w:r w:rsidRPr="00845E88">
              <w:rPr>
                <w:rFonts w:ascii="Aptos" w:hAnsi="Aptos"/>
              </w:rPr>
              <w:t>Business Requirement Document For Consent Management Under the DPDP Act, 2023</w:t>
            </w:r>
            <w:bookmarkEnd w:id="2"/>
          </w:p>
        </w:tc>
        <w:tc>
          <w:tcPr>
            <w:tcW w:w="823" w:type="dxa"/>
          </w:tcPr>
          <w:p w14:paraId="31632CC8" w14:textId="65E98F1A" w:rsidR="00694F95" w:rsidRPr="00845E88" w:rsidRDefault="00694F95" w:rsidP="00697CC9">
            <w:pPr>
              <w:jc w:val="center"/>
              <w:rPr>
                <w:rFonts w:ascii="Aptos" w:hAnsi="Aptos"/>
              </w:rPr>
            </w:pPr>
            <w:r w:rsidRPr="00845E88">
              <w:rPr>
                <w:rFonts w:ascii="Aptos" w:hAnsi="Aptos"/>
              </w:rPr>
              <w:t>1.0</w:t>
            </w:r>
          </w:p>
        </w:tc>
      </w:tr>
      <w:tr w:rsidR="00694F95" w:rsidRPr="00845E88" w14:paraId="7897EEBF" w14:textId="77777777" w:rsidTr="00697CC9">
        <w:trPr>
          <w:trHeight w:val="293"/>
        </w:trPr>
        <w:tc>
          <w:tcPr>
            <w:tcW w:w="1008" w:type="dxa"/>
          </w:tcPr>
          <w:p w14:paraId="5AC779AA" w14:textId="0D30BC3D" w:rsidR="00694F95" w:rsidRPr="00845E88" w:rsidRDefault="002D227A" w:rsidP="00697CC9">
            <w:pPr>
              <w:jc w:val="center"/>
              <w:rPr>
                <w:rFonts w:ascii="Aptos" w:hAnsi="Aptos"/>
              </w:rPr>
            </w:pPr>
            <w:r w:rsidRPr="00845E88">
              <w:rPr>
                <w:rFonts w:ascii="Aptos" w:hAnsi="Aptos"/>
              </w:rPr>
              <w:t>2</w:t>
            </w:r>
          </w:p>
        </w:tc>
        <w:tc>
          <w:tcPr>
            <w:tcW w:w="7634" w:type="dxa"/>
          </w:tcPr>
          <w:p w14:paraId="31935B1B" w14:textId="1195EC5B" w:rsidR="00694F95" w:rsidRPr="00845E88" w:rsidRDefault="00416ACD" w:rsidP="009D1A16">
            <w:pPr>
              <w:pStyle w:val="NormalWeb"/>
              <w:jc w:val="both"/>
              <w:rPr>
                <w:rFonts w:ascii="Aptos" w:hAnsi="Aptos"/>
              </w:rPr>
            </w:pPr>
            <w:r w:rsidRPr="00845E88">
              <w:rPr>
                <w:rFonts w:ascii="Aptos" w:hAnsi="Aptos"/>
              </w:rPr>
              <w:t>Jio Consent Management System High Level Architecture Document</w:t>
            </w:r>
          </w:p>
        </w:tc>
        <w:tc>
          <w:tcPr>
            <w:tcW w:w="823" w:type="dxa"/>
          </w:tcPr>
          <w:p w14:paraId="7D1AE74F" w14:textId="539A20BF" w:rsidR="00694F95" w:rsidRPr="00845E88" w:rsidRDefault="000671A0" w:rsidP="00697CC9">
            <w:pPr>
              <w:jc w:val="center"/>
              <w:rPr>
                <w:rFonts w:ascii="Aptos" w:hAnsi="Aptos"/>
              </w:rPr>
            </w:pPr>
            <w:r>
              <w:rPr>
                <w:rFonts w:ascii="Aptos" w:hAnsi="Aptos"/>
              </w:rPr>
              <w:t>2</w:t>
            </w:r>
            <w:r w:rsidR="00D305F6" w:rsidRPr="00697CC9">
              <w:rPr>
                <w:rFonts w:ascii="Aptos" w:hAnsi="Aptos"/>
              </w:rPr>
              <w:t>.0</w:t>
            </w:r>
          </w:p>
        </w:tc>
      </w:tr>
      <w:tr w:rsidR="000671A0" w:rsidRPr="00845E88" w14:paraId="5A8F6D59" w14:textId="77777777" w:rsidTr="00697CC9">
        <w:trPr>
          <w:trHeight w:val="293"/>
        </w:trPr>
        <w:tc>
          <w:tcPr>
            <w:tcW w:w="1008" w:type="dxa"/>
          </w:tcPr>
          <w:p w14:paraId="5DED2C97" w14:textId="29DA76FE" w:rsidR="000671A0" w:rsidRPr="00845E88" w:rsidRDefault="000671A0" w:rsidP="000671A0">
            <w:pPr>
              <w:jc w:val="center"/>
              <w:rPr>
                <w:rFonts w:ascii="Aptos" w:hAnsi="Aptos"/>
              </w:rPr>
            </w:pPr>
            <w:r>
              <w:rPr>
                <w:rFonts w:ascii="Aptos" w:hAnsi="Aptos"/>
              </w:rPr>
              <w:t>3.</w:t>
            </w:r>
          </w:p>
        </w:tc>
        <w:tc>
          <w:tcPr>
            <w:tcW w:w="7634" w:type="dxa"/>
          </w:tcPr>
          <w:p w14:paraId="6ED47A5D" w14:textId="2D43D713" w:rsidR="000671A0" w:rsidRPr="00845E88" w:rsidRDefault="000671A0" w:rsidP="000671A0">
            <w:pPr>
              <w:pStyle w:val="NormalWeb"/>
              <w:jc w:val="both"/>
              <w:rPr>
                <w:rFonts w:ascii="Aptos" w:hAnsi="Aptos"/>
              </w:rPr>
            </w:pPr>
            <w:r w:rsidRPr="00845E88">
              <w:rPr>
                <w:rFonts w:ascii="Aptos" w:hAnsi="Aptos"/>
              </w:rPr>
              <w:t xml:space="preserve">Jio Consent Management System </w:t>
            </w:r>
            <w:r>
              <w:rPr>
                <w:rFonts w:ascii="Aptos" w:hAnsi="Aptos"/>
              </w:rPr>
              <w:t>Detailed API Specification</w:t>
            </w:r>
            <w:r w:rsidRPr="00845E88">
              <w:rPr>
                <w:rFonts w:ascii="Aptos" w:hAnsi="Aptos"/>
              </w:rPr>
              <w:t xml:space="preserve"> Document</w:t>
            </w:r>
          </w:p>
        </w:tc>
        <w:tc>
          <w:tcPr>
            <w:tcW w:w="823" w:type="dxa"/>
          </w:tcPr>
          <w:p w14:paraId="686735FF" w14:textId="6CD7D991" w:rsidR="000671A0" w:rsidRDefault="000671A0" w:rsidP="000671A0">
            <w:pPr>
              <w:jc w:val="center"/>
              <w:rPr>
                <w:rFonts w:ascii="Aptos" w:hAnsi="Aptos"/>
              </w:rPr>
            </w:pPr>
            <w:r>
              <w:rPr>
                <w:rFonts w:ascii="Aptos" w:hAnsi="Aptos"/>
              </w:rPr>
              <w:t>2.0</w:t>
            </w:r>
          </w:p>
        </w:tc>
      </w:tr>
    </w:tbl>
    <w:p w14:paraId="199C7380" w14:textId="0C823B92" w:rsidR="00D63118" w:rsidRPr="00284CEB" w:rsidRDefault="00D63118" w:rsidP="009D1A16">
      <w:pPr>
        <w:pStyle w:val="Heading1"/>
        <w:jc w:val="both"/>
        <w:rPr>
          <w:rFonts w:ascii="Aptos" w:hAnsi="Aptos"/>
        </w:rPr>
      </w:pPr>
      <w:r w:rsidRPr="00284CEB">
        <w:rPr>
          <w:rFonts w:ascii="Aptos" w:hAnsi="Aptos"/>
        </w:rPr>
        <w:br w:type="page"/>
      </w:r>
    </w:p>
    <w:bookmarkStart w:id="3" w:name="_Toc215056479" w:displacedByCustomXml="next"/>
    <w:sdt>
      <w:sdtPr>
        <w:rPr>
          <w:rFonts w:ascii="Times New Roman" w:eastAsia="Times New Roman" w:hAnsi="Times New Roman" w:cstheme="minorHAnsi"/>
          <w:b w:val="0"/>
          <w:bCs w:val="0"/>
          <w:i/>
          <w:iCs/>
          <w:color w:val="auto"/>
          <w:sz w:val="24"/>
          <w:szCs w:val="24"/>
        </w:rPr>
        <w:id w:val="1181266106"/>
        <w:docPartObj>
          <w:docPartGallery w:val="Table of Contents"/>
          <w:docPartUnique/>
        </w:docPartObj>
      </w:sdtPr>
      <w:sdtEndPr>
        <w:rPr>
          <w:rFonts w:cs="Times New Roman"/>
          <w:i w:val="0"/>
          <w:iCs w:val="0"/>
        </w:rPr>
      </w:sdtEndPr>
      <w:sdtContent>
        <w:p w14:paraId="7B20E3D1" w14:textId="661B41E7" w:rsidR="00D63118" w:rsidRPr="00284CEB" w:rsidRDefault="3E2C08A0" w:rsidP="00FA4196">
          <w:pPr>
            <w:pStyle w:val="Heading1"/>
            <w:rPr>
              <w:rFonts w:ascii="Aptos" w:hAnsi="Aptos"/>
            </w:rPr>
          </w:pPr>
          <w:r w:rsidRPr="7B8EF941">
            <w:rPr>
              <w:rFonts w:ascii="Aptos" w:hAnsi="Aptos"/>
            </w:rPr>
            <w:t>Table of Contents</w:t>
          </w:r>
          <w:bookmarkEnd w:id="3"/>
        </w:p>
        <w:p w14:paraId="0D1414D8" w14:textId="1AC9FE04" w:rsidR="002F2048" w:rsidRDefault="001F5D67">
          <w:pPr>
            <w:pStyle w:val="TOC1"/>
            <w:rPr>
              <w:rFonts w:asciiTheme="minorHAnsi" w:eastAsiaTheme="minorEastAsia" w:hAnsiTheme="minorHAnsi" w:cstheme="minorBidi"/>
              <w:b w:val="0"/>
              <w:bCs w:val="0"/>
              <w:i w:val="0"/>
              <w:iCs w:val="0"/>
              <w:noProof/>
              <w:kern w:val="2"/>
              <w14:ligatures w14:val="standardContextual"/>
            </w:rPr>
          </w:pPr>
          <w:r>
            <w:fldChar w:fldCharType="begin"/>
          </w:r>
          <w:r w:rsidR="00947451">
            <w:instrText>TOC \o "1-3" \z \u \h</w:instrText>
          </w:r>
          <w:r>
            <w:fldChar w:fldCharType="separate"/>
          </w:r>
          <w:hyperlink w:anchor="_Toc215056477" w:history="1">
            <w:r w:rsidR="002F2048" w:rsidRPr="009842B1">
              <w:rPr>
                <w:rStyle w:val="Hyperlink"/>
                <w:rFonts w:ascii="Aptos" w:eastAsiaTheme="majorEastAsia" w:hAnsi="Aptos"/>
                <w:noProof/>
              </w:rPr>
              <w:t>Version History</w:t>
            </w:r>
            <w:r w:rsidR="002F2048">
              <w:rPr>
                <w:noProof/>
                <w:webHidden/>
              </w:rPr>
              <w:tab/>
            </w:r>
            <w:r w:rsidR="002F2048">
              <w:rPr>
                <w:noProof/>
                <w:webHidden/>
              </w:rPr>
              <w:fldChar w:fldCharType="begin"/>
            </w:r>
            <w:r w:rsidR="002F2048">
              <w:rPr>
                <w:noProof/>
                <w:webHidden/>
              </w:rPr>
              <w:instrText xml:space="preserve"> PAGEREF _Toc215056477 \h </w:instrText>
            </w:r>
            <w:r w:rsidR="002F2048">
              <w:rPr>
                <w:noProof/>
                <w:webHidden/>
              </w:rPr>
            </w:r>
            <w:r w:rsidR="002F2048">
              <w:rPr>
                <w:noProof/>
                <w:webHidden/>
              </w:rPr>
              <w:fldChar w:fldCharType="separate"/>
            </w:r>
            <w:r w:rsidR="002F2048">
              <w:rPr>
                <w:noProof/>
                <w:webHidden/>
              </w:rPr>
              <w:t>1</w:t>
            </w:r>
            <w:r w:rsidR="002F2048">
              <w:rPr>
                <w:noProof/>
                <w:webHidden/>
              </w:rPr>
              <w:fldChar w:fldCharType="end"/>
            </w:r>
          </w:hyperlink>
        </w:p>
        <w:p w14:paraId="56704D7A" w14:textId="5F7C9D58" w:rsidR="002F2048" w:rsidRDefault="00000000">
          <w:pPr>
            <w:pStyle w:val="TOC1"/>
            <w:rPr>
              <w:rFonts w:asciiTheme="minorHAnsi" w:eastAsiaTheme="minorEastAsia" w:hAnsiTheme="minorHAnsi" w:cstheme="minorBidi"/>
              <w:b w:val="0"/>
              <w:bCs w:val="0"/>
              <w:i w:val="0"/>
              <w:iCs w:val="0"/>
              <w:noProof/>
              <w:kern w:val="2"/>
              <w14:ligatures w14:val="standardContextual"/>
            </w:rPr>
          </w:pPr>
          <w:hyperlink w:anchor="_Toc215056478" w:history="1">
            <w:r w:rsidR="002F2048" w:rsidRPr="009842B1">
              <w:rPr>
                <w:rStyle w:val="Hyperlink"/>
                <w:rFonts w:ascii="Aptos" w:eastAsiaTheme="majorEastAsia" w:hAnsi="Aptos"/>
                <w:noProof/>
              </w:rPr>
              <w:t>References</w:t>
            </w:r>
            <w:r w:rsidR="002F2048">
              <w:rPr>
                <w:noProof/>
                <w:webHidden/>
              </w:rPr>
              <w:tab/>
            </w:r>
            <w:r w:rsidR="002F2048">
              <w:rPr>
                <w:noProof/>
                <w:webHidden/>
              </w:rPr>
              <w:fldChar w:fldCharType="begin"/>
            </w:r>
            <w:r w:rsidR="002F2048">
              <w:rPr>
                <w:noProof/>
                <w:webHidden/>
              </w:rPr>
              <w:instrText xml:space="preserve"> PAGEREF _Toc215056478 \h </w:instrText>
            </w:r>
            <w:r w:rsidR="002F2048">
              <w:rPr>
                <w:noProof/>
                <w:webHidden/>
              </w:rPr>
            </w:r>
            <w:r w:rsidR="002F2048">
              <w:rPr>
                <w:noProof/>
                <w:webHidden/>
              </w:rPr>
              <w:fldChar w:fldCharType="separate"/>
            </w:r>
            <w:r w:rsidR="002F2048">
              <w:rPr>
                <w:noProof/>
                <w:webHidden/>
              </w:rPr>
              <w:t>2</w:t>
            </w:r>
            <w:r w:rsidR="002F2048">
              <w:rPr>
                <w:noProof/>
                <w:webHidden/>
              </w:rPr>
              <w:fldChar w:fldCharType="end"/>
            </w:r>
          </w:hyperlink>
        </w:p>
        <w:p w14:paraId="2D592534" w14:textId="36156B55" w:rsidR="002F2048" w:rsidRDefault="00000000">
          <w:pPr>
            <w:pStyle w:val="TOC1"/>
            <w:rPr>
              <w:rFonts w:asciiTheme="minorHAnsi" w:eastAsiaTheme="minorEastAsia" w:hAnsiTheme="minorHAnsi" w:cstheme="minorBidi"/>
              <w:b w:val="0"/>
              <w:bCs w:val="0"/>
              <w:i w:val="0"/>
              <w:iCs w:val="0"/>
              <w:noProof/>
              <w:kern w:val="2"/>
              <w14:ligatures w14:val="standardContextual"/>
            </w:rPr>
          </w:pPr>
          <w:hyperlink w:anchor="_Toc215056479" w:history="1">
            <w:r w:rsidR="002F2048" w:rsidRPr="009842B1">
              <w:rPr>
                <w:rStyle w:val="Hyperlink"/>
                <w:rFonts w:ascii="Aptos" w:eastAsiaTheme="majorEastAsia" w:hAnsi="Aptos"/>
                <w:noProof/>
              </w:rPr>
              <w:t>Table of Contents</w:t>
            </w:r>
            <w:r w:rsidR="002F2048">
              <w:rPr>
                <w:noProof/>
                <w:webHidden/>
              </w:rPr>
              <w:tab/>
            </w:r>
            <w:r w:rsidR="002F2048">
              <w:rPr>
                <w:noProof/>
                <w:webHidden/>
              </w:rPr>
              <w:fldChar w:fldCharType="begin"/>
            </w:r>
            <w:r w:rsidR="002F2048">
              <w:rPr>
                <w:noProof/>
                <w:webHidden/>
              </w:rPr>
              <w:instrText xml:space="preserve"> PAGEREF _Toc215056479 \h </w:instrText>
            </w:r>
            <w:r w:rsidR="002F2048">
              <w:rPr>
                <w:noProof/>
                <w:webHidden/>
              </w:rPr>
            </w:r>
            <w:r w:rsidR="002F2048">
              <w:rPr>
                <w:noProof/>
                <w:webHidden/>
              </w:rPr>
              <w:fldChar w:fldCharType="separate"/>
            </w:r>
            <w:r w:rsidR="002F2048">
              <w:rPr>
                <w:noProof/>
                <w:webHidden/>
              </w:rPr>
              <w:t>3</w:t>
            </w:r>
            <w:r w:rsidR="002F2048">
              <w:rPr>
                <w:noProof/>
                <w:webHidden/>
              </w:rPr>
              <w:fldChar w:fldCharType="end"/>
            </w:r>
          </w:hyperlink>
        </w:p>
        <w:p w14:paraId="4FF4F43C" w14:textId="1D6187E7"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480" w:history="1">
            <w:r w:rsidR="002F2048" w:rsidRPr="009842B1">
              <w:rPr>
                <w:rStyle w:val="Hyperlink"/>
                <w:rFonts w:ascii="Aptos" w:eastAsiaTheme="majorEastAsia" w:hAnsi="Aptos"/>
                <w:noProof/>
              </w:rPr>
              <w:t>1.</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Introduction</w:t>
            </w:r>
            <w:r w:rsidR="002F2048">
              <w:rPr>
                <w:noProof/>
                <w:webHidden/>
              </w:rPr>
              <w:tab/>
            </w:r>
            <w:r w:rsidR="002F2048">
              <w:rPr>
                <w:noProof/>
                <w:webHidden/>
              </w:rPr>
              <w:fldChar w:fldCharType="begin"/>
            </w:r>
            <w:r w:rsidR="002F2048">
              <w:rPr>
                <w:noProof/>
                <w:webHidden/>
              </w:rPr>
              <w:instrText xml:space="preserve"> PAGEREF _Toc215056480 \h </w:instrText>
            </w:r>
            <w:r w:rsidR="002F2048">
              <w:rPr>
                <w:noProof/>
                <w:webHidden/>
              </w:rPr>
            </w:r>
            <w:r w:rsidR="002F2048">
              <w:rPr>
                <w:noProof/>
                <w:webHidden/>
              </w:rPr>
              <w:fldChar w:fldCharType="separate"/>
            </w:r>
            <w:r w:rsidR="002F2048">
              <w:rPr>
                <w:noProof/>
                <w:webHidden/>
              </w:rPr>
              <w:t>5</w:t>
            </w:r>
            <w:r w:rsidR="002F2048">
              <w:rPr>
                <w:noProof/>
                <w:webHidden/>
              </w:rPr>
              <w:fldChar w:fldCharType="end"/>
            </w:r>
          </w:hyperlink>
        </w:p>
        <w:p w14:paraId="034A926B" w14:textId="1C4AA7F4"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481" w:history="1">
            <w:r w:rsidR="002F2048" w:rsidRPr="009842B1">
              <w:rPr>
                <w:rStyle w:val="Hyperlink"/>
                <w:rFonts w:ascii="Aptos" w:eastAsiaTheme="majorEastAsia" w:hAnsi="Aptos"/>
                <w:noProof/>
              </w:rPr>
              <w:t>2.</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Scope of Testing</w:t>
            </w:r>
            <w:r w:rsidR="002F2048">
              <w:rPr>
                <w:noProof/>
                <w:webHidden/>
              </w:rPr>
              <w:tab/>
            </w:r>
            <w:r w:rsidR="002F2048">
              <w:rPr>
                <w:noProof/>
                <w:webHidden/>
              </w:rPr>
              <w:fldChar w:fldCharType="begin"/>
            </w:r>
            <w:r w:rsidR="002F2048">
              <w:rPr>
                <w:noProof/>
                <w:webHidden/>
              </w:rPr>
              <w:instrText xml:space="preserve"> PAGEREF _Toc215056481 \h </w:instrText>
            </w:r>
            <w:r w:rsidR="002F2048">
              <w:rPr>
                <w:noProof/>
                <w:webHidden/>
              </w:rPr>
            </w:r>
            <w:r w:rsidR="002F2048">
              <w:rPr>
                <w:noProof/>
                <w:webHidden/>
              </w:rPr>
              <w:fldChar w:fldCharType="separate"/>
            </w:r>
            <w:r w:rsidR="002F2048">
              <w:rPr>
                <w:noProof/>
                <w:webHidden/>
              </w:rPr>
              <w:t>6</w:t>
            </w:r>
            <w:r w:rsidR="002F2048">
              <w:rPr>
                <w:noProof/>
                <w:webHidden/>
              </w:rPr>
              <w:fldChar w:fldCharType="end"/>
            </w:r>
          </w:hyperlink>
        </w:p>
        <w:p w14:paraId="5EDFC692" w14:textId="6A43BE36"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482" w:history="1">
            <w:r w:rsidR="002F2048" w:rsidRPr="009842B1">
              <w:rPr>
                <w:rStyle w:val="Hyperlink"/>
                <w:rFonts w:ascii="Aptos" w:eastAsiaTheme="majorEastAsia" w:hAnsi="Aptos"/>
                <w:noProof/>
              </w:rPr>
              <w:t>3.</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Solution Description</w:t>
            </w:r>
            <w:r w:rsidR="002F2048">
              <w:rPr>
                <w:noProof/>
                <w:webHidden/>
              </w:rPr>
              <w:tab/>
            </w:r>
            <w:r w:rsidR="002F2048">
              <w:rPr>
                <w:noProof/>
                <w:webHidden/>
              </w:rPr>
              <w:fldChar w:fldCharType="begin"/>
            </w:r>
            <w:r w:rsidR="002F2048">
              <w:rPr>
                <w:noProof/>
                <w:webHidden/>
              </w:rPr>
              <w:instrText xml:space="preserve"> PAGEREF _Toc215056482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49D1B59E" w14:textId="7AB99B9A"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3" w:history="1">
            <w:r w:rsidR="002F2048" w:rsidRPr="009842B1">
              <w:rPr>
                <w:rStyle w:val="Hyperlink"/>
                <w:rFonts w:eastAsiaTheme="majorEastAsia"/>
                <w:noProof/>
              </w:rPr>
              <w:t>3.1</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Consent Management</w:t>
            </w:r>
            <w:r w:rsidR="002F2048">
              <w:rPr>
                <w:noProof/>
                <w:webHidden/>
              </w:rPr>
              <w:tab/>
            </w:r>
            <w:r w:rsidR="002F2048">
              <w:rPr>
                <w:noProof/>
                <w:webHidden/>
              </w:rPr>
              <w:fldChar w:fldCharType="begin"/>
            </w:r>
            <w:r w:rsidR="002F2048">
              <w:rPr>
                <w:noProof/>
                <w:webHidden/>
              </w:rPr>
              <w:instrText xml:space="preserve"> PAGEREF _Toc215056483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0D31526E" w14:textId="427F94D2"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4" w:history="1">
            <w:r w:rsidR="002F2048" w:rsidRPr="009842B1">
              <w:rPr>
                <w:rStyle w:val="Hyperlink"/>
                <w:noProof/>
              </w:rPr>
              <w:t>3.2</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Cookie Preference Management</w:t>
            </w:r>
            <w:r w:rsidR="002F2048">
              <w:rPr>
                <w:noProof/>
                <w:webHidden/>
              </w:rPr>
              <w:tab/>
            </w:r>
            <w:r w:rsidR="002F2048">
              <w:rPr>
                <w:noProof/>
                <w:webHidden/>
              </w:rPr>
              <w:fldChar w:fldCharType="begin"/>
            </w:r>
            <w:r w:rsidR="002F2048">
              <w:rPr>
                <w:noProof/>
                <w:webHidden/>
              </w:rPr>
              <w:instrText xml:space="preserve"> PAGEREF _Toc215056484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38340C3F" w14:textId="32A40AFF"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5" w:history="1">
            <w:r w:rsidR="002F2048" w:rsidRPr="009842B1">
              <w:rPr>
                <w:rStyle w:val="Hyperlink"/>
                <w:noProof/>
              </w:rPr>
              <w:t>3.3</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Grievance &amp; Rights Management</w:t>
            </w:r>
            <w:r w:rsidR="002F2048">
              <w:rPr>
                <w:noProof/>
                <w:webHidden/>
              </w:rPr>
              <w:tab/>
            </w:r>
            <w:r w:rsidR="002F2048">
              <w:rPr>
                <w:noProof/>
                <w:webHidden/>
              </w:rPr>
              <w:fldChar w:fldCharType="begin"/>
            </w:r>
            <w:r w:rsidR="002F2048">
              <w:rPr>
                <w:noProof/>
                <w:webHidden/>
              </w:rPr>
              <w:instrText xml:space="preserve"> PAGEREF _Toc215056485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3FC68EE6" w14:textId="7258F9B4"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6" w:history="1">
            <w:r w:rsidR="002F2048" w:rsidRPr="009842B1">
              <w:rPr>
                <w:rStyle w:val="Hyperlink"/>
                <w:noProof/>
              </w:rPr>
              <w:t>3.4</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Notification &amp; Communication</w:t>
            </w:r>
            <w:r w:rsidR="002F2048">
              <w:rPr>
                <w:noProof/>
                <w:webHidden/>
              </w:rPr>
              <w:tab/>
            </w:r>
            <w:r w:rsidR="002F2048">
              <w:rPr>
                <w:noProof/>
                <w:webHidden/>
              </w:rPr>
              <w:fldChar w:fldCharType="begin"/>
            </w:r>
            <w:r w:rsidR="002F2048">
              <w:rPr>
                <w:noProof/>
                <w:webHidden/>
              </w:rPr>
              <w:instrText xml:space="preserve"> PAGEREF _Toc215056486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3F64E85E" w14:textId="14774246"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7" w:history="1">
            <w:r w:rsidR="002F2048" w:rsidRPr="009842B1">
              <w:rPr>
                <w:rStyle w:val="Hyperlink"/>
                <w:noProof/>
              </w:rPr>
              <w:t>3.5</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Audit &amp; Compliance</w:t>
            </w:r>
            <w:r w:rsidR="002F2048">
              <w:rPr>
                <w:noProof/>
                <w:webHidden/>
              </w:rPr>
              <w:tab/>
            </w:r>
            <w:r w:rsidR="002F2048">
              <w:rPr>
                <w:noProof/>
                <w:webHidden/>
              </w:rPr>
              <w:fldChar w:fldCharType="begin"/>
            </w:r>
            <w:r w:rsidR="002F2048">
              <w:rPr>
                <w:noProof/>
                <w:webHidden/>
              </w:rPr>
              <w:instrText xml:space="preserve"> PAGEREF _Toc215056487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1D333DAF" w14:textId="177C20F1"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8" w:history="1">
            <w:r w:rsidR="002F2048" w:rsidRPr="009842B1">
              <w:rPr>
                <w:rStyle w:val="Hyperlink"/>
                <w:noProof/>
              </w:rPr>
              <w:t>3.6</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CMS Portal &amp; Admin Console</w:t>
            </w:r>
            <w:r w:rsidR="002F2048">
              <w:rPr>
                <w:noProof/>
                <w:webHidden/>
              </w:rPr>
              <w:tab/>
            </w:r>
            <w:r w:rsidR="002F2048">
              <w:rPr>
                <w:noProof/>
                <w:webHidden/>
              </w:rPr>
              <w:fldChar w:fldCharType="begin"/>
            </w:r>
            <w:r w:rsidR="002F2048">
              <w:rPr>
                <w:noProof/>
                <w:webHidden/>
              </w:rPr>
              <w:instrText xml:space="preserve"> PAGEREF _Toc215056488 \h </w:instrText>
            </w:r>
            <w:r w:rsidR="002F2048">
              <w:rPr>
                <w:noProof/>
                <w:webHidden/>
              </w:rPr>
            </w:r>
            <w:r w:rsidR="002F2048">
              <w:rPr>
                <w:noProof/>
                <w:webHidden/>
              </w:rPr>
              <w:fldChar w:fldCharType="separate"/>
            </w:r>
            <w:r w:rsidR="002F2048">
              <w:rPr>
                <w:noProof/>
                <w:webHidden/>
              </w:rPr>
              <w:t>7</w:t>
            </w:r>
            <w:r w:rsidR="002F2048">
              <w:rPr>
                <w:noProof/>
                <w:webHidden/>
              </w:rPr>
              <w:fldChar w:fldCharType="end"/>
            </w:r>
          </w:hyperlink>
        </w:p>
        <w:p w14:paraId="51D22CC1" w14:textId="3C4364DD"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89" w:history="1">
            <w:r w:rsidR="002F2048" w:rsidRPr="009842B1">
              <w:rPr>
                <w:rStyle w:val="Hyperlink"/>
                <w:noProof/>
              </w:rPr>
              <w:t>3.7</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Identity, Access &amp; RBAC</w:t>
            </w:r>
            <w:r w:rsidR="002F2048">
              <w:rPr>
                <w:noProof/>
                <w:webHidden/>
              </w:rPr>
              <w:tab/>
            </w:r>
            <w:r w:rsidR="002F2048">
              <w:rPr>
                <w:noProof/>
                <w:webHidden/>
              </w:rPr>
              <w:fldChar w:fldCharType="begin"/>
            </w:r>
            <w:r w:rsidR="002F2048">
              <w:rPr>
                <w:noProof/>
                <w:webHidden/>
              </w:rPr>
              <w:instrText xml:space="preserve"> PAGEREF _Toc215056489 \h </w:instrText>
            </w:r>
            <w:r w:rsidR="002F2048">
              <w:rPr>
                <w:noProof/>
                <w:webHidden/>
              </w:rPr>
            </w:r>
            <w:r w:rsidR="002F2048">
              <w:rPr>
                <w:noProof/>
                <w:webHidden/>
              </w:rPr>
              <w:fldChar w:fldCharType="separate"/>
            </w:r>
            <w:r w:rsidR="002F2048">
              <w:rPr>
                <w:noProof/>
                <w:webHidden/>
              </w:rPr>
              <w:t>8</w:t>
            </w:r>
            <w:r w:rsidR="002F2048">
              <w:rPr>
                <w:noProof/>
                <w:webHidden/>
              </w:rPr>
              <w:fldChar w:fldCharType="end"/>
            </w:r>
          </w:hyperlink>
        </w:p>
        <w:p w14:paraId="070BBB36" w14:textId="4FD1ED5F"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0" w:history="1">
            <w:r w:rsidR="002F2048" w:rsidRPr="009842B1">
              <w:rPr>
                <w:rStyle w:val="Hyperlink"/>
                <w:noProof/>
              </w:rPr>
              <w:t>3.8</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Integration Framework</w:t>
            </w:r>
            <w:r w:rsidR="002F2048">
              <w:rPr>
                <w:noProof/>
                <w:webHidden/>
              </w:rPr>
              <w:tab/>
            </w:r>
            <w:r w:rsidR="002F2048">
              <w:rPr>
                <w:noProof/>
                <w:webHidden/>
              </w:rPr>
              <w:fldChar w:fldCharType="begin"/>
            </w:r>
            <w:r w:rsidR="002F2048">
              <w:rPr>
                <w:noProof/>
                <w:webHidden/>
              </w:rPr>
              <w:instrText xml:space="preserve"> PAGEREF _Toc215056490 \h </w:instrText>
            </w:r>
            <w:r w:rsidR="002F2048">
              <w:rPr>
                <w:noProof/>
                <w:webHidden/>
              </w:rPr>
            </w:r>
            <w:r w:rsidR="002F2048">
              <w:rPr>
                <w:noProof/>
                <w:webHidden/>
              </w:rPr>
              <w:fldChar w:fldCharType="separate"/>
            </w:r>
            <w:r w:rsidR="002F2048">
              <w:rPr>
                <w:noProof/>
                <w:webHidden/>
              </w:rPr>
              <w:t>8</w:t>
            </w:r>
            <w:r w:rsidR="002F2048">
              <w:rPr>
                <w:noProof/>
                <w:webHidden/>
              </w:rPr>
              <w:fldChar w:fldCharType="end"/>
            </w:r>
          </w:hyperlink>
        </w:p>
        <w:p w14:paraId="6819CAF3" w14:textId="254109A2"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1" w:history="1">
            <w:r w:rsidR="002F2048" w:rsidRPr="009842B1">
              <w:rPr>
                <w:rStyle w:val="Hyperlink"/>
                <w:noProof/>
              </w:rPr>
              <w:t>3.9</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Cross-Cutting Platform Services</w:t>
            </w:r>
            <w:r w:rsidR="002F2048">
              <w:rPr>
                <w:noProof/>
                <w:webHidden/>
              </w:rPr>
              <w:tab/>
            </w:r>
            <w:r w:rsidR="002F2048">
              <w:rPr>
                <w:noProof/>
                <w:webHidden/>
              </w:rPr>
              <w:fldChar w:fldCharType="begin"/>
            </w:r>
            <w:r w:rsidR="002F2048">
              <w:rPr>
                <w:noProof/>
                <w:webHidden/>
              </w:rPr>
              <w:instrText xml:space="preserve"> PAGEREF _Toc215056491 \h </w:instrText>
            </w:r>
            <w:r w:rsidR="002F2048">
              <w:rPr>
                <w:noProof/>
                <w:webHidden/>
              </w:rPr>
            </w:r>
            <w:r w:rsidR="002F2048">
              <w:rPr>
                <w:noProof/>
                <w:webHidden/>
              </w:rPr>
              <w:fldChar w:fldCharType="separate"/>
            </w:r>
            <w:r w:rsidR="002F2048">
              <w:rPr>
                <w:noProof/>
                <w:webHidden/>
              </w:rPr>
              <w:t>8</w:t>
            </w:r>
            <w:r w:rsidR="002F2048">
              <w:rPr>
                <w:noProof/>
                <w:webHidden/>
              </w:rPr>
              <w:fldChar w:fldCharType="end"/>
            </w:r>
          </w:hyperlink>
        </w:p>
        <w:p w14:paraId="408BBF4B" w14:textId="7C5DB026"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492" w:history="1">
            <w:r w:rsidR="002F2048" w:rsidRPr="009842B1">
              <w:rPr>
                <w:rStyle w:val="Hyperlink"/>
                <w:rFonts w:ascii="Aptos" w:eastAsiaTheme="majorEastAsia" w:hAnsi="Aptos"/>
                <w:noProof/>
              </w:rPr>
              <w:t>4.</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Test Strategy</w:t>
            </w:r>
            <w:r w:rsidR="002F2048">
              <w:rPr>
                <w:noProof/>
                <w:webHidden/>
              </w:rPr>
              <w:tab/>
            </w:r>
            <w:r w:rsidR="002F2048">
              <w:rPr>
                <w:noProof/>
                <w:webHidden/>
              </w:rPr>
              <w:fldChar w:fldCharType="begin"/>
            </w:r>
            <w:r w:rsidR="002F2048">
              <w:rPr>
                <w:noProof/>
                <w:webHidden/>
              </w:rPr>
              <w:instrText xml:space="preserve"> PAGEREF _Toc215056492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4C36731E" w14:textId="50810EB7"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3" w:history="1">
            <w:r w:rsidR="002F2048" w:rsidRPr="009842B1">
              <w:rPr>
                <w:rStyle w:val="Hyperlink"/>
                <w:rFonts w:ascii="Aptos" w:eastAsiaTheme="majorEastAsia" w:hAnsi="Aptos"/>
                <w:noProof/>
              </w:rPr>
              <w:t>4.1</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System Testing</w:t>
            </w:r>
            <w:r w:rsidR="002F2048">
              <w:rPr>
                <w:noProof/>
                <w:webHidden/>
              </w:rPr>
              <w:tab/>
            </w:r>
            <w:r w:rsidR="002F2048">
              <w:rPr>
                <w:noProof/>
                <w:webHidden/>
              </w:rPr>
              <w:fldChar w:fldCharType="begin"/>
            </w:r>
            <w:r w:rsidR="002F2048">
              <w:rPr>
                <w:noProof/>
                <w:webHidden/>
              </w:rPr>
              <w:instrText xml:space="preserve"> PAGEREF _Toc215056493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5FEB1BB1" w14:textId="769C0C42" w:rsidR="002F2048" w:rsidRDefault="00000000">
          <w:pPr>
            <w:pStyle w:val="TOC3"/>
            <w:tabs>
              <w:tab w:val="left" w:pos="1200"/>
              <w:tab w:val="right" w:leader="dot" w:pos="9346"/>
            </w:tabs>
            <w:rPr>
              <w:rFonts w:asciiTheme="minorHAnsi" w:eastAsiaTheme="minorEastAsia" w:hAnsiTheme="minorHAnsi" w:cstheme="minorBidi"/>
              <w:noProof/>
              <w:kern w:val="2"/>
              <w14:ligatures w14:val="standardContextual"/>
            </w:rPr>
          </w:pPr>
          <w:hyperlink w:anchor="_Toc215056494" w:history="1">
            <w:r w:rsidR="002F2048" w:rsidRPr="009842B1">
              <w:rPr>
                <w:rStyle w:val="Hyperlink"/>
                <w:rFonts w:ascii="Aptos" w:eastAsiaTheme="majorEastAsia" w:hAnsi="Aptos"/>
                <w:noProof/>
              </w:rPr>
              <w:t>4.1.1</w:t>
            </w:r>
            <w:r w:rsidR="002F2048">
              <w:rPr>
                <w:rFonts w:asciiTheme="minorHAnsi" w:eastAsiaTheme="minorEastAsia" w:hAnsiTheme="minorHAnsi" w:cstheme="minorBidi"/>
                <w:noProof/>
                <w:kern w:val="2"/>
                <w14:ligatures w14:val="standardContextual"/>
              </w:rPr>
              <w:tab/>
            </w:r>
            <w:r w:rsidR="002F2048" w:rsidRPr="009842B1">
              <w:rPr>
                <w:rStyle w:val="Hyperlink"/>
                <w:rFonts w:ascii="Aptos" w:eastAsiaTheme="majorEastAsia" w:hAnsi="Aptos"/>
                <w:noProof/>
              </w:rPr>
              <w:t>Feature Testing</w:t>
            </w:r>
            <w:r w:rsidR="002F2048">
              <w:rPr>
                <w:noProof/>
                <w:webHidden/>
              </w:rPr>
              <w:tab/>
            </w:r>
            <w:r w:rsidR="002F2048">
              <w:rPr>
                <w:noProof/>
                <w:webHidden/>
              </w:rPr>
              <w:fldChar w:fldCharType="begin"/>
            </w:r>
            <w:r w:rsidR="002F2048">
              <w:rPr>
                <w:noProof/>
                <w:webHidden/>
              </w:rPr>
              <w:instrText xml:space="preserve"> PAGEREF _Toc215056494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59922E50" w14:textId="09043B3D" w:rsidR="002F2048" w:rsidRDefault="00000000">
          <w:pPr>
            <w:pStyle w:val="TOC3"/>
            <w:tabs>
              <w:tab w:val="left" w:pos="1200"/>
              <w:tab w:val="right" w:leader="dot" w:pos="9346"/>
            </w:tabs>
            <w:rPr>
              <w:rFonts w:asciiTheme="minorHAnsi" w:eastAsiaTheme="minorEastAsia" w:hAnsiTheme="minorHAnsi" w:cstheme="minorBidi"/>
              <w:noProof/>
              <w:kern w:val="2"/>
              <w14:ligatures w14:val="standardContextual"/>
            </w:rPr>
          </w:pPr>
          <w:hyperlink w:anchor="_Toc215056495" w:history="1">
            <w:r w:rsidR="002F2048" w:rsidRPr="009842B1">
              <w:rPr>
                <w:rStyle w:val="Hyperlink"/>
                <w:rFonts w:ascii="Aptos" w:eastAsiaTheme="majorEastAsia" w:hAnsi="Aptos"/>
                <w:noProof/>
              </w:rPr>
              <w:t>4.1.2</w:t>
            </w:r>
            <w:r w:rsidR="002F2048">
              <w:rPr>
                <w:rFonts w:asciiTheme="minorHAnsi" w:eastAsiaTheme="minorEastAsia" w:hAnsiTheme="minorHAnsi" w:cstheme="minorBidi"/>
                <w:noProof/>
                <w:kern w:val="2"/>
                <w14:ligatures w14:val="standardContextual"/>
              </w:rPr>
              <w:tab/>
            </w:r>
            <w:r w:rsidR="002F2048" w:rsidRPr="009842B1">
              <w:rPr>
                <w:rStyle w:val="Hyperlink"/>
                <w:rFonts w:ascii="Aptos" w:eastAsiaTheme="majorEastAsia" w:hAnsi="Aptos"/>
                <w:noProof/>
              </w:rPr>
              <w:t>Integration Testing</w:t>
            </w:r>
            <w:r w:rsidR="002F2048">
              <w:rPr>
                <w:noProof/>
                <w:webHidden/>
              </w:rPr>
              <w:tab/>
            </w:r>
            <w:r w:rsidR="002F2048">
              <w:rPr>
                <w:noProof/>
                <w:webHidden/>
              </w:rPr>
              <w:fldChar w:fldCharType="begin"/>
            </w:r>
            <w:r w:rsidR="002F2048">
              <w:rPr>
                <w:noProof/>
                <w:webHidden/>
              </w:rPr>
              <w:instrText xml:space="preserve"> PAGEREF _Toc215056495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5807AB2C" w14:textId="58068AB4"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6" w:history="1">
            <w:r w:rsidR="002F2048" w:rsidRPr="009842B1">
              <w:rPr>
                <w:rStyle w:val="Hyperlink"/>
                <w:rFonts w:ascii="Aptos" w:eastAsiaTheme="majorEastAsia" w:hAnsi="Aptos"/>
                <w:noProof/>
              </w:rPr>
              <w:t>4.2</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Performance Testing</w:t>
            </w:r>
            <w:r w:rsidR="002F2048">
              <w:rPr>
                <w:noProof/>
                <w:webHidden/>
              </w:rPr>
              <w:tab/>
            </w:r>
            <w:r w:rsidR="002F2048">
              <w:rPr>
                <w:noProof/>
                <w:webHidden/>
              </w:rPr>
              <w:fldChar w:fldCharType="begin"/>
            </w:r>
            <w:r w:rsidR="002F2048">
              <w:rPr>
                <w:noProof/>
                <w:webHidden/>
              </w:rPr>
              <w:instrText xml:space="preserve"> PAGEREF _Toc215056496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393E9758" w14:textId="7E43B2CB"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7" w:history="1">
            <w:r w:rsidR="002F2048" w:rsidRPr="009842B1">
              <w:rPr>
                <w:rStyle w:val="Hyperlink"/>
                <w:rFonts w:ascii="Aptos" w:eastAsiaTheme="majorEastAsia" w:hAnsi="Aptos"/>
                <w:noProof/>
              </w:rPr>
              <w:t>4.3</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End to End Testing (E2E)</w:t>
            </w:r>
            <w:r w:rsidR="002F2048">
              <w:rPr>
                <w:noProof/>
                <w:webHidden/>
              </w:rPr>
              <w:tab/>
            </w:r>
            <w:r w:rsidR="002F2048">
              <w:rPr>
                <w:noProof/>
                <w:webHidden/>
              </w:rPr>
              <w:fldChar w:fldCharType="begin"/>
            </w:r>
            <w:r w:rsidR="002F2048">
              <w:rPr>
                <w:noProof/>
                <w:webHidden/>
              </w:rPr>
              <w:instrText xml:space="preserve"> PAGEREF _Toc215056497 \h </w:instrText>
            </w:r>
            <w:r w:rsidR="002F2048">
              <w:rPr>
                <w:noProof/>
                <w:webHidden/>
              </w:rPr>
            </w:r>
            <w:r w:rsidR="002F2048">
              <w:rPr>
                <w:noProof/>
                <w:webHidden/>
              </w:rPr>
              <w:fldChar w:fldCharType="separate"/>
            </w:r>
            <w:r w:rsidR="002F2048">
              <w:rPr>
                <w:noProof/>
                <w:webHidden/>
              </w:rPr>
              <w:t>9</w:t>
            </w:r>
            <w:r w:rsidR="002F2048">
              <w:rPr>
                <w:noProof/>
                <w:webHidden/>
              </w:rPr>
              <w:fldChar w:fldCharType="end"/>
            </w:r>
          </w:hyperlink>
        </w:p>
        <w:p w14:paraId="3140D513" w14:textId="54228497"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8" w:history="1">
            <w:r w:rsidR="002F2048" w:rsidRPr="009842B1">
              <w:rPr>
                <w:rStyle w:val="Hyperlink"/>
                <w:rFonts w:ascii="Aptos" w:eastAsiaTheme="majorEastAsia" w:hAnsi="Aptos"/>
                <w:noProof/>
              </w:rPr>
              <w:t>4.4</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Regression Testing</w:t>
            </w:r>
            <w:r w:rsidR="002F2048">
              <w:rPr>
                <w:noProof/>
                <w:webHidden/>
              </w:rPr>
              <w:tab/>
            </w:r>
            <w:r w:rsidR="002F2048">
              <w:rPr>
                <w:noProof/>
                <w:webHidden/>
              </w:rPr>
              <w:fldChar w:fldCharType="begin"/>
            </w:r>
            <w:r w:rsidR="002F2048">
              <w:rPr>
                <w:noProof/>
                <w:webHidden/>
              </w:rPr>
              <w:instrText xml:space="preserve"> PAGEREF _Toc215056498 \h </w:instrText>
            </w:r>
            <w:r w:rsidR="002F2048">
              <w:rPr>
                <w:noProof/>
                <w:webHidden/>
              </w:rPr>
            </w:r>
            <w:r w:rsidR="002F2048">
              <w:rPr>
                <w:noProof/>
                <w:webHidden/>
              </w:rPr>
              <w:fldChar w:fldCharType="separate"/>
            </w:r>
            <w:r w:rsidR="002F2048">
              <w:rPr>
                <w:noProof/>
                <w:webHidden/>
              </w:rPr>
              <w:t>10</w:t>
            </w:r>
            <w:r w:rsidR="002F2048">
              <w:rPr>
                <w:noProof/>
                <w:webHidden/>
              </w:rPr>
              <w:fldChar w:fldCharType="end"/>
            </w:r>
          </w:hyperlink>
        </w:p>
        <w:p w14:paraId="1F3B0608" w14:textId="42636C34"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499" w:history="1">
            <w:r w:rsidR="002F2048" w:rsidRPr="009842B1">
              <w:rPr>
                <w:rStyle w:val="Hyperlink"/>
                <w:rFonts w:ascii="Aptos" w:eastAsiaTheme="majorEastAsia" w:hAnsi="Aptos"/>
                <w:noProof/>
              </w:rPr>
              <w:t>4.5</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Security Layers and Data Privacy Considerations Testing</w:t>
            </w:r>
            <w:r w:rsidR="002F2048">
              <w:rPr>
                <w:noProof/>
                <w:webHidden/>
              </w:rPr>
              <w:tab/>
            </w:r>
            <w:r w:rsidR="002F2048">
              <w:rPr>
                <w:noProof/>
                <w:webHidden/>
              </w:rPr>
              <w:fldChar w:fldCharType="begin"/>
            </w:r>
            <w:r w:rsidR="002F2048">
              <w:rPr>
                <w:noProof/>
                <w:webHidden/>
              </w:rPr>
              <w:instrText xml:space="preserve"> PAGEREF _Toc215056499 \h </w:instrText>
            </w:r>
            <w:r w:rsidR="002F2048">
              <w:rPr>
                <w:noProof/>
                <w:webHidden/>
              </w:rPr>
            </w:r>
            <w:r w:rsidR="002F2048">
              <w:rPr>
                <w:noProof/>
                <w:webHidden/>
              </w:rPr>
              <w:fldChar w:fldCharType="separate"/>
            </w:r>
            <w:r w:rsidR="002F2048">
              <w:rPr>
                <w:noProof/>
                <w:webHidden/>
              </w:rPr>
              <w:t>10</w:t>
            </w:r>
            <w:r w:rsidR="002F2048">
              <w:rPr>
                <w:noProof/>
                <w:webHidden/>
              </w:rPr>
              <w:fldChar w:fldCharType="end"/>
            </w:r>
          </w:hyperlink>
        </w:p>
        <w:p w14:paraId="3663295D" w14:textId="00C61B8C"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500" w:history="1">
            <w:r w:rsidR="002F2048" w:rsidRPr="009842B1">
              <w:rPr>
                <w:rStyle w:val="Hyperlink"/>
                <w:rFonts w:ascii="Aptos" w:eastAsiaTheme="majorEastAsia" w:hAnsi="Aptos"/>
                <w:noProof/>
              </w:rPr>
              <w:t>5.</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Test Execution and Result Documentation</w:t>
            </w:r>
            <w:r w:rsidR="002F2048">
              <w:rPr>
                <w:noProof/>
                <w:webHidden/>
              </w:rPr>
              <w:tab/>
            </w:r>
            <w:r w:rsidR="002F2048">
              <w:rPr>
                <w:noProof/>
                <w:webHidden/>
              </w:rPr>
              <w:fldChar w:fldCharType="begin"/>
            </w:r>
            <w:r w:rsidR="002F2048">
              <w:rPr>
                <w:noProof/>
                <w:webHidden/>
              </w:rPr>
              <w:instrText xml:space="preserve"> PAGEREF _Toc215056500 \h </w:instrText>
            </w:r>
            <w:r w:rsidR="002F2048">
              <w:rPr>
                <w:noProof/>
                <w:webHidden/>
              </w:rPr>
            </w:r>
            <w:r w:rsidR="002F2048">
              <w:rPr>
                <w:noProof/>
                <w:webHidden/>
              </w:rPr>
              <w:fldChar w:fldCharType="separate"/>
            </w:r>
            <w:r w:rsidR="002F2048">
              <w:rPr>
                <w:noProof/>
                <w:webHidden/>
              </w:rPr>
              <w:t>11</w:t>
            </w:r>
            <w:r w:rsidR="002F2048">
              <w:rPr>
                <w:noProof/>
                <w:webHidden/>
              </w:rPr>
              <w:fldChar w:fldCharType="end"/>
            </w:r>
          </w:hyperlink>
        </w:p>
        <w:p w14:paraId="1536A111" w14:textId="25A35179"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1" w:history="1">
            <w:r w:rsidR="002F2048" w:rsidRPr="009842B1">
              <w:rPr>
                <w:rStyle w:val="Hyperlink"/>
                <w:rFonts w:ascii="Aptos" w:eastAsiaTheme="majorEastAsia" w:hAnsi="Aptos"/>
                <w:noProof/>
              </w:rPr>
              <w:t>5.1</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Entrance Criteria</w:t>
            </w:r>
            <w:r w:rsidR="002F2048">
              <w:rPr>
                <w:noProof/>
                <w:webHidden/>
              </w:rPr>
              <w:tab/>
            </w:r>
            <w:r w:rsidR="002F2048">
              <w:rPr>
                <w:noProof/>
                <w:webHidden/>
              </w:rPr>
              <w:fldChar w:fldCharType="begin"/>
            </w:r>
            <w:r w:rsidR="002F2048">
              <w:rPr>
                <w:noProof/>
                <w:webHidden/>
              </w:rPr>
              <w:instrText xml:space="preserve"> PAGEREF _Toc215056501 \h </w:instrText>
            </w:r>
            <w:r w:rsidR="002F2048">
              <w:rPr>
                <w:noProof/>
                <w:webHidden/>
              </w:rPr>
            </w:r>
            <w:r w:rsidR="002F2048">
              <w:rPr>
                <w:noProof/>
                <w:webHidden/>
              </w:rPr>
              <w:fldChar w:fldCharType="separate"/>
            </w:r>
            <w:r w:rsidR="002F2048">
              <w:rPr>
                <w:noProof/>
                <w:webHidden/>
              </w:rPr>
              <w:t>11</w:t>
            </w:r>
            <w:r w:rsidR="002F2048">
              <w:rPr>
                <w:noProof/>
                <w:webHidden/>
              </w:rPr>
              <w:fldChar w:fldCharType="end"/>
            </w:r>
          </w:hyperlink>
        </w:p>
        <w:p w14:paraId="6BCDB934" w14:textId="479298A3"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2" w:history="1">
            <w:r w:rsidR="002F2048" w:rsidRPr="009842B1">
              <w:rPr>
                <w:rStyle w:val="Hyperlink"/>
                <w:rFonts w:ascii="Aptos" w:eastAsiaTheme="majorEastAsia" w:hAnsi="Aptos"/>
                <w:noProof/>
              </w:rPr>
              <w:t>5.2</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Test Exit Criteria</w:t>
            </w:r>
            <w:r w:rsidR="002F2048">
              <w:rPr>
                <w:noProof/>
                <w:webHidden/>
              </w:rPr>
              <w:tab/>
            </w:r>
            <w:r w:rsidR="002F2048">
              <w:rPr>
                <w:noProof/>
                <w:webHidden/>
              </w:rPr>
              <w:fldChar w:fldCharType="begin"/>
            </w:r>
            <w:r w:rsidR="002F2048">
              <w:rPr>
                <w:noProof/>
                <w:webHidden/>
              </w:rPr>
              <w:instrText xml:space="preserve"> PAGEREF _Toc215056502 \h </w:instrText>
            </w:r>
            <w:r w:rsidR="002F2048">
              <w:rPr>
                <w:noProof/>
                <w:webHidden/>
              </w:rPr>
            </w:r>
            <w:r w:rsidR="002F2048">
              <w:rPr>
                <w:noProof/>
                <w:webHidden/>
              </w:rPr>
              <w:fldChar w:fldCharType="separate"/>
            </w:r>
            <w:r w:rsidR="002F2048">
              <w:rPr>
                <w:noProof/>
                <w:webHidden/>
              </w:rPr>
              <w:t>11</w:t>
            </w:r>
            <w:r w:rsidR="002F2048">
              <w:rPr>
                <w:noProof/>
                <w:webHidden/>
              </w:rPr>
              <w:fldChar w:fldCharType="end"/>
            </w:r>
          </w:hyperlink>
        </w:p>
        <w:p w14:paraId="4E46EA4A" w14:textId="240815C9"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3" w:history="1">
            <w:r w:rsidR="002F2048" w:rsidRPr="009842B1">
              <w:rPr>
                <w:rStyle w:val="Hyperlink"/>
                <w:rFonts w:ascii="Aptos" w:eastAsiaTheme="majorEastAsia" w:hAnsi="Aptos"/>
                <w:noProof/>
              </w:rPr>
              <w:t>5.3</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Metrics</w:t>
            </w:r>
            <w:r w:rsidR="002F2048">
              <w:rPr>
                <w:noProof/>
                <w:webHidden/>
              </w:rPr>
              <w:tab/>
            </w:r>
            <w:r w:rsidR="002F2048">
              <w:rPr>
                <w:noProof/>
                <w:webHidden/>
              </w:rPr>
              <w:fldChar w:fldCharType="begin"/>
            </w:r>
            <w:r w:rsidR="002F2048">
              <w:rPr>
                <w:noProof/>
                <w:webHidden/>
              </w:rPr>
              <w:instrText xml:space="preserve"> PAGEREF _Toc215056503 \h </w:instrText>
            </w:r>
            <w:r w:rsidR="002F2048">
              <w:rPr>
                <w:noProof/>
                <w:webHidden/>
              </w:rPr>
            </w:r>
            <w:r w:rsidR="002F2048">
              <w:rPr>
                <w:noProof/>
                <w:webHidden/>
              </w:rPr>
              <w:fldChar w:fldCharType="separate"/>
            </w:r>
            <w:r w:rsidR="002F2048">
              <w:rPr>
                <w:noProof/>
                <w:webHidden/>
              </w:rPr>
              <w:t>11</w:t>
            </w:r>
            <w:r w:rsidR="002F2048">
              <w:rPr>
                <w:noProof/>
                <w:webHidden/>
              </w:rPr>
              <w:fldChar w:fldCharType="end"/>
            </w:r>
          </w:hyperlink>
        </w:p>
        <w:p w14:paraId="1196F007" w14:textId="5C46A626"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4" w:history="1">
            <w:r w:rsidR="002F2048" w:rsidRPr="009842B1">
              <w:rPr>
                <w:rStyle w:val="Hyperlink"/>
                <w:rFonts w:ascii="Aptos" w:eastAsiaTheme="majorEastAsia" w:hAnsi="Aptos"/>
                <w:noProof/>
              </w:rPr>
              <w:t>5.4</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rFonts w:ascii="Aptos" w:eastAsiaTheme="majorEastAsia" w:hAnsi="Aptos"/>
                <w:noProof/>
              </w:rPr>
              <w:t>Test Deliverables</w:t>
            </w:r>
            <w:r w:rsidR="002F2048">
              <w:rPr>
                <w:noProof/>
                <w:webHidden/>
              </w:rPr>
              <w:tab/>
            </w:r>
            <w:r w:rsidR="002F2048">
              <w:rPr>
                <w:noProof/>
                <w:webHidden/>
              </w:rPr>
              <w:fldChar w:fldCharType="begin"/>
            </w:r>
            <w:r w:rsidR="002F2048">
              <w:rPr>
                <w:noProof/>
                <w:webHidden/>
              </w:rPr>
              <w:instrText xml:space="preserve"> PAGEREF _Toc215056504 \h </w:instrText>
            </w:r>
            <w:r w:rsidR="002F2048">
              <w:rPr>
                <w:noProof/>
                <w:webHidden/>
              </w:rPr>
            </w:r>
            <w:r w:rsidR="002F2048">
              <w:rPr>
                <w:noProof/>
                <w:webHidden/>
              </w:rPr>
              <w:fldChar w:fldCharType="separate"/>
            </w:r>
            <w:r w:rsidR="002F2048">
              <w:rPr>
                <w:noProof/>
                <w:webHidden/>
              </w:rPr>
              <w:t>11</w:t>
            </w:r>
            <w:r w:rsidR="002F2048">
              <w:rPr>
                <w:noProof/>
                <w:webHidden/>
              </w:rPr>
              <w:fldChar w:fldCharType="end"/>
            </w:r>
          </w:hyperlink>
        </w:p>
        <w:p w14:paraId="6682F988" w14:textId="685B3134"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505" w:history="1">
            <w:r w:rsidR="002F2048" w:rsidRPr="009842B1">
              <w:rPr>
                <w:rStyle w:val="Hyperlink"/>
                <w:rFonts w:ascii="Aptos" w:eastAsiaTheme="majorEastAsia" w:hAnsi="Aptos"/>
                <w:noProof/>
              </w:rPr>
              <w:t>6.</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Test Scenarios &amp; Cases</w:t>
            </w:r>
            <w:r w:rsidR="002F2048">
              <w:rPr>
                <w:noProof/>
                <w:webHidden/>
              </w:rPr>
              <w:tab/>
            </w:r>
            <w:r w:rsidR="002F2048">
              <w:rPr>
                <w:noProof/>
                <w:webHidden/>
              </w:rPr>
              <w:fldChar w:fldCharType="begin"/>
            </w:r>
            <w:r w:rsidR="002F2048">
              <w:rPr>
                <w:noProof/>
                <w:webHidden/>
              </w:rPr>
              <w:instrText xml:space="preserve"> PAGEREF _Toc215056505 \h </w:instrText>
            </w:r>
            <w:r w:rsidR="002F2048">
              <w:rPr>
                <w:noProof/>
                <w:webHidden/>
              </w:rPr>
            </w:r>
            <w:r w:rsidR="002F2048">
              <w:rPr>
                <w:noProof/>
                <w:webHidden/>
              </w:rPr>
              <w:fldChar w:fldCharType="separate"/>
            </w:r>
            <w:r w:rsidR="002F2048">
              <w:rPr>
                <w:noProof/>
                <w:webHidden/>
              </w:rPr>
              <w:t>12</w:t>
            </w:r>
            <w:r w:rsidR="002F2048">
              <w:rPr>
                <w:noProof/>
                <w:webHidden/>
              </w:rPr>
              <w:fldChar w:fldCharType="end"/>
            </w:r>
          </w:hyperlink>
        </w:p>
        <w:p w14:paraId="49ABD110" w14:textId="2199267D"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6" w:history="1">
            <w:r w:rsidR="002F2048" w:rsidRPr="009842B1">
              <w:rPr>
                <w:rStyle w:val="Hyperlink"/>
                <w:rFonts w:eastAsiaTheme="majorEastAsia"/>
                <w:noProof/>
              </w:rPr>
              <w:t>6.1</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Consent Management</w:t>
            </w:r>
            <w:r w:rsidR="002F2048">
              <w:rPr>
                <w:noProof/>
                <w:webHidden/>
              </w:rPr>
              <w:tab/>
            </w:r>
            <w:r w:rsidR="002F2048">
              <w:rPr>
                <w:noProof/>
                <w:webHidden/>
              </w:rPr>
              <w:fldChar w:fldCharType="begin"/>
            </w:r>
            <w:r w:rsidR="002F2048">
              <w:rPr>
                <w:noProof/>
                <w:webHidden/>
              </w:rPr>
              <w:instrText xml:space="preserve"> PAGEREF _Toc215056506 \h </w:instrText>
            </w:r>
            <w:r w:rsidR="002F2048">
              <w:rPr>
                <w:noProof/>
                <w:webHidden/>
              </w:rPr>
            </w:r>
            <w:r w:rsidR="002F2048">
              <w:rPr>
                <w:noProof/>
                <w:webHidden/>
              </w:rPr>
              <w:fldChar w:fldCharType="separate"/>
            </w:r>
            <w:r w:rsidR="002F2048">
              <w:rPr>
                <w:noProof/>
                <w:webHidden/>
              </w:rPr>
              <w:t>12</w:t>
            </w:r>
            <w:r w:rsidR="002F2048">
              <w:rPr>
                <w:noProof/>
                <w:webHidden/>
              </w:rPr>
              <w:fldChar w:fldCharType="end"/>
            </w:r>
          </w:hyperlink>
        </w:p>
        <w:p w14:paraId="5F8039EA" w14:textId="25C246FA"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7" w:history="1">
            <w:r w:rsidR="002F2048" w:rsidRPr="009842B1">
              <w:rPr>
                <w:rStyle w:val="Hyperlink"/>
                <w:noProof/>
              </w:rPr>
              <w:t>6.2</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Cookie Preference Management</w:t>
            </w:r>
            <w:r w:rsidR="002F2048">
              <w:rPr>
                <w:noProof/>
                <w:webHidden/>
              </w:rPr>
              <w:tab/>
            </w:r>
            <w:r w:rsidR="002F2048">
              <w:rPr>
                <w:noProof/>
                <w:webHidden/>
              </w:rPr>
              <w:fldChar w:fldCharType="begin"/>
            </w:r>
            <w:r w:rsidR="002F2048">
              <w:rPr>
                <w:noProof/>
                <w:webHidden/>
              </w:rPr>
              <w:instrText xml:space="preserve"> PAGEREF _Toc215056507 \h </w:instrText>
            </w:r>
            <w:r w:rsidR="002F2048">
              <w:rPr>
                <w:noProof/>
                <w:webHidden/>
              </w:rPr>
            </w:r>
            <w:r w:rsidR="002F2048">
              <w:rPr>
                <w:noProof/>
                <w:webHidden/>
              </w:rPr>
              <w:fldChar w:fldCharType="separate"/>
            </w:r>
            <w:r w:rsidR="002F2048">
              <w:rPr>
                <w:noProof/>
                <w:webHidden/>
              </w:rPr>
              <w:t>12</w:t>
            </w:r>
            <w:r w:rsidR="002F2048">
              <w:rPr>
                <w:noProof/>
                <w:webHidden/>
              </w:rPr>
              <w:fldChar w:fldCharType="end"/>
            </w:r>
          </w:hyperlink>
        </w:p>
        <w:p w14:paraId="553A9D73" w14:textId="360C37CF"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8" w:history="1">
            <w:r w:rsidR="002F2048" w:rsidRPr="009842B1">
              <w:rPr>
                <w:rStyle w:val="Hyperlink"/>
                <w:noProof/>
              </w:rPr>
              <w:t>6.3</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Grievance &amp; Rights Management</w:t>
            </w:r>
            <w:r w:rsidR="002F2048">
              <w:rPr>
                <w:noProof/>
                <w:webHidden/>
              </w:rPr>
              <w:tab/>
            </w:r>
            <w:r w:rsidR="002F2048">
              <w:rPr>
                <w:noProof/>
                <w:webHidden/>
              </w:rPr>
              <w:fldChar w:fldCharType="begin"/>
            </w:r>
            <w:r w:rsidR="002F2048">
              <w:rPr>
                <w:noProof/>
                <w:webHidden/>
              </w:rPr>
              <w:instrText xml:space="preserve"> PAGEREF _Toc215056508 \h </w:instrText>
            </w:r>
            <w:r w:rsidR="002F2048">
              <w:rPr>
                <w:noProof/>
                <w:webHidden/>
              </w:rPr>
            </w:r>
            <w:r w:rsidR="002F2048">
              <w:rPr>
                <w:noProof/>
                <w:webHidden/>
              </w:rPr>
              <w:fldChar w:fldCharType="separate"/>
            </w:r>
            <w:r w:rsidR="002F2048">
              <w:rPr>
                <w:noProof/>
                <w:webHidden/>
              </w:rPr>
              <w:t>12</w:t>
            </w:r>
            <w:r w:rsidR="002F2048">
              <w:rPr>
                <w:noProof/>
                <w:webHidden/>
              </w:rPr>
              <w:fldChar w:fldCharType="end"/>
            </w:r>
          </w:hyperlink>
        </w:p>
        <w:p w14:paraId="44B71DA4" w14:textId="5A9593ED"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09" w:history="1">
            <w:r w:rsidR="002F2048" w:rsidRPr="009842B1">
              <w:rPr>
                <w:rStyle w:val="Hyperlink"/>
                <w:noProof/>
              </w:rPr>
              <w:t>6.4</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Notification &amp; Communication</w:t>
            </w:r>
            <w:r w:rsidR="002F2048">
              <w:rPr>
                <w:noProof/>
                <w:webHidden/>
              </w:rPr>
              <w:tab/>
            </w:r>
            <w:r w:rsidR="002F2048">
              <w:rPr>
                <w:noProof/>
                <w:webHidden/>
              </w:rPr>
              <w:fldChar w:fldCharType="begin"/>
            </w:r>
            <w:r w:rsidR="002F2048">
              <w:rPr>
                <w:noProof/>
                <w:webHidden/>
              </w:rPr>
              <w:instrText xml:space="preserve"> PAGEREF _Toc215056509 \h </w:instrText>
            </w:r>
            <w:r w:rsidR="002F2048">
              <w:rPr>
                <w:noProof/>
                <w:webHidden/>
              </w:rPr>
            </w:r>
            <w:r w:rsidR="002F2048">
              <w:rPr>
                <w:noProof/>
                <w:webHidden/>
              </w:rPr>
              <w:fldChar w:fldCharType="separate"/>
            </w:r>
            <w:r w:rsidR="002F2048">
              <w:rPr>
                <w:noProof/>
                <w:webHidden/>
              </w:rPr>
              <w:t>12</w:t>
            </w:r>
            <w:r w:rsidR="002F2048">
              <w:rPr>
                <w:noProof/>
                <w:webHidden/>
              </w:rPr>
              <w:fldChar w:fldCharType="end"/>
            </w:r>
          </w:hyperlink>
        </w:p>
        <w:p w14:paraId="3FF906C0" w14:textId="0A0D484C"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10" w:history="1">
            <w:r w:rsidR="002F2048" w:rsidRPr="009842B1">
              <w:rPr>
                <w:rStyle w:val="Hyperlink"/>
                <w:noProof/>
              </w:rPr>
              <w:t>6.5</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Audit &amp; Compliance</w:t>
            </w:r>
            <w:r w:rsidR="002F2048">
              <w:rPr>
                <w:noProof/>
                <w:webHidden/>
              </w:rPr>
              <w:tab/>
            </w:r>
            <w:r w:rsidR="002F2048">
              <w:rPr>
                <w:noProof/>
                <w:webHidden/>
              </w:rPr>
              <w:fldChar w:fldCharType="begin"/>
            </w:r>
            <w:r w:rsidR="002F2048">
              <w:rPr>
                <w:noProof/>
                <w:webHidden/>
              </w:rPr>
              <w:instrText xml:space="preserve"> PAGEREF _Toc215056510 \h </w:instrText>
            </w:r>
            <w:r w:rsidR="002F2048">
              <w:rPr>
                <w:noProof/>
                <w:webHidden/>
              </w:rPr>
            </w:r>
            <w:r w:rsidR="002F2048">
              <w:rPr>
                <w:noProof/>
                <w:webHidden/>
              </w:rPr>
              <w:fldChar w:fldCharType="separate"/>
            </w:r>
            <w:r w:rsidR="002F2048">
              <w:rPr>
                <w:noProof/>
                <w:webHidden/>
              </w:rPr>
              <w:t>13</w:t>
            </w:r>
            <w:r w:rsidR="002F2048">
              <w:rPr>
                <w:noProof/>
                <w:webHidden/>
              </w:rPr>
              <w:fldChar w:fldCharType="end"/>
            </w:r>
          </w:hyperlink>
        </w:p>
        <w:p w14:paraId="4F84DC59" w14:textId="7EED74EF"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11" w:history="1">
            <w:r w:rsidR="002F2048" w:rsidRPr="009842B1">
              <w:rPr>
                <w:rStyle w:val="Hyperlink"/>
                <w:noProof/>
              </w:rPr>
              <w:t>6.6</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CMS Portal &amp; Admin Console</w:t>
            </w:r>
            <w:r w:rsidR="002F2048">
              <w:rPr>
                <w:noProof/>
                <w:webHidden/>
              </w:rPr>
              <w:tab/>
            </w:r>
            <w:r w:rsidR="002F2048">
              <w:rPr>
                <w:noProof/>
                <w:webHidden/>
              </w:rPr>
              <w:fldChar w:fldCharType="begin"/>
            </w:r>
            <w:r w:rsidR="002F2048">
              <w:rPr>
                <w:noProof/>
                <w:webHidden/>
              </w:rPr>
              <w:instrText xml:space="preserve"> PAGEREF _Toc215056511 \h </w:instrText>
            </w:r>
            <w:r w:rsidR="002F2048">
              <w:rPr>
                <w:noProof/>
                <w:webHidden/>
              </w:rPr>
            </w:r>
            <w:r w:rsidR="002F2048">
              <w:rPr>
                <w:noProof/>
                <w:webHidden/>
              </w:rPr>
              <w:fldChar w:fldCharType="separate"/>
            </w:r>
            <w:r w:rsidR="002F2048">
              <w:rPr>
                <w:noProof/>
                <w:webHidden/>
              </w:rPr>
              <w:t>13</w:t>
            </w:r>
            <w:r w:rsidR="002F2048">
              <w:rPr>
                <w:noProof/>
                <w:webHidden/>
              </w:rPr>
              <w:fldChar w:fldCharType="end"/>
            </w:r>
          </w:hyperlink>
        </w:p>
        <w:p w14:paraId="3706320D" w14:textId="68131640"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12" w:history="1">
            <w:r w:rsidR="002F2048" w:rsidRPr="009842B1">
              <w:rPr>
                <w:rStyle w:val="Hyperlink"/>
                <w:noProof/>
              </w:rPr>
              <w:t>6.7</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Identity, Access &amp; RBAC</w:t>
            </w:r>
            <w:r w:rsidR="002F2048">
              <w:rPr>
                <w:noProof/>
                <w:webHidden/>
              </w:rPr>
              <w:tab/>
            </w:r>
            <w:r w:rsidR="002F2048">
              <w:rPr>
                <w:noProof/>
                <w:webHidden/>
              </w:rPr>
              <w:fldChar w:fldCharType="begin"/>
            </w:r>
            <w:r w:rsidR="002F2048">
              <w:rPr>
                <w:noProof/>
                <w:webHidden/>
              </w:rPr>
              <w:instrText xml:space="preserve"> PAGEREF _Toc215056512 \h </w:instrText>
            </w:r>
            <w:r w:rsidR="002F2048">
              <w:rPr>
                <w:noProof/>
                <w:webHidden/>
              </w:rPr>
            </w:r>
            <w:r w:rsidR="002F2048">
              <w:rPr>
                <w:noProof/>
                <w:webHidden/>
              </w:rPr>
              <w:fldChar w:fldCharType="separate"/>
            </w:r>
            <w:r w:rsidR="002F2048">
              <w:rPr>
                <w:noProof/>
                <w:webHidden/>
              </w:rPr>
              <w:t>13</w:t>
            </w:r>
            <w:r w:rsidR="002F2048">
              <w:rPr>
                <w:noProof/>
                <w:webHidden/>
              </w:rPr>
              <w:fldChar w:fldCharType="end"/>
            </w:r>
          </w:hyperlink>
        </w:p>
        <w:p w14:paraId="03BAEFE6" w14:textId="2FCCAF6D"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13" w:history="1">
            <w:r w:rsidR="002F2048" w:rsidRPr="009842B1">
              <w:rPr>
                <w:rStyle w:val="Hyperlink"/>
                <w:noProof/>
              </w:rPr>
              <w:t>6.8</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Integration Framework</w:t>
            </w:r>
            <w:r w:rsidR="002F2048">
              <w:rPr>
                <w:noProof/>
                <w:webHidden/>
              </w:rPr>
              <w:tab/>
            </w:r>
            <w:r w:rsidR="002F2048">
              <w:rPr>
                <w:noProof/>
                <w:webHidden/>
              </w:rPr>
              <w:fldChar w:fldCharType="begin"/>
            </w:r>
            <w:r w:rsidR="002F2048">
              <w:rPr>
                <w:noProof/>
                <w:webHidden/>
              </w:rPr>
              <w:instrText xml:space="preserve"> PAGEREF _Toc215056513 \h </w:instrText>
            </w:r>
            <w:r w:rsidR="002F2048">
              <w:rPr>
                <w:noProof/>
                <w:webHidden/>
              </w:rPr>
            </w:r>
            <w:r w:rsidR="002F2048">
              <w:rPr>
                <w:noProof/>
                <w:webHidden/>
              </w:rPr>
              <w:fldChar w:fldCharType="separate"/>
            </w:r>
            <w:r w:rsidR="002F2048">
              <w:rPr>
                <w:noProof/>
                <w:webHidden/>
              </w:rPr>
              <w:t>13</w:t>
            </w:r>
            <w:r w:rsidR="002F2048">
              <w:rPr>
                <w:noProof/>
                <w:webHidden/>
              </w:rPr>
              <w:fldChar w:fldCharType="end"/>
            </w:r>
          </w:hyperlink>
        </w:p>
        <w:p w14:paraId="3591EF7F" w14:textId="0A2A1E5F" w:rsidR="002F2048" w:rsidRDefault="00000000">
          <w:pPr>
            <w:pStyle w:val="TOC2"/>
            <w:tabs>
              <w:tab w:val="left" w:pos="800"/>
              <w:tab w:val="right" w:leader="dot" w:pos="9346"/>
            </w:tabs>
            <w:rPr>
              <w:rFonts w:asciiTheme="minorHAnsi" w:eastAsiaTheme="minorEastAsia" w:hAnsiTheme="minorHAnsi" w:cstheme="minorBidi"/>
              <w:b w:val="0"/>
              <w:bCs w:val="0"/>
              <w:noProof/>
              <w:kern w:val="2"/>
              <w:sz w:val="24"/>
              <w:szCs w:val="24"/>
              <w14:ligatures w14:val="standardContextual"/>
            </w:rPr>
          </w:pPr>
          <w:hyperlink w:anchor="_Toc215056514" w:history="1">
            <w:r w:rsidR="002F2048" w:rsidRPr="009842B1">
              <w:rPr>
                <w:rStyle w:val="Hyperlink"/>
                <w:noProof/>
              </w:rPr>
              <w:t>6.9</w:t>
            </w:r>
            <w:r w:rsidR="002F2048">
              <w:rPr>
                <w:rFonts w:asciiTheme="minorHAnsi" w:eastAsiaTheme="minorEastAsia" w:hAnsiTheme="minorHAnsi" w:cstheme="minorBidi"/>
                <w:b w:val="0"/>
                <w:bCs w:val="0"/>
                <w:noProof/>
                <w:kern w:val="2"/>
                <w:sz w:val="24"/>
                <w:szCs w:val="24"/>
                <w14:ligatures w14:val="standardContextual"/>
              </w:rPr>
              <w:tab/>
            </w:r>
            <w:r w:rsidR="002F2048" w:rsidRPr="009842B1">
              <w:rPr>
                <w:rStyle w:val="Hyperlink"/>
                <w:noProof/>
              </w:rPr>
              <w:t>Cross-Cutting Platform Services</w:t>
            </w:r>
            <w:r w:rsidR="002F2048">
              <w:rPr>
                <w:noProof/>
                <w:webHidden/>
              </w:rPr>
              <w:tab/>
            </w:r>
            <w:r w:rsidR="002F2048">
              <w:rPr>
                <w:noProof/>
                <w:webHidden/>
              </w:rPr>
              <w:fldChar w:fldCharType="begin"/>
            </w:r>
            <w:r w:rsidR="002F2048">
              <w:rPr>
                <w:noProof/>
                <w:webHidden/>
              </w:rPr>
              <w:instrText xml:space="preserve"> PAGEREF _Toc215056514 \h </w:instrText>
            </w:r>
            <w:r w:rsidR="002F2048">
              <w:rPr>
                <w:noProof/>
                <w:webHidden/>
              </w:rPr>
            </w:r>
            <w:r w:rsidR="002F2048">
              <w:rPr>
                <w:noProof/>
                <w:webHidden/>
              </w:rPr>
              <w:fldChar w:fldCharType="separate"/>
            </w:r>
            <w:r w:rsidR="002F2048">
              <w:rPr>
                <w:noProof/>
                <w:webHidden/>
              </w:rPr>
              <w:t>14</w:t>
            </w:r>
            <w:r w:rsidR="002F2048">
              <w:rPr>
                <w:noProof/>
                <w:webHidden/>
              </w:rPr>
              <w:fldChar w:fldCharType="end"/>
            </w:r>
          </w:hyperlink>
        </w:p>
        <w:p w14:paraId="3A9DA3AB" w14:textId="3856BD8E"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515" w:history="1">
            <w:r w:rsidR="002F2048" w:rsidRPr="009842B1">
              <w:rPr>
                <w:rStyle w:val="Hyperlink"/>
                <w:rFonts w:ascii="Aptos" w:eastAsiaTheme="majorEastAsia" w:hAnsi="Aptos"/>
                <w:noProof/>
              </w:rPr>
              <w:t>7.</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System Test results</w:t>
            </w:r>
            <w:r w:rsidR="002F2048">
              <w:rPr>
                <w:noProof/>
                <w:webHidden/>
              </w:rPr>
              <w:tab/>
            </w:r>
            <w:r w:rsidR="002F2048">
              <w:rPr>
                <w:noProof/>
                <w:webHidden/>
              </w:rPr>
              <w:fldChar w:fldCharType="begin"/>
            </w:r>
            <w:r w:rsidR="002F2048">
              <w:rPr>
                <w:noProof/>
                <w:webHidden/>
              </w:rPr>
              <w:instrText xml:space="preserve"> PAGEREF _Toc215056515 \h </w:instrText>
            </w:r>
            <w:r w:rsidR="002F2048">
              <w:rPr>
                <w:noProof/>
                <w:webHidden/>
              </w:rPr>
            </w:r>
            <w:r w:rsidR="002F2048">
              <w:rPr>
                <w:noProof/>
                <w:webHidden/>
              </w:rPr>
              <w:fldChar w:fldCharType="separate"/>
            </w:r>
            <w:r w:rsidR="002F2048">
              <w:rPr>
                <w:noProof/>
                <w:webHidden/>
              </w:rPr>
              <w:t>15</w:t>
            </w:r>
            <w:r w:rsidR="002F2048">
              <w:rPr>
                <w:noProof/>
                <w:webHidden/>
              </w:rPr>
              <w:fldChar w:fldCharType="end"/>
            </w:r>
          </w:hyperlink>
        </w:p>
        <w:p w14:paraId="4C9CAA5E" w14:textId="2F4F04A5"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516" w:history="1">
            <w:r w:rsidR="002F2048" w:rsidRPr="009842B1">
              <w:rPr>
                <w:rStyle w:val="Hyperlink"/>
                <w:rFonts w:ascii="Aptos" w:eastAsiaTheme="majorEastAsia" w:hAnsi="Aptos"/>
                <w:noProof/>
              </w:rPr>
              <w:t>8.</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Performance Test Results</w:t>
            </w:r>
            <w:r w:rsidR="002F2048">
              <w:rPr>
                <w:noProof/>
                <w:webHidden/>
              </w:rPr>
              <w:tab/>
            </w:r>
            <w:r w:rsidR="002F2048">
              <w:rPr>
                <w:noProof/>
                <w:webHidden/>
              </w:rPr>
              <w:fldChar w:fldCharType="begin"/>
            </w:r>
            <w:r w:rsidR="002F2048">
              <w:rPr>
                <w:noProof/>
                <w:webHidden/>
              </w:rPr>
              <w:instrText xml:space="preserve"> PAGEREF _Toc215056516 \h </w:instrText>
            </w:r>
            <w:r w:rsidR="002F2048">
              <w:rPr>
                <w:noProof/>
                <w:webHidden/>
              </w:rPr>
            </w:r>
            <w:r w:rsidR="002F2048">
              <w:rPr>
                <w:noProof/>
                <w:webHidden/>
              </w:rPr>
              <w:fldChar w:fldCharType="separate"/>
            </w:r>
            <w:r w:rsidR="002F2048">
              <w:rPr>
                <w:noProof/>
                <w:webHidden/>
              </w:rPr>
              <w:t>16</w:t>
            </w:r>
            <w:r w:rsidR="002F2048">
              <w:rPr>
                <w:noProof/>
                <w:webHidden/>
              </w:rPr>
              <w:fldChar w:fldCharType="end"/>
            </w:r>
          </w:hyperlink>
        </w:p>
        <w:p w14:paraId="3140AA6C" w14:textId="71162F38" w:rsidR="002F2048" w:rsidRDefault="00000000">
          <w:pPr>
            <w:pStyle w:val="TOC1"/>
            <w:tabs>
              <w:tab w:val="left" w:pos="600"/>
            </w:tabs>
            <w:rPr>
              <w:rFonts w:asciiTheme="minorHAnsi" w:eastAsiaTheme="minorEastAsia" w:hAnsiTheme="minorHAnsi" w:cstheme="minorBidi"/>
              <w:b w:val="0"/>
              <w:bCs w:val="0"/>
              <w:i w:val="0"/>
              <w:iCs w:val="0"/>
              <w:noProof/>
              <w:kern w:val="2"/>
              <w14:ligatures w14:val="standardContextual"/>
            </w:rPr>
          </w:pPr>
          <w:hyperlink w:anchor="_Toc215056517" w:history="1">
            <w:r w:rsidR="002F2048" w:rsidRPr="009842B1">
              <w:rPr>
                <w:rStyle w:val="Hyperlink"/>
                <w:rFonts w:ascii="Aptos" w:eastAsiaTheme="majorEastAsia" w:hAnsi="Aptos"/>
                <w:noProof/>
              </w:rPr>
              <w:t>9.</w:t>
            </w:r>
            <w:r w:rsidR="002F2048">
              <w:rPr>
                <w:rFonts w:asciiTheme="minorHAnsi" w:eastAsiaTheme="minorEastAsia" w:hAnsiTheme="minorHAnsi" w:cstheme="minorBidi"/>
                <w:b w:val="0"/>
                <w:bCs w:val="0"/>
                <w:i w:val="0"/>
                <w:iCs w:val="0"/>
                <w:noProof/>
                <w:kern w:val="2"/>
                <w14:ligatures w14:val="standardContextual"/>
              </w:rPr>
              <w:tab/>
            </w:r>
            <w:r w:rsidR="002F2048" w:rsidRPr="009842B1">
              <w:rPr>
                <w:rStyle w:val="Hyperlink"/>
                <w:rFonts w:ascii="Aptos" w:eastAsiaTheme="majorEastAsia" w:hAnsi="Aptos"/>
                <w:noProof/>
              </w:rPr>
              <w:t>Security and Privacy Consideration – Test Case Results</w:t>
            </w:r>
            <w:r w:rsidR="002F2048">
              <w:rPr>
                <w:noProof/>
                <w:webHidden/>
              </w:rPr>
              <w:tab/>
            </w:r>
            <w:r w:rsidR="002F2048">
              <w:rPr>
                <w:noProof/>
                <w:webHidden/>
              </w:rPr>
              <w:fldChar w:fldCharType="begin"/>
            </w:r>
            <w:r w:rsidR="002F2048">
              <w:rPr>
                <w:noProof/>
                <w:webHidden/>
              </w:rPr>
              <w:instrText xml:space="preserve"> PAGEREF _Toc215056517 \h </w:instrText>
            </w:r>
            <w:r w:rsidR="002F2048">
              <w:rPr>
                <w:noProof/>
                <w:webHidden/>
              </w:rPr>
            </w:r>
            <w:r w:rsidR="002F2048">
              <w:rPr>
                <w:noProof/>
                <w:webHidden/>
              </w:rPr>
              <w:fldChar w:fldCharType="separate"/>
            </w:r>
            <w:r w:rsidR="002F2048">
              <w:rPr>
                <w:noProof/>
                <w:webHidden/>
              </w:rPr>
              <w:t>17</w:t>
            </w:r>
            <w:r w:rsidR="002F2048">
              <w:rPr>
                <w:noProof/>
                <w:webHidden/>
              </w:rPr>
              <w:fldChar w:fldCharType="end"/>
            </w:r>
          </w:hyperlink>
        </w:p>
        <w:p w14:paraId="18D6B5A6" w14:textId="78213856" w:rsidR="002F2048" w:rsidRDefault="00000000">
          <w:pPr>
            <w:pStyle w:val="TOC1"/>
            <w:rPr>
              <w:rFonts w:asciiTheme="minorHAnsi" w:eastAsiaTheme="minorEastAsia" w:hAnsiTheme="minorHAnsi" w:cstheme="minorBidi"/>
              <w:b w:val="0"/>
              <w:bCs w:val="0"/>
              <w:i w:val="0"/>
              <w:iCs w:val="0"/>
              <w:noProof/>
              <w:kern w:val="2"/>
              <w14:ligatures w14:val="standardContextual"/>
            </w:rPr>
          </w:pPr>
          <w:hyperlink w:anchor="_Toc215056518" w:history="1">
            <w:r w:rsidR="002F2048" w:rsidRPr="009842B1">
              <w:rPr>
                <w:rStyle w:val="Hyperlink"/>
                <w:rFonts w:ascii="Aptos" w:eastAsiaTheme="majorEastAsia" w:hAnsi="Aptos"/>
                <w:noProof/>
              </w:rPr>
              <w:t>Appendix: Glossary</w:t>
            </w:r>
            <w:r w:rsidR="002F2048">
              <w:rPr>
                <w:noProof/>
                <w:webHidden/>
              </w:rPr>
              <w:tab/>
            </w:r>
            <w:r w:rsidR="002F2048">
              <w:rPr>
                <w:noProof/>
                <w:webHidden/>
              </w:rPr>
              <w:fldChar w:fldCharType="begin"/>
            </w:r>
            <w:r w:rsidR="002F2048">
              <w:rPr>
                <w:noProof/>
                <w:webHidden/>
              </w:rPr>
              <w:instrText xml:space="preserve"> PAGEREF _Toc215056518 \h </w:instrText>
            </w:r>
            <w:r w:rsidR="002F2048">
              <w:rPr>
                <w:noProof/>
                <w:webHidden/>
              </w:rPr>
            </w:r>
            <w:r w:rsidR="002F2048">
              <w:rPr>
                <w:noProof/>
                <w:webHidden/>
              </w:rPr>
              <w:fldChar w:fldCharType="separate"/>
            </w:r>
            <w:r w:rsidR="002F2048">
              <w:rPr>
                <w:noProof/>
                <w:webHidden/>
              </w:rPr>
              <w:t>18</w:t>
            </w:r>
            <w:r w:rsidR="002F2048">
              <w:rPr>
                <w:noProof/>
                <w:webHidden/>
              </w:rPr>
              <w:fldChar w:fldCharType="end"/>
            </w:r>
          </w:hyperlink>
        </w:p>
        <w:p w14:paraId="1C6B9C80" w14:textId="00034E91" w:rsidR="007D5B5C" w:rsidRPr="00340962" w:rsidRDefault="001F5D67" w:rsidP="00697CC9">
          <w:r>
            <w:fldChar w:fldCharType="end"/>
          </w:r>
        </w:p>
      </w:sdtContent>
    </w:sdt>
    <w:p w14:paraId="6B668275" w14:textId="02717780" w:rsidR="00A3090F" w:rsidRDefault="00A3090F">
      <w:pPr>
        <w:spacing w:after="200" w:line="276" w:lineRule="auto"/>
        <w:rPr>
          <w:rFonts w:ascii="Aptos" w:eastAsiaTheme="minorEastAsia" w:hAnsi="Aptos" w:cstheme="minorBidi"/>
          <w:sz w:val="22"/>
          <w:szCs w:val="22"/>
          <w:lang w:eastAsia="en-US"/>
        </w:rPr>
      </w:pPr>
    </w:p>
    <w:p w14:paraId="48797CD7" w14:textId="77777777" w:rsidR="00340962" w:rsidRDefault="00340962">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51626D49" w14:textId="0EF81FC3" w:rsidR="00340962" w:rsidRDefault="00340962" w:rsidP="00862F5C">
      <w:pPr>
        <w:pStyle w:val="Heading1"/>
        <w:numPr>
          <w:ilvl w:val="0"/>
          <w:numId w:val="3"/>
        </w:numPr>
        <w:jc w:val="both"/>
        <w:rPr>
          <w:rFonts w:ascii="Aptos" w:hAnsi="Aptos"/>
        </w:rPr>
      </w:pPr>
      <w:bookmarkStart w:id="4" w:name="_Toc215056480"/>
      <w:r>
        <w:rPr>
          <w:rFonts w:ascii="Aptos" w:hAnsi="Aptos"/>
        </w:rPr>
        <w:lastRenderedPageBreak/>
        <w:t>Introduction</w:t>
      </w:r>
      <w:bookmarkEnd w:id="4"/>
    </w:p>
    <w:p w14:paraId="07D1F161" w14:textId="77777777" w:rsidR="000671A0" w:rsidRPr="000671A0" w:rsidRDefault="000671A0" w:rsidP="000671A0"/>
    <w:p w14:paraId="3505ECB4" w14:textId="77777777" w:rsidR="000671A0" w:rsidRDefault="000671A0" w:rsidP="000671A0">
      <w:pPr>
        <w:ind w:left="360"/>
        <w:jc w:val="both"/>
        <w:rPr>
          <w:rFonts w:ascii="Aptos" w:hAnsi="Aptos" w:cs="Courier New"/>
        </w:rPr>
      </w:pPr>
      <w:r w:rsidRPr="000671A0">
        <w:rPr>
          <w:rFonts w:ascii="Aptos" w:hAnsi="Aptos" w:cs="Courier New"/>
        </w:rPr>
        <w:t xml:space="preserve">This Test Plan defines the complete testing strategy for the Jio Consent Management System (CMS). It covers System Testing, Stability Testing, UAT, Regression Testing, Callback Testing, and Notification Testing. </w:t>
      </w:r>
    </w:p>
    <w:p w14:paraId="726EEDE5" w14:textId="77777777" w:rsidR="000671A0" w:rsidRDefault="000671A0" w:rsidP="000671A0">
      <w:pPr>
        <w:ind w:left="360"/>
        <w:jc w:val="both"/>
        <w:rPr>
          <w:rFonts w:ascii="Aptos" w:hAnsi="Aptos" w:cs="Courier New"/>
        </w:rPr>
      </w:pPr>
    </w:p>
    <w:p w14:paraId="5819497A" w14:textId="6E71E378" w:rsidR="000671A0" w:rsidRDefault="000671A0" w:rsidP="000671A0">
      <w:pPr>
        <w:ind w:left="360"/>
        <w:jc w:val="both"/>
        <w:rPr>
          <w:rFonts w:ascii="Aptos" w:hAnsi="Aptos" w:cs="Courier New"/>
        </w:rPr>
      </w:pPr>
      <w:r w:rsidRPr="000671A0">
        <w:rPr>
          <w:rFonts w:ascii="Aptos" w:hAnsi="Aptos" w:cs="Courier New"/>
        </w:rPr>
        <w:t>It ensures validation of all CMS modules:</w:t>
      </w:r>
      <w:r>
        <w:rPr>
          <w:rFonts w:ascii="Aptos" w:hAnsi="Aptos" w:cs="Courier New"/>
        </w:rPr>
        <w:t xml:space="preserve"> </w:t>
      </w:r>
      <w:r w:rsidRPr="000671A0">
        <w:rPr>
          <w:rFonts w:ascii="Aptos" w:hAnsi="Aptos" w:cs="Courier New"/>
        </w:rPr>
        <w:t xml:space="preserve">Consent, Cookie Preferences, Grievances, ROPA, Data Breach Notification, Dashboards, </w:t>
      </w:r>
      <w:r>
        <w:rPr>
          <w:rFonts w:ascii="Aptos" w:hAnsi="Aptos" w:cs="Courier New"/>
        </w:rPr>
        <w:t>Scheduler</w:t>
      </w:r>
      <w:r w:rsidRPr="000671A0">
        <w:rPr>
          <w:rFonts w:ascii="Aptos" w:hAnsi="Aptos" w:cs="Courier New"/>
        </w:rPr>
        <w:t xml:space="preserve"> Reports,</w:t>
      </w:r>
      <w:r>
        <w:rPr>
          <w:rFonts w:ascii="Aptos" w:hAnsi="Aptos" w:cs="Courier New"/>
        </w:rPr>
        <w:t xml:space="preserve"> System and User Notifications</w:t>
      </w:r>
      <w:r w:rsidRPr="000671A0">
        <w:rPr>
          <w:rFonts w:ascii="Aptos" w:hAnsi="Aptos" w:cs="Courier New"/>
        </w:rPr>
        <w:t>, Audit Logging, and System Administration (RBAC, Business Apps, User Management).</w:t>
      </w:r>
    </w:p>
    <w:p w14:paraId="70B56347" w14:textId="77777777" w:rsidR="000671A0" w:rsidRPr="000671A0" w:rsidRDefault="000671A0" w:rsidP="000671A0">
      <w:pPr>
        <w:ind w:left="360"/>
        <w:jc w:val="both"/>
        <w:rPr>
          <w:rFonts w:ascii="Aptos" w:hAnsi="Aptos" w:cs="Courier New"/>
        </w:rPr>
      </w:pPr>
    </w:p>
    <w:p w14:paraId="4D607C4C" w14:textId="77777777" w:rsidR="00340962" w:rsidRPr="000671A0" w:rsidRDefault="00340962" w:rsidP="00697CC9">
      <w:pPr>
        <w:rPr>
          <w:rFonts w:ascii="Aptos" w:hAnsi="Aptos"/>
          <w:sz w:val="22"/>
          <w:szCs w:val="22"/>
        </w:rPr>
      </w:pPr>
    </w:p>
    <w:p w14:paraId="0888951D" w14:textId="77777777" w:rsidR="00340962" w:rsidRPr="000671A0" w:rsidRDefault="00340962">
      <w:pPr>
        <w:spacing w:after="200" w:line="276" w:lineRule="auto"/>
        <w:rPr>
          <w:rFonts w:ascii="Aptos" w:eastAsiaTheme="majorEastAsia" w:hAnsi="Aptos" w:cstheme="majorBidi"/>
          <w:b/>
          <w:bCs/>
          <w:color w:val="374C80" w:themeColor="accent1" w:themeShade="BF"/>
          <w:sz w:val="22"/>
          <w:szCs w:val="22"/>
        </w:rPr>
      </w:pPr>
      <w:r w:rsidRPr="000671A0">
        <w:rPr>
          <w:rFonts w:ascii="Aptos" w:hAnsi="Aptos"/>
          <w:sz w:val="22"/>
          <w:szCs w:val="22"/>
        </w:rPr>
        <w:br w:type="page"/>
      </w:r>
    </w:p>
    <w:p w14:paraId="44206EF5" w14:textId="25C09D94" w:rsidR="000671A0" w:rsidRDefault="000671A0" w:rsidP="00862F5C">
      <w:pPr>
        <w:pStyle w:val="Heading1"/>
        <w:numPr>
          <w:ilvl w:val="0"/>
          <w:numId w:val="3"/>
        </w:numPr>
        <w:jc w:val="both"/>
        <w:rPr>
          <w:rFonts w:ascii="Aptos" w:hAnsi="Aptos"/>
        </w:rPr>
      </w:pPr>
      <w:bookmarkStart w:id="5" w:name="_Toc215056481"/>
      <w:r w:rsidRPr="000671A0">
        <w:rPr>
          <w:rFonts w:ascii="Aptos" w:hAnsi="Aptos"/>
        </w:rPr>
        <w:lastRenderedPageBreak/>
        <w:t>Scope of Testing</w:t>
      </w:r>
      <w:bookmarkEnd w:id="5"/>
    </w:p>
    <w:p w14:paraId="15BB3692" w14:textId="77777777" w:rsidR="000671A0" w:rsidRPr="000671A0" w:rsidRDefault="000671A0" w:rsidP="000671A0"/>
    <w:p w14:paraId="2B4D8A71" w14:textId="77777777" w:rsidR="000671A0" w:rsidRPr="000671A0" w:rsidRDefault="000671A0" w:rsidP="000671A0">
      <w:pPr>
        <w:ind w:left="360"/>
        <w:jc w:val="both"/>
        <w:rPr>
          <w:rFonts w:ascii="Aptos" w:hAnsi="Aptos" w:cs="Courier New"/>
        </w:rPr>
      </w:pPr>
      <w:r w:rsidRPr="000671A0">
        <w:rPr>
          <w:rFonts w:ascii="Aptos" w:hAnsi="Aptos" w:cs="Courier New"/>
        </w:rPr>
        <w:t>Testing includes:</w:t>
      </w:r>
    </w:p>
    <w:p w14:paraId="58C4D7EF" w14:textId="6E6A1AA0" w:rsidR="000671A0" w:rsidRPr="000671A0" w:rsidRDefault="000671A0" w:rsidP="00862F5C">
      <w:pPr>
        <w:pStyle w:val="ListParagraph"/>
        <w:numPr>
          <w:ilvl w:val="0"/>
          <w:numId w:val="4"/>
        </w:numPr>
        <w:jc w:val="both"/>
        <w:rPr>
          <w:rFonts w:ascii="Aptos" w:hAnsi="Aptos" w:cs="Courier New"/>
        </w:rPr>
      </w:pPr>
      <w:r w:rsidRPr="000671A0">
        <w:rPr>
          <w:rFonts w:ascii="Aptos" w:hAnsi="Aptos" w:cs="Courier New"/>
        </w:rPr>
        <w:t>System Testing (Functional, Integration, Callback Flows, Notifications)</w:t>
      </w:r>
    </w:p>
    <w:p w14:paraId="129CBF39" w14:textId="1C9D002D" w:rsidR="000671A0" w:rsidRPr="000671A0" w:rsidRDefault="000671A0" w:rsidP="00862F5C">
      <w:pPr>
        <w:pStyle w:val="ListParagraph"/>
        <w:numPr>
          <w:ilvl w:val="0"/>
          <w:numId w:val="4"/>
        </w:numPr>
        <w:jc w:val="both"/>
        <w:rPr>
          <w:rFonts w:ascii="Aptos" w:hAnsi="Aptos" w:cs="Courier New"/>
        </w:rPr>
      </w:pPr>
      <w:r>
        <w:rPr>
          <w:rFonts w:ascii="Aptos" w:hAnsi="Aptos" w:cs="Courier New"/>
        </w:rPr>
        <w:t>Performance</w:t>
      </w:r>
      <w:r w:rsidRPr="000671A0">
        <w:rPr>
          <w:rFonts w:ascii="Aptos" w:hAnsi="Aptos" w:cs="Courier New"/>
        </w:rPr>
        <w:t xml:space="preserve"> Testing </w:t>
      </w:r>
    </w:p>
    <w:p w14:paraId="2260A78E" w14:textId="7DE00002" w:rsidR="000671A0" w:rsidRPr="000671A0" w:rsidRDefault="000671A0" w:rsidP="00862F5C">
      <w:pPr>
        <w:pStyle w:val="ListParagraph"/>
        <w:numPr>
          <w:ilvl w:val="0"/>
          <w:numId w:val="4"/>
        </w:numPr>
        <w:jc w:val="both"/>
        <w:rPr>
          <w:rFonts w:ascii="Aptos" w:hAnsi="Aptos" w:cs="Courier New"/>
        </w:rPr>
      </w:pPr>
      <w:r w:rsidRPr="000671A0">
        <w:rPr>
          <w:rFonts w:ascii="Aptos" w:hAnsi="Aptos" w:cs="Courier New"/>
        </w:rPr>
        <w:t>E</w:t>
      </w:r>
      <w:r>
        <w:rPr>
          <w:rFonts w:ascii="Aptos" w:hAnsi="Aptos" w:cs="Courier New"/>
        </w:rPr>
        <w:t>nd to end</w:t>
      </w:r>
      <w:r w:rsidRPr="000671A0">
        <w:rPr>
          <w:rFonts w:ascii="Aptos" w:hAnsi="Aptos" w:cs="Courier New"/>
        </w:rPr>
        <w:t xml:space="preserve"> </w:t>
      </w:r>
      <w:r>
        <w:rPr>
          <w:rFonts w:ascii="Aptos" w:hAnsi="Aptos" w:cs="Courier New"/>
        </w:rPr>
        <w:t>v</w:t>
      </w:r>
      <w:r w:rsidRPr="000671A0">
        <w:rPr>
          <w:rFonts w:ascii="Aptos" w:hAnsi="Aptos" w:cs="Courier New"/>
        </w:rPr>
        <w:t>alidation</w:t>
      </w:r>
    </w:p>
    <w:p w14:paraId="7108AEC0" w14:textId="7C5E5B65" w:rsidR="000671A0" w:rsidRPr="000671A0" w:rsidRDefault="000671A0" w:rsidP="00862F5C">
      <w:pPr>
        <w:pStyle w:val="ListParagraph"/>
        <w:numPr>
          <w:ilvl w:val="0"/>
          <w:numId w:val="4"/>
        </w:numPr>
        <w:jc w:val="both"/>
        <w:rPr>
          <w:rFonts w:ascii="Aptos" w:hAnsi="Aptos" w:cs="Courier New"/>
        </w:rPr>
      </w:pPr>
      <w:r w:rsidRPr="000671A0">
        <w:rPr>
          <w:rFonts w:ascii="Aptos" w:hAnsi="Aptos" w:cs="Courier New"/>
        </w:rPr>
        <w:t>Regression Testing</w:t>
      </w:r>
    </w:p>
    <w:p w14:paraId="1BC8A83F" w14:textId="4FEF7D3E" w:rsidR="000671A0" w:rsidRPr="000671A0" w:rsidRDefault="000671A0" w:rsidP="00862F5C">
      <w:pPr>
        <w:pStyle w:val="ListParagraph"/>
        <w:numPr>
          <w:ilvl w:val="0"/>
          <w:numId w:val="4"/>
        </w:numPr>
        <w:jc w:val="both"/>
        <w:rPr>
          <w:rFonts w:ascii="Aptos" w:hAnsi="Aptos" w:cs="Courier New"/>
        </w:rPr>
      </w:pPr>
      <w:r>
        <w:rPr>
          <w:rFonts w:ascii="Aptos" w:hAnsi="Aptos" w:cs="Courier New"/>
        </w:rPr>
        <w:t>Security Testing</w:t>
      </w:r>
    </w:p>
    <w:p w14:paraId="34DEF865" w14:textId="77777777" w:rsidR="00EF6ED7" w:rsidRDefault="00EF6ED7" w:rsidP="000671A0">
      <w:pPr>
        <w:ind w:left="360"/>
        <w:jc w:val="both"/>
        <w:rPr>
          <w:rFonts w:ascii="Aptos" w:hAnsi="Aptos"/>
        </w:rPr>
      </w:pPr>
    </w:p>
    <w:p w14:paraId="0E7523D5" w14:textId="77777777" w:rsidR="000671A0" w:rsidRDefault="000671A0">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1E69D9C6" w14:textId="20FFBFFD" w:rsidR="000671A0" w:rsidRDefault="000671A0" w:rsidP="00862F5C">
      <w:pPr>
        <w:pStyle w:val="Heading1"/>
        <w:numPr>
          <w:ilvl w:val="0"/>
          <w:numId w:val="3"/>
        </w:numPr>
        <w:jc w:val="both"/>
        <w:rPr>
          <w:rFonts w:ascii="Aptos" w:hAnsi="Aptos"/>
        </w:rPr>
      </w:pPr>
      <w:bookmarkStart w:id="6" w:name="_Toc215056482"/>
      <w:r w:rsidRPr="000671A0">
        <w:rPr>
          <w:rFonts w:ascii="Aptos" w:hAnsi="Aptos"/>
        </w:rPr>
        <w:lastRenderedPageBreak/>
        <w:t>Solution Description</w:t>
      </w:r>
      <w:bookmarkEnd w:id="6"/>
    </w:p>
    <w:p w14:paraId="3AF45B06" w14:textId="77777777" w:rsidR="000671A0" w:rsidRPr="000671A0" w:rsidRDefault="000671A0" w:rsidP="000671A0"/>
    <w:p w14:paraId="5DD446EA" w14:textId="77777777" w:rsidR="000671A0" w:rsidRPr="00D37A37" w:rsidRDefault="000671A0" w:rsidP="00D37A37">
      <w:pPr>
        <w:rPr>
          <w:rFonts w:ascii="Aptos" w:hAnsi="Aptos"/>
        </w:rPr>
      </w:pPr>
      <w:r w:rsidRPr="00D37A37">
        <w:rPr>
          <w:rFonts w:ascii="Aptos" w:hAnsi="Aptos"/>
        </w:rPr>
        <w:t>CMS provides end-to-end consent lifecycle management including:</w:t>
      </w:r>
    </w:p>
    <w:p w14:paraId="2B1CAFB2" w14:textId="77777777" w:rsidR="000671A0" w:rsidRPr="00D37A37" w:rsidRDefault="000671A0" w:rsidP="00D37A37">
      <w:pPr>
        <w:rPr>
          <w:rFonts w:ascii="Aptos" w:hAnsi="Aptos"/>
        </w:rPr>
      </w:pPr>
    </w:p>
    <w:p w14:paraId="74CA191D" w14:textId="135F95D0" w:rsidR="00D37A37" w:rsidRPr="00D37A37" w:rsidRDefault="00D37A37" w:rsidP="00862F5C">
      <w:pPr>
        <w:pStyle w:val="Heading2"/>
        <w:numPr>
          <w:ilvl w:val="1"/>
          <w:numId w:val="3"/>
        </w:numPr>
      </w:pPr>
      <w:bookmarkStart w:id="7" w:name="_Toc215056483"/>
      <w:r w:rsidRPr="00D37A37">
        <w:rPr>
          <w:rFonts w:eastAsia="Times New Roman"/>
        </w:rPr>
        <w:t>Consent Management</w:t>
      </w:r>
      <w:bookmarkEnd w:id="7"/>
    </w:p>
    <w:p w14:paraId="083261D4" w14:textId="77777777" w:rsidR="00D37A37" w:rsidRPr="00D37A37" w:rsidRDefault="00D37A37" w:rsidP="00862F5C">
      <w:pPr>
        <w:pStyle w:val="ListParagraph"/>
        <w:numPr>
          <w:ilvl w:val="0"/>
          <w:numId w:val="13"/>
        </w:numPr>
        <w:rPr>
          <w:rFonts w:ascii="Aptos" w:hAnsi="Aptos"/>
        </w:rPr>
      </w:pPr>
      <w:r w:rsidRPr="00D37A37">
        <w:rPr>
          <w:rFonts w:ascii="Aptos" w:hAnsi="Aptos"/>
        </w:rPr>
        <w:t>Consent creation (grant)</w:t>
      </w:r>
    </w:p>
    <w:p w14:paraId="0FDFB1E6" w14:textId="77777777" w:rsidR="00D37A37" w:rsidRPr="00D37A37" w:rsidRDefault="00D37A37" w:rsidP="00862F5C">
      <w:pPr>
        <w:pStyle w:val="ListParagraph"/>
        <w:numPr>
          <w:ilvl w:val="0"/>
          <w:numId w:val="13"/>
        </w:numPr>
        <w:rPr>
          <w:rFonts w:ascii="Aptos" w:hAnsi="Aptos"/>
        </w:rPr>
      </w:pPr>
      <w:r w:rsidRPr="00D37A37">
        <w:rPr>
          <w:rFonts w:ascii="Aptos" w:hAnsi="Aptos"/>
        </w:rPr>
        <w:t>Consent update / modification</w:t>
      </w:r>
    </w:p>
    <w:p w14:paraId="13B87AA8" w14:textId="77777777" w:rsidR="00D37A37" w:rsidRPr="00D37A37" w:rsidRDefault="00D37A37" w:rsidP="00862F5C">
      <w:pPr>
        <w:pStyle w:val="ListParagraph"/>
        <w:numPr>
          <w:ilvl w:val="0"/>
          <w:numId w:val="13"/>
        </w:numPr>
        <w:rPr>
          <w:rFonts w:ascii="Aptos" w:hAnsi="Aptos"/>
        </w:rPr>
      </w:pPr>
      <w:r w:rsidRPr="00D37A37">
        <w:rPr>
          <w:rFonts w:ascii="Aptos" w:hAnsi="Aptos"/>
        </w:rPr>
        <w:t>Consent withdrawal</w:t>
      </w:r>
    </w:p>
    <w:p w14:paraId="2746380E" w14:textId="77777777" w:rsidR="00D37A37" w:rsidRPr="00D37A37" w:rsidRDefault="00D37A37" w:rsidP="00862F5C">
      <w:pPr>
        <w:pStyle w:val="ListParagraph"/>
        <w:numPr>
          <w:ilvl w:val="0"/>
          <w:numId w:val="13"/>
        </w:numPr>
        <w:rPr>
          <w:rFonts w:ascii="Aptos" w:hAnsi="Aptos"/>
        </w:rPr>
      </w:pPr>
      <w:r w:rsidRPr="00D37A37">
        <w:rPr>
          <w:rFonts w:ascii="Aptos" w:hAnsi="Aptos"/>
        </w:rPr>
        <w:t>Consent versioning (immutable history)</w:t>
      </w:r>
    </w:p>
    <w:p w14:paraId="4BE12D54" w14:textId="77777777" w:rsidR="00D37A37" w:rsidRPr="00D37A37" w:rsidRDefault="00D37A37" w:rsidP="00862F5C">
      <w:pPr>
        <w:pStyle w:val="ListParagraph"/>
        <w:numPr>
          <w:ilvl w:val="0"/>
          <w:numId w:val="13"/>
        </w:numPr>
        <w:rPr>
          <w:rFonts w:ascii="Aptos" w:hAnsi="Aptos"/>
        </w:rPr>
      </w:pPr>
      <w:r w:rsidRPr="00D37A37">
        <w:rPr>
          <w:rFonts w:ascii="Aptos" w:hAnsi="Aptos"/>
        </w:rPr>
        <w:t>Re-consent workflow (DF-initiated)</w:t>
      </w:r>
    </w:p>
    <w:p w14:paraId="1894CADB" w14:textId="77777777" w:rsidR="00D37A37" w:rsidRPr="00D37A37" w:rsidRDefault="00D37A37" w:rsidP="00862F5C">
      <w:pPr>
        <w:pStyle w:val="ListParagraph"/>
        <w:numPr>
          <w:ilvl w:val="0"/>
          <w:numId w:val="13"/>
        </w:numPr>
        <w:rPr>
          <w:rFonts w:ascii="Aptos" w:hAnsi="Aptos"/>
        </w:rPr>
      </w:pPr>
      <w:r w:rsidRPr="00D37A37">
        <w:rPr>
          <w:rFonts w:ascii="Aptos" w:hAnsi="Aptos"/>
        </w:rPr>
        <w:t>Digital signing of consent artifacts</w:t>
      </w:r>
    </w:p>
    <w:p w14:paraId="1F36F725" w14:textId="77777777" w:rsidR="00D37A37" w:rsidRPr="00D37A37" w:rsidRDefault="00D37A37" w:rsidP="00862F5C">
      <w:pPr>
        <w:pStyle w:val="ListParagraph"/>
        <w:numPr>
          <w:ilvl w:val="0"/>
          <w:numId w:val="13"/>
        </w:numPr>
        <w:rPr>
          <w:rFonts w:ascii="Aptos" w:hAnsi="Aptos"/>
        </w:rPr>
      </w:pPr>
      <w:r w:rsidRPr="00D37A37">
        <w:rPr>
          <w:rFonts w:ascii="Aptos" w:hAnsi="Aptos"/>
        </w:rPr>
        <w:t>Consent audit trail &amp; hash-chain integrity</w:t>
      </w:r>
    </w:p>
    <w:p w14:paraId="1AB41A24" w14:textId="77777777" w:rsidR="00D37A37" w:rsidRPr="00D37A37" w:rsidRDefault="00D37A37" w:rsidP="00862F5C">
      <w:pPr>
        <w:pStyle w:val="ListParagraph"/>
        <w:numPr>
          <w:ilvl w:val="0"/>
          <w:numId w:val="13"/>
        </w:numPr>
        <w:rPr>
          <w:rFonts w:ascii="Aptos" w:hAnsi="Aptos"/>
        </w:rPr>
      </w:pPr>
      <w:r w:rsidRPr="00D37A37">
        <w:rPr>
          <w:rFonts w:ascii="Aptos" w:hAnsi="Aptos"/>
        </w:rPr>
        <w:t>Consent verification API (JWS verification)</w:t>
      </w:r>
    </w:p>
    <w:p w14:paraId="0A5B8670" w14:textId="77777777" w:rsidR="00D37A37" w:rsidRPr="00D37A37" w:rsidRDefault="00D37A37" w:rsidP="00862F5C">
      <w:pPr>
        <w:pStyle w:val="ListParagraph"/>
        <w:numPr>
          <w:ilvl w:val="0"/>
          <w:numId w:val="13"/>
        </w:numPr>
        <w:rPr>
          <w:rFonts w:ascii="Aptos" w:hAnsi="Aptos"/>
        </w:rPr>
      </w:pPr>
      <w:r w:rsidRPr="00D37A37">
        <w:rPr>
          <w:rFonts w:ascii="Aptos" w:hAnsi="Aptos"/>
        </w:rPr>
        <w:t>Consent dashboard for Data Principals</w:t>
      </w:r>
    </w:p>
    <w:p w14:paraId="7441225E" w14:textId="77777777" w:rsidR="00D37A37" w:rsidRPr="00D37A37" w:rsidRDefault="00D37A37" w:rsidP="00862F5C">
      <w:pPr>
        <w:pStyle w:val="ListParagraph"/>
        <w:numPr>
          <w:ilvl w:val="0"/>
          <w:numId w:val="13"/>
        </w:numPr>
        <w:rPr>
          <w:rFonts w:ascii="Aptos" w:hAnsi="Aptos"/>
        </w:rPr>
      </w:pPr>
      <w:r w:rsidRPr="00D37A37">
        <w:rPr>
          <w:rFonts w:ascii="Aptos" w:hAnsi="Aptos"/>
        </w:rPr>
        <w:t>Minor/parental consent workflow</w:t>
      </w:r>
    </w:p>
    <w:p w14:paraId="01D06C62" w14:textId="27EDEF94" w:rsidR="00D37A37" w:rsidRPr="00D37A37" w:rsidRDefault="00D37A37" w:rsidP="00862F5C">
      <w:pPr>
        <w:pStyle w:val="Heading2"/>
        <w:numPr>
          <w:ilvl w:val="1"/>
          <w:numId w:val="3"/>
        </w:numPr>
        <w:rPr>
          <w:rFonts w:eastAsia="Times New Roman"/>
        </w:rPr>
      </w:pPr>
      <w:r w:rsidRPr="00D37A37">
        <w:rPr>
          <w:rFonts w:eastAsia="Times New Roman"/>
        </w:rPr>
        <w:t xml:space="preserve"> </w:t>
      </w:r>
      <w:bookmarkStart w:id="8" w:name="_Toc215056484"/>
      <w:r w:rsidRPr="00D37A37">
        <w:rPr>
          <w:rFonts w:eastAsia="Times New Roman"/>
        </w:rPr>
        <w:t>Cookie Preference Management</w:t>
      </w:r>
      <w:bookmarkEnd w:id="8"/>
    </w:p>
    <w:p w14:paraId="33DAA539" w14:textId="77777777" w:rsidR="00D37A37" w:rsidRPr="00D37A37" w:rsidRDefault="00D37A37" w:rsidP="00862F5C">
      <w:pPr>
        <w:pStyle w:val="ListParagraph"/>
        <w:numPr>
          <w:ilvl w:val="0"/>
          <w:numId w:val="14"/>
        </w:numPr>
        <w:rPr>
          <w:rFonts w:ascii="Aptos" w:hAnsi="Aptos"/>
        </w:rPr>
      </w:pPr>
      <w:r w:rsidRPr="00D37A37">
        <w:rPr>
          <w:rFonts w:ascii="Aptos" w:hAnsi="Aptos"/>
        </w:rPr>
        <w:t>Cookie banner (embedded UI)</w:t>
      </w:r>
    </w:p>
    <w:p w14:paraId="66014955" w14:textId="77777777" w:rsidR="00D37A37" w:rsidRPr="00D37A37" w:rsidRDefault="00D37A37" w:rsidP="00862F5C">
      <w:pPr>
        <w:pStyle w:val="ListParagraph"/>
        <w:numPr>
          <w:ilvl w:val="0"/>
          <w:numId w:val="14"/>
        </w:numPr>
        <w:rPr>
          <w:rFonts w:ascii="Aptos" w:hAnsi="Aptos"/>
        </w:rPr>
      </w:pPr>
      <w:r w:rsidRPr="00D37A37">
        <w:rPr>
          <w:rFonts w:ascii="Aptos" w:hAnsi="Aptos"/>
        </w:rPr>
        <w:t>Category-wise cookie preferences</w:t>
      </w:r>
    </w:p>
    <w:p w14:paraId="5A67399D" w14:textId="77777777" w:rsidR="00D37A37" w:rsidRPr="00D37A37" w:rsidRDefault="00D37A37" w:rsidP="00862F5C">
      <w:pPr>
        <w:pStyle w:val="ListParagraph"/>
        <w:numPr>
          <w:ilvl w:val="0"/>
          <w:numId w:val="14"/>
        </w:numPr>
        <w:rPr>
          <w:rFonts w:ascii="Aptos" w:hAnsi="Aptos"/>
        </w:rPr>
      </w:pPr>
      <w:r w:rsidRPr="00D37A37">
        <w:rPr>
          <w:rFonts w:ascii="Aptos" w:hAnsi="Aptos"/>
        </w:rPr>
        <w:t>Save/update preferences</w:t>
      </w:r>
    </w:p>
    <w:p w14:paraId="451A1FEA" w14:textId="77777777" w:rsidR="00D37A37" w:rsidRPr="00D37A37" w:rsidRDefault="00D37A37" w:rsidP="00862F5C">
      <w:pPr>
        <w:pStyle w:val="ListParagraph"/>
        <w:numPr>
          <w:ilvl w:val="0"/>
          <w:numId w:val="14"/>
        </w:numPr>
        <w:rPr>
          <w:rFonts w:ascii="Aptos" w:hAnsi="Aptos"/>
        </w:rPr>
      </w:pPr>
      <w:r w:rsidRPr="00D37A37">
        <w:rPr>
          <w:rFonts w:ascii="Aptos" w:hAnsi="Aptos"/>
        </w:rPr>
        <w:t>Cookie audit trail</w:t>
      </w:r>
    </w:p>
    <w:p w14:paraId="164732B8" w14:textId="77777777" w:rsidR="00D37A37" w:rsidRPr="00D37A37" w:rsidRDefault="00D37A37" w:rsidP="00862F5C">
      <w:pPr>
        <w:pStyle w:val="ListParagraph"/>
        <w:numPr>
          <w:ilvl w:val="0"/>
          <w:numId w:val="14"/>
        </w:numPr>
        <w:rPr>
          <w:rFonts w:ascii="Aptos" w:hAnsi="Aptos"/>
        </w:rPr>
      </w:pPr>
      <w:r w:rsidRPr="00D37A37">
        <w:rPr>
          <w:rFonts w:ascii="Aptos" w:hAnsi="Aptos"/>
        </w:rPr>
        <w:t>Multi-language cookie UI</w:t>
      </w:r>
    </w:p>
    <w:p w14:paraId="44718719" w14:textId="65ABC4C6" w:rsidR="00D37A37" w:rsidRPr="00D37A37" w:rsidRDefault="00D37A37" w:rsidP="00862F5C">
      <w:pPr>
        <w:pStyle w:val="Heading2"/>
        <w:numPr>
          <w:ilvl w:val="1"/>
          <w:numId w:val="3"/>
        </w:numPr>
        <w:rPr>
          <w:rFonts w:eastAsia="Times New Roman"/>
        </w:rPr>
      </w:pPr>
      <w:bookmarkStart w:id="9" w:name="_Toc215056485"/>
      <w:r w:rsidRPr="00D37A37">
        <w:rPr>
          <w:rFonts w:eastAsia="Times New Roman"/>
        </w:rPr>
        <w:t>Grievance &amp; Rights Management</w:t>
      </w:r>
      <w:bookmarkEnd w:id="9"/>
    </w:p>
    <w:p w14:paraId="5258A425" w14:textId="77777777" w:rsidR="00D37A37" w:rsidRPr="00D37A37" w:rsidRDefault="00D37A37" w:rsidP="00862F5C">
      <w:pPr>
        <w:pStyle w:val="ListParagraph"/>
        <w:numPr>
          <w:ilvl w:val="0"/>
          <w:numId w:val="15"/>
        </w:numPr>
        <w:rPr>
          <w:rFonts w:ascii="Aptos" w:hAnsi="Aptos"/>
        </w:rPr>
      </w:pPr>
      <w:r w:rsidRPr="00D37A37">
        <w:rPr>
          <w:rFonts w:ascii="Aptos" w:hAnsi="Aptos"/>
        </w:rPr>
        <w:t>Raise grievance / data rights request</w:t>
      </w:r>
    </w:p>
    <w:p w14:paraId="2D9E0605" w14:textId="77777777" w:rsidR="00D37A37" w:rsidRPr="00D37A37" w:rsidRDefault="00D37A37" w:rsidP="00862F5C">
      <w:pPr>
        <w:pStyle w:val="ListParagraph"/>
        <w:numPr>
          <w:ilvl w:val="0"/>
          <w:numId w:val="15"/>
        </w:numPr>
        <w:rPr>
          <w:rFonts w:ascii="Aptos" w:hAnsi="Aptos"/>
        </w:rPr>
      </w:pPr>
      <w:r w:rsidRPr="00D37A37">
        <w:rPr>
          <w:rFonts w:ascii="Aptos" w:hAnsi="Aptos"/>
        </w:rPr>
        <w:t>Track grievance lifecycle (DF-side updates)</w:t>
      </w:r>
    </w:p>
    <w:p w14:paraId="2259BAD8" w14:textId="77777777" w:rsidR="00D37A37" w:rsidRPr="00D37A37" w:rsidRDefault="00D37A37" w:rsidP="00862F5C">
      <w:pPr>
        <w:pStyle w:val="ListParagraph"/>
        <w:numPr>
          <w:ilvl w:val="0"/>
          <w:numId w:val="15"/>
        </w:numPr>
        <w:rPr>
          <w:rFonts w:ascii="Aptos" w:hAnsi="Aptos"/>
        </w:rPr>
      </w:pPr>
      <w:r w:rsidRPr="00D37A37">
        <w:rPr>
          <w:rFonts w:ascii="Aptos" w:hAnsi="Aptos"/>
        </w:rPr>
        <w:t>Grievance artifact signing &amp; audit</w:t>
      </w:r>
    </w:p>
    <w:p w14:paraId="6761BFD1" w14:textId="77777777" w:rsidR="00D37A37" w:rsidRPr="00D37A37" w:rsidRDefault="00D37A37" w:rsidP="00862F5C">
      <w:pPr>
        <w:pStyle w:val="ListParagraph"/>
        <w:numPr>
          <w:ilvl w:val="0"/>
          <w:numId w:val="15"/>
        </w:numPr>
        <w:rPr>
          <w:rFonts w:ascii="Aptos" w:hAnsi="Aptos"/>
        </w:rPr>
      </w:pPr>
      <w:r w:rsidRPr="00D37A37">
        <w:rPr>
          <w:rFonts w:ascii="Aptos" w:hAnsi="Aptos"/>
        </w:rPr>
        <w:t>SLA tracking &amp; escalation</w:t>
      </w:r>
    </w:p>
    <w:p w14:paraId="2C089C7A" w14:textId="77777777" w:rsidR="00D37A37" w:rsidRPr="00D37A37" w:rsidRDefault="00D37A37" w:rsidP="00862F5C">
      <w:pPr>
        <w:pStyle w:val="ListParagraph"/>
        <w:numPr>
          <w:ilvl w:val="0"/>
          <w:numId w:val="15"/>
        </w:numPr>
        <w:rPr>
          <w:rFonts w:ascii="Aptos" w:hAnsi="Aptos"/>
        </w:rPr>
      </w:pPr>
      <w:r w:rsidRPr="00D37A37">
        <w:rPr>
          <w:rFonts w:ascii="Aptos" w:hAnsi="Aptos"/>
        </w:rPr>
        <w:t>Encrypted grievance detail for DF</w:t>
      </w:r>
    </w:p>
    <w:p w14:paraId="6167CF35" w14:textId="3DB8629C" w:rsidR="00D37A37" w:rsidRPr="00D37A37" w:rsidRDefault="00D37A37" w:rsidP="00862F5C">
      <w:pPr>
        <w:pStyle w:val="Heading2"/>
        <w:numPr>
          <w:ilvl w:val="1"/>
          <w:numId w:val="3"/>
        </w:numPr>
        <w:rPr>
          <w:rFonts w:eastAsia="Times New Roman"/>
        </w:rPr>
      </w:pPr>
      <w:bookmarkStart w:id="10" w:name="_Toc215056486"/>
      <w:r w:rsidRPr="00D37A37">
        <w:rPr>
          <w:rFonts w:eastAsia="Times New Roman"/>
        </w:rPr>
        <w:t>Notification &amp; Communication</w:t>
      </w:r>
      <w:bookmarkEnd w:id="10"/>
    </w:p>
    <w:p w14:paraId="66850AC1" w14:textId="77777777" w:rsidR="00D37A37" w:rsidRPr="00D37A37" w:rsidRDefault="00D37A37" w:rsidP="00862F5C">
      <w:pPr>
        <w:pStyle w:val="ListParagraph"/>
        <w:numPr>
          <w:ilvl w:val="0"/>
          <w:numId w:val="16"/>
        </w:numPr>
        <w:rPr>
          <w:rFonts w:ascii="Aptos" w:hAnsi="Aptos"/>
        </w:rPr>
      </w:pPr>
      <w:r w:rsidRPr="00D37A37">
        <w:rPr>
          <w:rFonts w:ascii="Aptos" w:hAnsi="Aptos"/>
        </w:rPr>
        <w:t>Email notifications (SMTP integration)</w:t>
      </w:r>
    </w:p>
    <w:p w14:paraId="18FA7A8A" w14:textId="77777777" w:rsidR="00D37A37" w:rsidRPr="00D37A37" w:rsidRDefault="00D37A37" w:rsidP="00862F5C">
      <w:pPr>
        <w:pStyle w:val="ListParagraph"/>
        <w:numPr>
          <w:ilvl w:val="0"/>
          <w:numId w:val="16"/>
        </w:numPr>
        <w:rPr>
          <w:rFonts w:ascii="Aptos" w:hAnsi="Aptos"/>
        </w:rPr>
      </w:pPr>
      <w:r w:rsidRPr="00D37A37">
        <w:rPr>
          <w:rFonts w:ascii="Aptos" w:hAnsi="Aptos"/>
        </w:rPr>
        <w:t>SMS notifications (SMSC integration)</w:t>
      </w:r>
    </w:p>
    <w:p w14:paraId="5C3BAD3D" w14:textId="77777777" w:rsidR="00D37A37" w:rsidRPr="00D37A37" w:rsidRDefault="00D37A37" w:rsidP="00862F5C">
      <w:pPr>
        <w:pStyle w:val="ListParagraph"/>
        <w:numPr>
          <w:ilvl w:val="0"/>
          <w:numId w:val="16"/>
        </w:numPr>
        <w:rPr>
          <w:rFonts w:ascii="Aptos" w:hAnsi="Aptos"/>
        </w:rPr>
      </w:pPr>
      <w:r w:rsidRPr="00D37A37">
        <w:rPr>
          <w:rFonts w:ascii="Aptos" w:hAnsi="Aptos"/>
        </w:rPr>
        <w:t>Event callbacks to DF/Processors</w:t>
      </w:r>
    </w:p>
    <w:p w14:paraId="7871E455" w14:textId="77777777" w:rsidR="00D37A37" w:rsidRPr="00D37A37" w:rsidRDefault="00D37A37" w:rsidP="00862F5C">
      <w:pPr>
        <w:pStyle w:val="ListParagraph"/>
        <w:numPr>
          <w:ilvl w:val="0"/>
          <w:numId w:val="16"/>
        </w:numPr>
        <w:rPr>
          <w:rFonts w:ascii="Aptos" w:hAnsi="Aptos"/>
        </w:rPr>
      </w:pPr>
      <w:r w:rsidRPr="00D37A37">
        <w:rPr>
          <w:rFonts w:ascii="Aptos" w:hAnsi="Aptos"/>
        </w:rPr>
        <w:t>Missed-event recovery (DLQ)</w:t>
      </w:r>
    </w:p>
    <w:p w14:paraId="445195A7" w14:textId="77777777" w:rsidR="00D37A37" w:rsidRPr="00D37A37" w:rsidRDefault="00D37A37" w:rsidP="00862F5C">
      <w:pPr>
        <w:pStyle w:val="ListParagraph"/>
        <w:numPr>
          <w:ilvl w:val="0"/>
          <w:numId w:val="16"/>
        </w:numPr>
        <w:rPr>
          <w:rFonts w:ascii="Aptos" w:hAnsi="Aptos"/>
        </w:rPr>
      </w:pPr>
      <w:r w:rsidRPr="00D37A37">
        <w:rPr>
          <w:rFonts w:ascii="Aptos" w:hAnsi="Aptos"/>
        </w:rPr>
        <w:t>Correlation ID-based traceability</w:t>
      </w:r>
    </w:p>
    <w:p w14:paraId="08E6FC6A" w14:textId="77D4E73F" w:rsidR="00D37A37" w:rsidRPr="00D37A37" w:rsidRDefault="00D37A37" w:rsidP="00862F5C">
      <w:pPr>
        <w:pStyle w:val="Heading2"/>
        <w:numPr>
          <w:ilvl w:val="1"/>
          <w:numId w:val="3"/>
        </w:numPr>
        <w:rPr>
          <w:rFonts w:eastAsia="Times New Roman"/>
        </w:rPr>
      </w:pPr>
      <w:bookmarkStart w:id="11" w:name="_Toc215056487"/>
      <w:r w:rsidRPr="00D37A37">
        <w:rPr>
          <w:rFonts w:eastAsia="Times New Roman"/>
        </w:rPr>
        <w:t>Audit &amp; Compliance</w:t>
      </w:r>
      <w:bookmarkEnd w:id="11"/>
    </w:p>
    <w:p w14:paraId="206E32B2" w14:textId="77777777" w:rsidR="00D37A37" w:rsidRPr="00D37A37" w:rsidRDefault="00D37A37" w:rsidP="00862F5C">
      <w:pPr>
        <w:pStyle w:val="ListParagraph"/>
        <w:numPr>
          <w:ilvl w:val="0"/>
          <w:numId w:val="17"/>
        </w:numPr>
        <w:rPr>
          <w:rFonts w:ascii="Aptos" w:hAnsi="Aptos"/>
        </w:rPr>
      </w:pPr>
      <w:r w:rsidRPr="00D37A37">
        <w:rPr>
          <w:rFonts w:ascii="Aptos" w:hAnsi="Aptos"/>
        </w:rPr>
        <w:t>Immutable append-only logs</w:t>
      </w:r>
    </w:p>
    <w:p w14:paraId="3E9B9561" w14:textId="77777777" w:rsidR="00D37A37" w:rsidRPr="00D37A37" w:rsidRDefault="00D37A37" w:rsidP="00862F5C">
      <w:pPr>
        <w:pStyle w:val="ListParagraph"/>
        <w:numPr>
          <w:ilvl w:val="0"/>
          <w:numId w:val="17"/>
        </w:numPr>
        <w:rPr>
          <w:rFonts w:ascii="Aptos" w:hAnsi="Aptos"/>
        </w:rPr>
      </w:pPr>
      <w:r w:rsidRPr="00D37A37">
        <w:rPr>
          <w:rFonts w:ascii="Aptos" w:hAnsi="Aptos"/>
        </w:rPr>
        <w:t>Hash-linked audit records</w:t>
      </w:r>
    </w:p>
    <w:p w14:paraId="71BE8559" w14:textId="77777777" w:rsidR="00D37A37" w:rsidRPr="00D37A37" w:rsidRDefault="00D37A37" w:rsidP="00862F5C">
      <w:pPr>
        <w:pStyle w:val="ListParagraph"/>
        <w:numPr>
          <w:ilvl w:val="0"/>
          <w:numId w:val="17"/>
        </w:numPr>
        <w:rPr>
          <w:rFonts w:ascii="Aptos" w:hAnsi="Aptos"/>
        </w:rPr>
      </w:pPr>
      <w:r w:rsidRPr="00D37A37">
        <w:rPr>
          <w:rFonts w:ascii="Aptos" w:hAnsi="Aptos"/>
        </w:rPr>
        <w:t>End-to-end traceability</w:t>
      </w:r>
    </w:p>
    <w:p w14:paraId="350EA2BD" w14:textId="77777777" w:rsidR="00D37A37" w:rsidRPr="00D37A37" w:rsidRDefault="00D37A37" w:rsidP="00862F5C">
      <w:pPr>
        <w:pStyle w:val="ListParagraph"/>
        <w:numPr>
          <w:ilvl w:val="0"/>
          <w:numId w:val="17"/>
        </w:numPr>
        <w:rPr>
          <w:rFonts w:ascii="Aptos" w:hAnsi="Aptos"/>
        </w:rPr>
      </w:pPr>
      <w:r w:rsidRPr="00D37A37">
        <w:rPr>
          <w:rFonts w:ascii="Aptos" w:hAnsi="Aptos"/>
        </w:rPr>
        <w:t>Automated verification of artifacts</w:t>
      </w:r>
    </w:p>
    <w:p w14:paraId="0D860CCC" w14:textId="77777777" w:rsidR="00D37A37" w:rsidRPr="00D37A37" w:rsidRDefault="00D37A37" w:rsidP="00862F5C">
      <w:pPr>
        <w:pStyle w:val="ListParagraph"/>
        <w:numPr>
          <w:ilvl w:val="0"/>
          <w:numId w:val="17"/>
        </w:numPr>
        <w:rPr>
          <w:rFonts w:ascii="Aptos" w:hAnsi="Aptos"/>
        </w:rPr>
      </w:pPr>
      <w:r w:rsidRPr="00D37A37">
        <w:rPr>
          <w:rFonts w:ascii="Aptos" w:hAnsi="Aptos"/>
        </w:rPr>
        <w:t>Compliance reporting (Section 65B-ready)</w:t>
      </w:r>
    </w:p>
    <w:p w14:paraId="6AA5A34E" w14:textId="3F6DF175" w:rsidR="00D37A37" w:rsidRPr="00D37A37" w:rsidRDefault="00D37A37" w:rsidP="00862F5C">
      <w:pPr>
        <w:pStyle w:val="Heading2"/>
        <w:numPr>
          <w:ilvl w:val="1"/>
          <w:numId w:val="3"/>
        </w:numPr>
        <w:rPr>
          <w:rFonts w:eastAsia="Times New Roman"/>
        </w:rPr>
      </w:pPr>
      <w:bookmarkStart w:id="12" w:name="_Toc215056488"/>
      <w:r w:rsidRPr="00D37A37">
        <w:rPr>
          <w:rFonts w:eastAsia="Times New Roman"/>
        </w:rPr>
        <w:t>CMS Portal &amp; Admin Console</w:t>
      </w:r>
      <w:bookmarkEnd w:id="12"/>
    </w:p>
    <w:p w14:paraId="6F76E630" w14:textId="77777777" w:rsidR="00D37A37" w:rsidRPr="00D37A37" w:rsidRDefault="00D37A37" w:rsidP="00862F5C">
      <w:pPr>
        <w:pStyle w:val="ListParagraph"/>
        <w:numPr>
          <w:ilvl w:val="0"/>
          <w:numId w:val="18"/>
        </w:numPr>
        <w:rPr>
          <w:rFonts w:ascii="Aptos" w:hAnsi="Aptos"/>
        </w:rPr>
      </w:pPr>
      <w:r w:rsidRPr="00D37A37">
        <w:rPr>
          <w:rFonts w:ascii="Aptos" w:hAnsi="Aptos"/>
        </w:rPr>
        <w:t>Tenant onboarding</w:t>
      </w:r>
    </w:p>
    <w:p w14:paraId="3F69AD22" w14:textId="77777777" w:rsidR="00D37A37" w:rsidRPr="00D37A37" w:rsidRDefault="00D37A37" w:rsidP="00862F5C">
      <w:pPr>
        <w:pStyle w:val="ListParagraph"/>
        <w:numPr>
          <w:ilvl w:val="0"/>
          <w:numId w:val="18"/>
        </w:numPr>
        <w:rPr>
          <w:rFonts w:ascii="Aptos" w:hAnsi="Aptos"/>
        </w:rPr>
      </w:pPr>
      <w:r w:rsidRPr="00D37A37">
        <w:rPr>
          <w:rFonts w:ascii="Aptos" w:hAnsi="Aptos"/>
        </w:rPr>
        <w:lastRenderedPageBreak/>
        <w:t>Business onboarding</w:t>
      </w:r>
    </w:p>
    <w:p w14:paraId="5423C831" w14:textId="77777777" w:rsidR="00D37A37" w:rsidRPr="00D37A37" w:rsidRDefault="00D37A37" w:rsidP="00862F5C">
      <w:pPr>
        <w:pStyle w:val="ListParagraph"/>
        <w:numPr>
          <w:ilvl w:val="0"/>
          <w:numId w:val="18"/>
        </w:numPr>
        <w:rPr>
          <w:rFonts w:ascii="Aptos" w:hAnsi="Aptos"/>
        </w:rPr>
      </w:pPr>
      <w:r w:rsidRPr="00D37A37">
        <w:rPr>
          <w:rFonts w:ascii="Aptos" w:hAnsi="Aptos"/>
        </w:rPr>
        <w:t>Template management (consent, cookie)</w:t>
      </w:r>
    </w:p>
    <w:p w14:paraId="7BC3EDA4" w14:textId="77777777" w:rsidR="00D37A37" w:rsidRPr="00D37A37" w:rsidRDefault="00D37A37" w:rsidP="00862F5C">
      <w:pPr>
        <w:pStyle w:val="ListParagraph"/>
        <w:numPr>
          <w:ilvl w:val="0"/>
          <w:numId w:val="18"/>
        </w:numPr>
        <w:rPr>
          <w:rFonts w:ascii="Aptos" w:hAnsi="Aptos"/>
        </w:rPr>
      </w:pPr>
      <w:r w:rsidRPr="00D37A37">
        <w:rPr>
          <w:rFonts w:ascii="Aptos" w:hAnsi="Aptos"/>
        </w:rPr>
        <w:t>Configurations (SMTP, SMSC)</w:t>
      </w:r>
    </w:p>
    <w:p w14:paraId="2680B7B9" w14:textId="77777777" w:rsidR="00D37A37" w:rsidRPr="00D37A37" w:rsidRDefault="00D37A37" w:rsidP="00862F5C">
      <w:pPr>
        <w:pStyle w:val="ListParagraph"/>
        <w:numPr>
          <w:ilvl w:val="0"/>
          <w:numId w:val="18"/>
        </w:numPr>
        <w:rPr>
          <w:rFonts w:ascii="Aptos" w:hAnsi="Aptos"/>
        </w:rPr>
      </w:pPr>
      <w:r w:rsidRPr="00D37A37">
        <w:rPr>
          <w:rFonts w:ascii="Aptos" w:hAnsi="Aptos"/>
        </w:rPr>
        <w:t>Audit view &amp; monitoring dashboard</w:t>
      </w:r>
    </w:p>
    <w:p w14:paraId="3314F386" w14:textId="77777777" w:rsidR="00D37A37" w:rsidRPr="00D37A37" w:rsidRDefault="00D37A37" w:rsidP="00862F5C">
      <w:pPr>
        <w:pStyle w:val="ListParagraph"/>
        <w:numPr>
          <w:ilvl w:val="0"/>
          <w:numId w:val="18"/>
        </w:numPr>
        <w:rPr>
          <w:rFonts w:ascii="Aptos" w:hAnsi="Aptos"/>
        </w:rPr>
      </w:pPr>
      <w:r w:rsidRPr="00D37A37">
        <w:rPr>
          <w:rFonts w:ascii="Aptos" w:hAnsi="Aptos"/>
        </w:rPr>
        <w:t>Log viewer &amp; event tracker</w:t>
      </w:r>
    </w:p>
    <w:p w14:paraId="45CF21D0" w14:textId="4156F125" w:rsidR="00D37A37" w:rsidRPr="00D37A37" w:rsidRDefault="00D37A37" w:rsidP="00862F5C">
      <w:pPr>
        <w:pStyle w:val="Heading2"/>
        <w:numPr>
          <w:ilvl w:val="1"/>
          <w:numId w:val="3"/>
        </w:numPr>
        <w:rPr>
          <w:rFonts w:eastAsia="Times New Roman"/>
        </w:rPr>
      </w:pPr>
      <w:bookmarkStart w:id="13" w:name="_Toc215056489"/>
      <w:r w:rsidRPr="00D37A37">
        <w:rPr>
          <w:rFonts w:eastAsia="Times New Roman"/>
        </w:rPr>
        <w:t>Identity, Access &amp; RBAC</w:t>
      </w:r>
      <w:bookmarkEnd w:id="13"/>
    </w:p>
    <w:p w14:paraId="36510300" w14:textId="77777777" w:rsidR="00D37A37" w:rsidRPr="00D37A37" w:rsidRDefault="00D37A37" w:rsidP="00862F5C">
      <w:pPr>
        <w:pStyle w:val="ListParagraph"/>
        <w:numPr>
          <w:ilvl w:val="0"/>
          <w:numId w:val="19"/>
        </w:numPr>
        <w:rPr>
          <w:rFonts w:ascii="Aptos" w:hAnsi="Aptos"/>
        </w:rPr>
      </w:pPr>
      <w:r w:rsidRPr="00D37A37">
        <w:rPr>
          <w:rFonts w:ascii="Aptos" w:hAnsi="Aptos"/>
        </w:rPr>
        <w:t>CMS user login (DF admins &amp; operators)</w:t>
      </w:r>
    </w:p>
    <w:p w14:paraId="5CECFA0E" w14:textId="77777777" w:rsidR="00D37A37" w:rsidRPr="00D37A37" w:rsidRDefault="00D37A37" w:rsidP="00862F5C">
      <w:pPr>
        <w:pStyle w:val="ListParagraph"/>
        <w:numPr>
          <w:ilvl w:val="0"/>
          <w:numId w:val="19"/>
        </w:numPr>
        <w:rPr>
          <w:rFonts w:ascii="Aptos" w:hAnsi="Aptos"/>
        </w:rPr>
      </w:pPr>
      <w:r w:rsidRPr="00D37A37">
        <w:rPr>
          <w:rFonts w:ascii="Aptos" w:hAnsi="Aptos"/>
        </w:rPr>
        <w:t>Role-based access control</w:t>
      </w:r>
    </w:p>
    <w:p w14:paraId="0A41C9E0" w14:textId="77777777" w:rsidR="00D37A37" w:rsidRPr="00D37A37" w:rsidRDefault="00D37A37" w:rsidP="00862F5C">
      <w:pPr>
        <w:pStyle w:val="ListParagraph"/>
        <w:numPr>
          <w:ilvl w:val="0"/>
          <w:numId w:val="19"/>
        </w:numPr>
        <w:rPr>
          <w:rFonts w:ascii="Aptos" w:hAnsi="Aptos"/>
        </w:rPr>
      </w:pPr>
      <w:r w:rsidRPr="00D37A37">
        <w:rPr>
          <w:rFonts w:ascii="Aptos" w:hAnsi="Aptos"/>
        </w:rPr>
        <w:t>User management</w:t>
      </w:r>
    </w:p>
    <w:p w14:paraId="18EA413D" w14:textId="77777777" w:rsidR="00D37A37" w:rsidRPr="00D37A37" w:rsidRDefault="00D37A37" w:rsidP="00862F5C">
      <w:pPr>
        <w:pStyle w:val="ListParagraph"/>
        <w:numPr>
          <w:ilvl w:val="0"/>
          <w:numId w:val="19"/>
        </w:numPr>
        <w:rPr>
          <w:rFonts w:ascii="Aptos" w:hAnsi="Aptos"/>
        </w:rPr>
      </w:pPr>
      <w:r w:rsidRPr="00D37A37">
        <w:rPr>
          <w:rFonts w:ascii="Aptos" w:hAnsi="Aptos"/>
        </w:rPr>
        <w:t>Action-level permissions</w:t>
      </w:r>
    </w:p>
    <w:p w14:paraId="6DD570BD" w14:textId="56A2DF22" w:rsidR="00D37A37" w:rsidRPr="00D37A37" w:rsidRDefault="00D37A37" w:rsidP="00862F5C">
      <w:pPr>
        <w:pStyle w:val="Heading2"/>
        <w:numPr>
          <w:ilvl w:val="1"/>
          <w:numId w:val="3"/>
        </w:numPr>
        <w:rPr>
          <w:rFonts w:eastAsia="Times New Roman"/>
        </w:rPr>
      </w:pPr>
      <w:bookmarkStart w:id="14" w:name="_Toc215056490"/>
      <w:r w:rsidRPr="00D37A37">
        <w:rPr>
          <w:rFonts w:eastAsia="Times New Roman"/>
        </w:rPr>
        <w:t>Integration Framework</w:t>
      </w:r>
      <w:bookmarkEnd w:id="14"/>
    </w:p>
    <w:p w14:paraId="3052E99D" w14:textId="77777777" w:rsidR="00D37A37" w:rsidRPr="00D37A37" w:rsidRDefault="00D37A37" w:rsidP="00862F5C">
      <w:pPr>
        <w:pStyle w:val="ListParagraph"/>
        <w:numPr>
          <w:ilvl w:val="0"/>
          <w:numId w:val="20"/>
        </w:numPr>
        <w:rPr>
          <w:rFonts w:ascii="Aptos" w:hAnsi="Aptos"/>
        </w:rPr>
      </w:pPr>
      <w:r w:rsidRPr="00D37A37">
        <w:rPr>
          <w:rFonts w:ascii="Aptos" w:hAnsi="Aptos"/>
        </w:rPr>
        <w:t>Callback registration (webhooks)</w:t>
      </w:r>
    </w:p>
    <w:p w14:paraId="77D8F589" w14:textId="77777777" w:rsidR="00D37A37" w:rsidRPr="00D37A37" w:rsidRDefault="00D37A37" w:rsidP="00862F5C">
      <w:pPr>
        <w:pStyle w:val="ListParagraph"/>
        <w:numPr>
          <w:ilvl w:val="0"/>
          <w:numId w:val="20"/>
        </w:numPr>
        <w:rPr>
          <w:rFonts w:ascii="Aptos" w:hAnsi="Aptos"/>
        </w:rPr>
      </w:pPr>
      <w:r w:rsidRPr="00D37A37">
        <w:rPr>
          <w:rFonts w:ascii="Aptos" w:hAnsi="Aptos"/>
        </w:rPr>
        <w:t>Event pull APIs (consent + grievance)</w:t>
      </w:r>
    </w:p>
    <w:p w14:paraId="5950903D" w14:textId="77777777" w:rsidR="00D37A37" w:rsidRPr="00D37A37" w:rsidRDefault="00D37A37" w:rsidP="00862F5C">
      <w:pPr>
        <w:pStyle w:val="ListParagraph"/>
        <w:numPr>
          <w:ilvl w:val="0"/>
          <w:numId w:val="20"/>
        </w:numPr>
        <w:rPr>
          <w:rFonts w:ascii="Aptos" w:hAnsi="Aptos"/>
        </w:rPr>
      </w:pPr>
      <w:r w:rsidRPr="00D37A37">
        <w:rPr>
          <w:rFonts w:ascii="Aptos" w:hAnsi="Aptos"/>
        </w:rPr>
        <w:t>SecureCode generator API for embedded UI</w:t>
      </w:r>
    </w:p>
    <w:p w14:paraId="02BA5D97" w14:textId="77777777" w:rsidR="00D37A37" w:rsidRPr="00D37A37" w:rsidRDefault="00D37A37" w:rsidP="00862F5C">
      <w:pPr>
        <w:pStyle w:val="ListParagraph"/>
        <w:numPr>
          <w:ilvl w:val="0"/>
          <w:numId w:val="20"/>
        </w:numPr>
        <w:rPr>
          <w:rFonts w:ascii="Aptos" w:hAnsi="Aptos"/>
        </w:rPr>
      </w:pPr>
      <w:r w:rsidRPr="00D37A37">
        <w:rPr>
          <w:rFonts w:ascii="Aptos" w:hAnsi="Aptos"/>
        </w:rPr>
        <w:t>JS widget integration for DF platforms</w:t>
      </w:r>
    </w:p>
    <w:p w14:paraId="42A50CC6" w14:textId="77777777" w:rsidR="00D37A37" w:rsidRPr="00D37A37" w:rsidRDefault="00D37A37" w:rsidP="00862F5C">
      <w:pPr>
        <w:pStyle w:val="ListParagraph"/>
        <w:numPr>
          <w:ilvl w:val="0"/>
          <w:numId w:val="20"/>
        </w:numPr>
        <w:rPr>
          <w:rFonts w:ascii="Aptos" w:hAnsi="Aptos"/>
        </w:rPr>
      </w:pPr>
      <w:r w:rsidRPr="00D37A37">
        <w:rPr>
          <w:rFonts w:ascii="Aptos" w:hAnsi="Aptos"/>
        </w:rPr>
        <w:t>Digilocker API integration (for minor KYC)</w:t>
      </w:r>
    </w:p>
    <w:p w14:paraId="50E7D422" w14:textId="77777777" w:rsidR="00D37A37" w:rsidRPr="00D37A37" w:rsidRDefault="00D37A37" w:rsidP="00862F5C">
      <w:pPr>
        <w:pStyle w:val="ListParagraph"/>
        <w:numPr>
          <w:ilvl w:val="0"/>
          <w:numId w:val="20"/>
        </w:numPr>
        <w:rPr>
          <w:rFonts w:ascii="Aptos" w:hAnsi="Aptos"/>
        </w:rPr>
      </w:pPr>
      <w:r w:rsidRPr="00D37A37">
        <w:rPr>
          <w:rFonts w:ascii="Aptos" w:hAnsi="Aptos"/>
        </w:rPr>
        <w:t>Bhashini AI integration (translations)</w:t>
      </w:r>
    </w:p>
    <w:p w14:paraId="68C202C7" w14:textId="77777777" w:rsidR="00D37A37" w:rsidRPr="00D37A37" w:rsidRDefault="00D37A37" w:rsidP="00862F5C">
      <w:pPr>
        <w:pStyle w:val="ListParagraph"/>
        <w:numPr>
          <w:ilvl w:val="0"/>
          <w:numId w:val="20"/>
        </w:numPr>
        <w:rPr>
          <w:rFonts w:ascii="Aptos" w:hAnsi="Aptos"/>
        </w:rPr>
      </w:pPr>
      <w:r w:rsidRPr="00D37A37">
        <w:rPr>
          <w:rFonts w:ascii="Aptos" w:hAnsi="Aptos"/>
        </w:rPr>
        <w:t>Vault integration for secure key management</w:t>
      </w:r>
    </w:p>
    <w:p w14:paraId="75F171BE" w14:textId="77777777" w:rsidR="00D37A37" w:rsidRPr="00D37A37" w:rsidRDefault="00D37A37" w:rsidP="00862F5C">
      <w:pPr>
        <w:pStyle w:val="ListParagraph"/>
        <w:numPr>
          <w:ilvl w:val="0"/>
          <w:numId w:val="20"/>
        </w:numPr>
        <w:rPr>
          <w:rFonts w:ascii="Aptos" w:hAnsi="Aptos"/>
        </w:rPr>
      </w:pPr>
      <w:r w:rsidRPr="00D37A37">
        <w:rPr>
          <w:rFonts w:ascii="Aptos" w:hAnsi="Aptos"/>
        </w:rPr>
        <w:t>WSO2 wrapper for credential issuance</w:t>
      </w:r>
    </w:p>
    <w:p w14:paraId="4AA583FA" w14:textId="6BE8A22F" w:rsidR="00D37A37" w:rsidRPr="00D37A37" w:rsidRDefault="00D37A37" w:rsidP="00862F5C">
      <w:pPr>
        <w:pStyle w:val="Heading2"/>
        <w:numPr>
          <w:ilvl w:val="1"/>
          <w:numId w:val="3"/>
        </w:numPr>
        <w:rPr>
          <w:rFonts w:eastAsia="Times New Roman"/>
        </w:rPr>
      </w:pPr>
      <w:bookmarkStart w:id="15" w:name="_Toc215056491"/>
      <w:r w:rsidRPr="00D37A37">
        <w:rPr>
          <w:rFonts w:eastAsia="Times New Roman"/>
        </w:rPr>
        <w:t>Cross-Cutting Platform Services</w:t>
      </w:r>
      <w:bookmarkEnd w:id="15"/>
    </w:p>
    <w:p w14:paraId="4AC4F4B2" w14:textId="77777777" w:rsidR="00D37A37" w:rsidRPr="00D37A37" w:rsidRDefault="00D37A37" w:rsidP="00862F5C">
      <w:pPr>
        <w:pStyle w:val="ListParagraph"/>
        <w:numPr>
          <w:ilvl w:val="0"/>
          <w:numId w:val="21"/>
        </w:numPr>
        <w:rPr>
          <w:rFonts w:ascii="Aptos" w:hAnsi="Aptos"/>
        </w:rPr>
      </w:pPr>
      <w:r w:rsidRPr="00D37A37">
        <w:rPr>
          <w:rFonts w:ascii="Aptos" w:hAnsi="Aptos"/>
        </w:rPr>
        <w:t>Scheduler/Workflow engine</w:t>
      </w:r>
    </w:p>
    <w:p w14:paraId="00EC3991" w14:textId="77777777" w:rsidR="00D37A37" w:rsidRPr="00D37A37" w:rsidRDefault="00D37A37" w:rsidP="00862F5C">
      <w:pPr>
        <w:pStyle w:val="ListParagraph"/>
        <w:numPr>
          <w:ilvl w:val="0"/>
          <w:numId w:val="21"/>
        </w:numPr>
        <w:rPr>
          <w:rFonts w:ascii="Aptos" w:hAnsi="Aptos"/>
        </w:rPr>
      </w:pPr>
      <w:r w:rsidRPr="00D37A37">
        <w:rPr>
          <w:rFonts w:ascii="Aptos" w:hAnsi="Aptos"/>
        </w:rPr>
        <w:t>Translation &amp; Localization service</w:t>
      </w:r>
    </w:p>
    <w:p w14:paraId="01692E8B" w14:textId="77777777" w:rsidR="00D37A37" w:rsidRPr="00D37A37" w:rsidRDefault="00D37A37" w:rsidP="00862F5C">
      <w:pPr>
        <w:pStyle w:val="ListParagraph"/>
        <w:numPr>
          <w:ilvl w:val="0"/>
          <w:numId w:val="21"/>
        </w:numPr>
        <w:rPr>
          <w:rFonts w:ascii="Aptos" w:hAnsi="Aptos"/>
        </w:rPr>
      </w:pPr>
      <w:r w:rsidRPr="00D37A37">
        <w:rPr>
          <w:rFonts w:ascii="Aptos" w:hAnsi="Aptos"/>
        </w:rPr>
        <w:t>HashiCorp Vault wrapper (keys &amp; encryption)</w:t>
      </w:r>
    </w:p>
    <w:p w14:paraId="3B2B4D2F" w14:textId="77777777" w:rsidR="00D37A37" w:rsidRPr="00D37A37" w:rsidRDefault="00D37A37" w:rsidP="00862F5C">
      <w:pPr>
        <w:pStyle w:val="ListParagraph"/>
        <w:numPr>
          <w:ilvl w:val="0"/>
          <w:numId w:val="21"/>
        </w:numPr>
        <w:rPr>
          <w:rFonts w:ascii="Aptos" w:hAnsi="Aptos"/>
        </w:rPr>
      </w:pPr>
      <w:r w:rsidRPr="00D37A37">
        <w:rPr>
          <w:rFonts w:ascii="Aptos" w:hAnsi="Aptos"/>
        </w:rPr>
        <w:t>WSO2 credential wrapper</w:t>
      </w:r>
    </w:p>
    <w:p w14:paraId="073CDC61" w14:textId="77777777" w:rsidR="00D37A37" w:rsidRPr="00D37A37" w:rsidRDefault="00D37A37" w:rsidP="00862F5C">
      <w:pPr>
        <w:pStyle w:val="ListParagraph"/>
        <w:numPr>
          <w:ilvl w:val="0"/>
          <w:numId w:val="21"/>
        </w:numPr>
        <w:rPr>
          <w:rFonts w:ascii="Aptos" w:hAnsi="Aptos"/>
        </w:rPr>
      </w:pPr>
      <w:r w:rsidRPr="00D37A37">
        <w:rPr>
          <w:rFonts w:ascii="Aptos" w:hAnsi="Aptos"/>
        </w:rPr>
        <w:t>Multi-language UI for all journeys</w:t>
      </w:r>
    </w:p>
    <w:p w14:paraId="3CAC927F" w14:textId="77777777" w:rsidR="00D37A37" w:rsidRPr="00D37A37" w:rsidRDefault="00D37A37" w:rsidP="00D37A37">
      <w:pPr>
        <w:ind w:left="360"/>
        <w:rPr>
          <w:rFonts w:ascii="Aptos" w:hAnsi="Aptos" w:cs="Courier New"/>
        </w:rPr>
      </w:pPr>
    </w:p>
    <w:p w14:paraId="6CFC9532" w14:textId="77777777" w:rsidR="004E07AF" w:rsidRDefault="004E07AF" w:rsidP="004E07AF">
      <w:pPr>
        <w:jc w:val="both"/>
        <w:rPr>
          <w:rFonts w:ascii="Aptos" w:hAnsi="Aptos" w:cs="Courier New"/>
        </w:rPr>
      </w:pPr>
    </w:p>
    <w:p w14:paraId="1E8EDD84" w14:textId="77777777" w:rsidR="004E07AF" w:rsidRDefault="004E07AF" w:rsidP="004E07AF">
      <w:pPr>
        <w:jc w:val="both"/>
        <w:rPr>
          <w:rFonts w:ascii="Aptos" w:hAnsi="Aptos" w:cs="Courier New"/>
        </w:rPr>
      </w:pPr>
    </w:p>
    <w:p w14:paraId="225B2351" w14:textId="77777777" w:rsidR="004E07AF" w:rsidRDefault="004E07AF">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1350AAF7" w14:textId="69D4C374" w:rsidR="004E07AF" w:rsidRDefault="004E07AF" w:rsidP="00862F5C">
      <w:pPr>
        <w:pStyle w:val="Heading1"/>
        <w:numPr>
          <w:ilvl w:val="0"/>
          <w:numId w:val="3"/>
        </w:numPr>
        <w:jc w:val="both"/>
        <w:rPr>
          <w:rFonts w:ascii="Aptos" w:hAnsi="Aptos"/>
        </w:rPr>
      </w:pPr>
      <w:bookmarkStart w:id="16" w:name="_Toc215056492"/>
      <w:r w:rsidRPr="004E07AF">
        <w:rPr>
          <w:rFonts w:ascii="Aptos" w:hAnsi="Aptos"/>
        </w:rPr>
        <w:lastRenderedPageBreak/>
        <w:t>Test Strategy</w:t>
      </w:r>
      <w:bookmarkEnd w:id="16"/>
    </w:p>
    <w:p w14:paraId="0C8D4C0B" w14:textId="77777777" w:rsidR="004E07AF" w:rsidRPr="004E07AF" w:rsidRDefault="004E07AF" w:rsidP="004E07AF">
      <w:pPr>
        <w:rPr>
          <w:rFonts w:ascii="Aptos" w:hAnsi="Aptos"/>
        </w:rPr>
      </w:pPr>
    </w:p>
    <w:p w14:paraId="18BB79CF" w14:textId="53F2C2B2" w:rsidR="004E07AF" w:rsidRPr="004E07AF" w:rsidRDefault="004E07AF" w:rsidP="00862F5C">
      <w:pPr>
        <w:pStyle w:val="Heading2"/>
        <w:numPr>
          <w:ilvl w:val="1"/>
          <w:numId w:val="3"/>
        </w:numPr>
        <w:rPr>
          <w:rFonts w:ascii="Aptos" w:hAnsi="Aptos"/>
        </w:rPr>
      </w:pPr>
      <w:bookmarkStart w:id="17" w:name="_Toc215056493"/>
      <w:r w:rsidRPr="004E07AF">
        <w:rPr>
          <w:rFonts w:ascii="Aptos" w:hAnsi="Aptos"/>
        </w:rPr>
        <w:t>System Testing</w:t>
      </w:r>
      <w:bookmarkEnd w:id="17"/>
    </w:p>
    <w:p w14:paraId="2795AD3A" w14:textId="77777777" w:rsidR="004E07AF" w:rsidRPr="004E07AF" w:rsidRDefault="004E07AF" w:rsidP="004E07AF">
      <w:pPr>
        <w:rPr>
          <w:rFonts w:ascii="Aptos" w:hAnsi="Aptos"/>
        </w:rPr>
      </w:pPr>
    </w:p>
    <w:p w14:paraId="6B3CB6E4" w14:textId="29E3EF2B" w:rsidR="004E07AF" w:rsidRPr="004E07AF" w:rsidRDefault="004E07AF" w:rsidP="004E07AF">
      <w:pPr>
        <w:ind w:left="360"/>
        <w:rPr>
          <w:rFonts w:ascii="Aptos" w:hAnsi="Aptos"/>
        </w:rPr>
      </w:pPr>
      <w:r w:rsidRPr="004E07AF">
        <w:rPr>
          <w:rFonts w:ascii="Aptos" w:hAnsi="Aptos"/>
        </w:rPr>
        <w:t>System testing validates the functional behaviour of each CMS module including callback triggers, notification flows, backend APIs, UI journeys, audit log creation, and SLA-driven workflows.</w:t>
      </w:r>
    </w:p>
    <w:p w14:paraId="1341279E" w14:textId="4B7B6FAF" w:rsidR="004E07AF" w:rsidRDefault="004E07AF" w:rsidP="00862F5C">
      <w:pPr>
        <w:pStyle w:val="Heading3"/>
        <w:numPr>
          <w:ilvl w:val="2"/>
          <w:numId w:val="3"/>
        </w:numPr>
        <w:rPr>
          <w:rFonts w:ascii="Aptos" w:hAnsi="Aptos"/>
        </w:rPr>
      </w:pPr>
      <w:bookmarkStart w:id="18" w:name="_Toc215056494"/>
      <w:r w:rsidRPr="004E07AF">
        <w:rPr>
          <w:rFonts w:ascii="Aptos" w:hAnsi="Aptos"/>
        </w:rPr>
        <w:t>Feature Testing</w:t>
      </w:r>
      <w:bookmarkEnd w:id="18"/>
    </w:p>
    <w:p w14:paraId="02E8D5C9" w14:textId="77777777" w:rsidR="004E07AF" w:rsidRPr="004E07AF" w:rsidRDefault="004E07AF" w:rsidP="004E07AF"/>
    <w:p w14:paraId="45998355" w14:textId="115150B7" w:rsidR="004E07AF" w:rsidRPr="004E07AF" w:rsidRDefault="004E07AF" w:rsidP="004E07AF">
      <w:pPr>
        <w:ind w:left="360"/>
        <w:rPr>
          <w:rFonts w:ascii="Aptos" w:hAnsi="Aptos"/>
        </w:rPr>
      </w:pPr>
      <w:r w:rsidRPr="004E07AF">
        <w:rPr>
          <w:rFonts w:ascii="Aptos" w:hAnsi="Aptos"/>
        </w:rPr>
        <w:t>Performed by developers to validate individual modules (Consent API, Callback Service, Notification Engine</w:t>
      </w:r>
      <w:r>
        <w:rPr>
          <w:rFonts w:ascii="Aptos" w:hAnsi="Aptos"/>
        </w:rPr>
        <w:t>, Cookie Consent APIs Grievance Management and all the system features</w:t>
      </w:r>
      <w:r w:rsidRPr="004E07AF">
        <w:rPr>
          <w:rFonts w:ascii="Aptos" w:hAnsi="Aptos"/>
        </w:rPr>
        <w:t>).</w:t>
      </w:r>
    </w:p>
    <w:p w14:paraId="2D5030CB" w14:textId="526CFF9B" w:rsidR="004E07AF" w:rsidRDefault="004E07AF" w:rsidP="00862F5C">
      <w:pPr>
        <w:pStyle w:val="Heading3"/>
        <w:numPr>
          <w:ilvl w:val="2"/>
          <w:numId w:val="3"/>
        </w:numPr>
        <w:rPr>
          <w:rFonts w:ascii="Aptos" w:hAnsi="Aptos"/>
        </w:rPr>
      </w:pPr>
      <w:bookmarkStart w:id="19" w:name="_Toc215056495"/>
      <w:r w:rsidRPr="004E07AF">
        <w:rPr>
          <w:rFonts w:ascii="Aptos" w:hAnsi="Aptos"/>
        </w:rPr>
        <w:t>Integration Testing</w:t>
      </w:r>
      <w:bookmarkEnd w:id="19"/>
    </w:p>
    <w:p w14:paraId="3CA2EE8F" w14:textId="77777777" w:rsidR="004E07AF" w:rsidRPr="004E07AF" w:rsidRDefault="004E07AF" w:rsidP="004E07AF"/>
    <w:p w14:paraId="786C9836" w14:textId="77777777" w:rsidR="004E07AF" w:rsidRDefault="004E07AF" w:rsidP="004E07AF">
      <w:pPr>
        <w:ind w:left="360"/>
        <w:rPr>
          <w:rFonts w:ascii="Aptos" w:hAnsi="Aptos"/>
        </w:rPr>
      </w:pPr>
      <w:r w:rsidRPr="004E07AF">
        <w:rPr>
          <w:rFonts w:ascii="Aptos" w:hAnsi="Aptos"/>
        </w:rPr>
        <w:t>Validates interactions between:</w:t>
      </w:r>
    </w:p>
    <w:p w14:paraId="6E1E1E7B" w14:textId="77777777" w:rsidR="004E07AF" w:rsidRPr="004E07AF" w:rsidRDefault="004E07AF" w:rsidP="004E07AF">
      <w:pPr>
        <w:ind w:left="360"/>
        <w:rPr>
          <w:rFonts w:ascii="Aptos" w:hAnsi="Aptos"/>
        </w:rPr>
      </w:pPr>
    </w:p>
    <w:p w14:paraId="79183FDB" w14:textId="443583A5" w:rsidR="004E07AF" w:rsidRPr="004E07AF" w:rsidRDefault="004E07AF" w:rsidP="00862F5C">
      <w:pPr>
        <w:pStyle w:val="ListParagraph"/>
        <w:numPr>
          <w:ilvl w:val="0"/>
          <w:numId w:val="5"/>
        </w:numPr>
        <w:rPr>
          <w:rFonts w:ascii="Aptos" w:hAnsi="Aptos"/>
        </w:rPr>
      </w:pPr>
      <w:r w:rsidRPr="004E07AF">
        <w:rPr>
          <w:rFonts w:ascii="Aptos" w:hAnsi="Aptos"/>
        </w:rPr>
        <w:t>CMS ↔ DF Callback Endpoints</w:t>
      </w:r>
    </w:p>
    <w:p w14:paraId="3256B882" w14:textId="36EDFED3" w:rsidR="004E07AF" w:rsidRPr="004E07AF" w:rsidRDefault="004E07AF" w:rsidP="00862F5C">
      <w:pPr>
        <w:pStyle w:val="ListParagraph"/>
        <w:numPr>
          <w:ilvl w:val="0"/>
          <w:numId w:val="5"/>
        </w:numPr>
        <w:rPr>
          <w:rFonts w:ascii="Aptos" w:hAnsi="Aptos"/>
        </w:rPr>
      </w:pPr>
      <w:r w:rsidRPr="004E07AF">
        <w:rPr>
          <w:rFonts w:ascii="Aptos" w:hAnsi="Aptos"/>
        </w:rPr>
        <w:t>CMS ↔ Notification Gateway</w:t>
      </w:r>
    </w:p>
    <w:p w14:paraId="43F1281F" w14:textId="2E27F896" w:rsidR="004E07AF" w:rsidRPr="004E07AF" w:rsidRDefault="004E07AF" w:rsidP="00862F5C">
      <w:pPr>
        <w:pStyle w:val="ListParagraph"/>
        <w:numPr>
          <w:ilvl w:val="0"/>
          <w:numId w:val="5"/>
        </w:numPr>
        <w:rPr>
          <w:rFonts w:ascii="Aptos" w:hAnsi="Aptos"/>
        </w:rPr>
      </w:pPr>
      <w:r w:rsidRPr="004E07AF">
        <w:rPr>
          <w:rFonts w:ascii="Aptos" w:hAnsi="Aptos"/>
        </w:rPr>
        <w:t>CMS ↔ Data Processor Callbacks</w:t>
      </w:r>
    </w:p>
    <w:p w14:paraId="159CFF63" w14:textId="458733BC" w:rsidR="004E07AF" w:rsidRPr="004E07AF" w:rsidRDefault="004E07AF" w:rsidP="00862F5C">
      <w:pPr>
        <w:pStyle w:val="ListParagraph"/>
        <w:numPr>
          <w:ilvl w:val="0"/>
          <w:numId w:val="5"/>
        </w:numPr>
        <w:rPr>
          <w:rFonts w:ascii="Aptos" w:hAnsi="Aptos"/>
        </w:rPr>
      </w:pPr>
      <w:r w:rsidRPr="004E07AF">
        <w:rPr>
          <w:rFonts w:ascii="Aptos" w:hAnsi="Aptos"/>
        </w:rPr>
        <w:t>CMS ↔ Audit Logging Service</w:t>
      </w:r>
    </w:p>
    <w:p w14:paraId="557FF7C7" w14:textId="1F6E4C6D" w:rsidR="004E07AF" w:rsidRDefault="004E07AF" w:rsidP="00862F5C">
      <w:pPr>
        <w:pStyle w:val="ListParagraph"/>
        <w:numPr>
          <w:ilvl w:val="0"/>
          <w:numId w:val="5"/>
        </w:numPr>
        <w:rPr>
          <w:rFonts w:ascii="Aptos" w:hAnsi="Aptos"/>
        </w:rPr>
      </w:pPr>
      <w:r>
        <w:rPr>
          <w:rFonts w:ascii="Aptos" w:hAnsi="Aptos"/>
        </w:rPr>
        <w:t xml:space="preserve">CMS </w:t>
      </w:r>
      <w:r w:rsidRPr="004E07AF">
        <w:rPr>
          <w:rFonts w:ascii="Aptos" w:hAnsi="Aptos"/>
        </w:rPr>
        <w:t xml:space="preserve">↔ </w:t>
      </w:r>
      <w:r>
        <w:rPr>
          <w:rFonts w:ascii="Aptos" w:hAnsi="Aptos"/>
        </w:rPr>
        <w:t>Bhashini AI</w:t>
      </w:r>
    </w:p>
    <w:p w14:paraId="14D56DFF" w14:textId="029E3DAB" w:rsidR="004E07AF" w:rsidRPr="004E07AF" w:rsidRDefault="004E07AF" w:rsidP="00862F5C">
      <w:pPr>
        <w:pStyle w:val="ListParagraph"/>
        <w:numPr>
          <w:ilvl w:val="0"/>
          <w:numId w:val="5"/>
        </w:numPr>
        <w:rPr>
          <w:rFonts w:ascii="Aptos" w:hAnsi="Aptos"/>
        </w:rPr>
      </w:pPr>
      <w:r>
        <w:rPr>
          <w:rFonts w:ascii="Aptos" w:hAnsi="Aptos"/>
        </w:rPr>
        <w:t xml:space="preserve">CMS </w:t>
      </w:r>
      <w:r w:rsidRPr="004E07AF">
        <w:rPr>
          <w:rFonts w:ascii="Aptos" w:hAnsi="Aptos"/>
        </w:rPr>
        <w:t xml:space="preserve">↔ </w:t>
      </w:r>
      <w:r>
        <w:rPr>
          <w:rFonts w:ascii="Aptos" w:hAnsi="Aptos"/>
        </w:rPr>
        <w:t xml:space="preserve">DigiLocker </w:t>
      </w:r>
    </w:p>
    <w:p w14:paraId="42FE2F70" w14:textId="4EC77929" w:rsidR="004E07AF" w:rsidRDefault="004E07AF" w:rsidP="00862F5C">
      <w:pPr>
        <w:pStyle w:val="ListParagraph"/>
        <w:numPr>
          <w:ilvl w:val="0"/>
          <w:numId w:val="5"/>
        </w:numPr>
        <w:rPr>
          <w:rFonts w:ascii="Aptos" w:hAnsi="Aptos"/>
        </w:rPr>
      </w:pPr>
      <w:r w:rsidRPr="004E07AF">
        <w:rPr>
          <w:rFonts w:ascii="Aptos" w:hAnsi="Aptos"/>
        </w:rPr>
        <w:t>Internal microservice interactions</w:t>
      </w:r>
    </w:p>
    <w:p w14:paraId="7AC0BAB4" w14:textId="77777777" w:rsidR="004E07AF" w:rsidRPr="004E07AF" w:rsidRDefault="004E07AF" w:rsidP="004E07AF">
      <w:pPr>
        <w:pStyle w:val="ListParagraph"/>
        <w:rPr>
          <w:rFonts w:ascii="Aptos" w:hAnsi="Aptos"/>
        </w:rPr>
      </w:pPr>
    </w:p>
    <w:p w14:paraId="2C6EB78D" w14:textId="4AA1E5D4" w:rsidR="004E07AF" w:rsidRDefault="004E07AF" w:rsidP="00862F5C">
      <w:pPr>
        <w:pStyle w:val="Heading2"/>
        <w:numPr>
          <w:ilvl w:val="1"/>
          <w:numId w:val="3"/>
        </w:numPr>
        <w:rPr>
          <w:rFonts w:ascii="Aptos" w:hAnsi="Aptos"/>
        </w:rPr>
      </w:pPr>
      <w:bookmarkStart w:id="20" w:name="_Toc215056496"/>
      <w:r w:rsidRPr="004E07AF">
        <w:rPr>
          <w:rFonts w:ascii="Aptos" w:hAnsi="Aptos"/>
        </w:rPr>
        <w:t>Performance Testing</w:t>
      </w:r>
      <w:bookmarkEnd w:id="20"/>
    </w:p>
    <w:p w14:paraId="3501ACBA" w14:textId="77777777" w:rsidR="00385C32" w:rsidRPr="00385C32" w:rsidRDefault="00385C32" w:rsidP="00385C32"/>
    <w:p w14:paraId="28EBE9EB" w14:textId="77777777" w:rsidR="004E07AF" w:rsidRPr="004E07AF" w:rsidRDefault="004E07AF" w:rsidP="004E07AF">
      <w:pPr>
        <w:rPr>
          <w:rFonts w:ascii="Aptos" w:hAnsi="Aptos"/>
        </w:rPr>
      </w:pPr>
      <w:r w:rsidRPr="004E07AF">
        <w:rPr>
          <w:rFonts w:ascii="Aptos" w:hAnsi="Aptos"/>
        </w:rPr>
        <w:t>Ensures CMS maintains KPI benchmarks under normal to peak load:</w:t>
      </w:r>
    </w:p>
    <w:p w14:paraId="7D79B4B5" w14:textId="72F054AF" w:rsidR="004E07AF" w:rsidRPr="004E07AF" w:rsidRDefault="004E07AF" w:rsidP="00862F5C">
      <w:pPr>
        <w:pStyle w:val="ListParagraph"/>
        <w:numPr>
          <w:ilvl w:val="0"/>
          <w:numId w:val="6"/>
        </w:numPr>
        <w:rPr>
          <w:rFonts w:ascii="Aptos" w:hAnsi="Aptos"/>
        </w:rPr>
      </w:pPr>
      <w:r w:rsidRPr="004E07AF">
        <w:rPr>
          <w:rFonts w:ascii="Aptos" w:hAnsi="Aptos"/>
        </w:rPr>
        <w:t>Callback throughput</w:t>
      </w:r>
    </w:p>
    <w:p w14:paraId="411689E0" w14:textId="11EC090F" w:rsidR="004E07AF" w:rsidRPr="004E07AF" w:rsidRDefault="004E07AF" w:rsidP="00862F5C">
      <w:pPr>
        <w:pStyle w:val="ListParagraph"/>
        <w:numPr>
          <w:ilvl w:val="0"/>
          <w:numId w:val="6"/>
        </w:numPr>
        <w:rPr>
          <w:rFonts w:ascii="Aptos" w:hAnsi="Aptos"/>
        </w:rPr>
      </w:pPr>
      <w:r>
        <w:rPr>
          <w:rFonts w:ascii="Aptos" w:hAnsi="Aptos"/>
        </w:rPr>
        <w:t xml:space="preserve">Consent collection </w:t>
      </w:r>
      <w:r w:rsidRPr="004E07AF">
        <w:rPr>
          <w:rFonts w:ascii="Aptos" w:hAnsi="Aptos"/>
        </w:rPr>
        <w:t>throughput</w:t>
      </w:r>
    </w:p>
    <w:p w14:paraId="43C34743" w14:textId="1D36CB6F" w:rsidR="004E07AF" w:rsidRPr="004E07AF" w:rsidRDefault="004E07AF" w:rsidP="00862F5C">
      <w:pPr>
        <w:pStyle w:val="ListParagraph"/>
        <w:numPr>
          <w:ilvl w:val="0"/>
          <w:numId w:val="6"/>
        </w:numPr>
        <w:rPr>
          <w:rFonts w:ascii="Aptos" w:hAnsi="Aptos"/>
        </w:rPr>
      </w:pPr>
      <w:r>
        <w:rPr>
          <w:rFonts w:ascii="Aptos" w:hAnsi="Aptos"/>
        </w:rPr>
        <w:t xml:space="preserve">Cookie consent collection </w:t>
      </w:r>
      <w:r w:rsidRPr="004E07AF">
        <w:rPr>
          <w:rFonts w:ascii="Aptos" w:hAnsi="Aptos"/>
        </w:rPr>
        <w:t>throughput</w:t>
      </w:r>
    </w:p>
    <w:p w14:paraId="1492AF14" w14:textId="48EA4DCB" w:rsidR="004E07AF" w:rsidRDefault="004E07AF" w:rsidP="00862F5C">
      <w:pPr>
        <w:pStyle w:val="ListParagraph"/>
        <w:numPr>
          <w:ilvl w:val="0"/>
          <w:numId w:val="6"/>
        </w:numPr>
        <w:rPr>
          <w:rFonts w:ascii="Aptos" w:hAnsi="Aptos"/>
        </w:rPr>
      </w:pPr>
      <w:r>
        <w:rPr>
          <w:rFonts w:ascii="Aptos" w:hAnsi="Aptos"/>
        </w:rPr>
        <w:t xml:space="preserve">Grievance collection </w:t>
      </w:r>
      <w:r w:rsidRPr="004E07AF">
        <w:rPr>
          <w:rFonts w:ascii="Aptos" w:hAnsi="Aptos"/>
        </w:rPr>
        <w:t>throughput</w:t>
      </w:r>
    </w:p>
    <w:p w14:paraId="2B720A53" w14:textId="77777777" w:rsidR="004E07AF" w:rsidRPr="004E07AF" w:rsidRDefault="004E07AF" w:rsidP="004E07AF">
      <w:pPr>
        <w:ind w:left="360"/>
        <w:rPr>
          <w:rFonts w:ascii="Aptos" w:hAnsi="Aptos"/>
        </w:rPr>
      </w:pPr>
    </w:p>
    <w:p w14:paraId="76682ABC" w14:textId="5DB00C4F" w:rsidR="004E07AF" w:rsidRDefault="00385C32" w:rsidP="00862F5C">
      <w:pPr>
        <w:pStyle w:val="Heading2"/>
        <w:numPr>
          <w:ilvl w:val="1"/>
          <w:numId w:val="3"/>
        </w:numPr>
        <w:rPr>
          <w:rFonts w:ascii="Aptos" w:hAnsi="Aptos"/>
        </w:rPr>
      </w:pPr>
      <w:bookmarkStart w:id="21" w:name="_Toc215056497"/>
      <w:r>
        <w:rPr>
          <w:rFonts w:ascii="Aptos" w:hAnsi="Aptos"/>
        </w:rPr>
        <w:t>End to End</w:t>
      </w:r>
      <w:r w:rsidR="004E07AF" w:rsidRPr="004E07AF">
        <w:rPr>
          <w:rFonts w:ascii="Aptos" w:hAnsi="Aptos"/>
        </w:rPr>
        <w:t xml:space="preserve"> Testing (</w:t>
      </w:r>
      <w:r>
        <w:rPr>
          <w:rFonts w:ascii="Aptos" w:hAnsi="Aptos"/>
        </w:rPr>
        <w:t>E2E</w:t>
      </w:r>
      <w:r w:rsidR="004E07AF" w:rsidRPr="004E07AF">
        <w:rPr>
          <w:rFonts w:ascii="Aptos" w:hAnsi="Aptos"/>
        </w:rPr>
        <w:t>)</w:t>
      </w:r>
      <w:bookmarkEnd w:id="21"/>
    </w:p>
    <w:p w14:paraId="322594C4" w14:textId="77777777" w:rsidR="00385C32" w:rsidRPr="00385C32" w:rsidRDefault="00385C32" w:rsidP="00385C32"/>
    <w:p w14:paraId="153C7013" w14:textId="77777777" w:rsidR="004E07AF" w:rsidRPr="004E07AF" w:rsidRDefault="004E07AF" w:rsidP="004E07AF">
      <w:pPr>
        <w:rPr>
          <w:rFonts w:ascii="Aptos" w:hAnsi="Aptos"/>
        </w:rPr>
      </w:pPr>
      <w:r w:rsidRPr="004E07AF">
        <w:rPr>
          <w:rFonts w:ascii="Aptos" w:hAnsi="Aptos"/>
        </w:rPr>
        <w:t>Ensures CMS is usable, functional, compliant, and approved by functional business users.</w:t>
      </w:r>
    </w:p>
    <w:p w14:paraId="4AA45375" w14:textId="77777777" w:rsidR="004E07AF" w:rsidRPr="004E07AF" w:rsidRDefault="004E07AF" w:rsidP="004E07AF">
      <w:pPr>
        <w:rPr>
          <w:rFonts w:ascii="Aptos" w:hAnsi="Aptos"/>
        </w:rPr>
      </w:pPr>
      <w:r w:rsidRPr="004E07AF">
        <w:rPr>
          <w:rFonts w:ascii="Aptos" w:hAnsi="Aptos"/>
        </w:rPr>
        <w:t>Includes:</w:t>
      </w:r>
    </w:p>
    <w:p w14:paraId="1D227F15" w14:textId="4AF7C58C" w:rsidR="004E07AF" w:rsidRDefault="004E07AF" w:rsidP="00862F5C">
      <w:pPr>
        <w:pStyle w:val="ListParagraph"/>
        <w:numPr>
          <w:ilvl w:val="0"/>
          <w:numId w:val="7"/>
        </w:numPr>
        <w:rPr>
          <w:rFonts w:ascii="Aptos" w:hAnsi="Aptos"/>
        </w:rPr>
      </w:pPr>
      <w:r w:rsidRPr="00385C32">
        <w:rPr>
          <w:rFonts w:ascii="Aptos" w:hAnsi="Aptos"/>
        </w:rPr>
        <w:t>Consent user journeys</w:t>
      </w:r>
    </w:p>
    <w:p w14:paraId="2BDBB910" w14:textId="64FF72F5" w:rsidR="00385C32" w:rsidRPr="00385C32" w:rsidRDefault="00385C32" w:rsidP="00862F5C">
      <w:pPr>
        <w:pStyle w:val="ListParagraph"/>
        <w:numPr>
          <w:ilvl w:val="0"/>
          <w:numId w:val="7"/>
        </w:numPr>
        <w:rPr>
          <w:rFonts w:ascii="Aptos" w:hAnsi="Aptos"/>
        </w:rPr>
      </w:pPr>
      <w:r>
        <w:rPr>
          <w:rFonts w:ascii="Aptos" w:hAnsi="Aptos"/>
        </w:rPr>
        <w:t>Cookie consent user journeys</w:t>
      </w:r>
    </w:p>
    <w:p w14:paraId="4F71F85C" w14:textId="6AD6BB5C" w:rsidR="004E07AF" w:rsidRPr="00385C32" w:rsidRDefault="004E07AF" w:rsidP="00862F5C">
      <w:pPr>
        <w:pStyle w:val="ListParagraph"/>
        <w:numPr>
          <w:ilvl w:val="0"/>
          <w:numId w:val="7"/>
        </w:numPr>
        <w:rPr>
          <w:rFonts w:ascii="Aptos" w:hAnsi="Aptos"/>
        </w:rPr>
      </w:pPr>
      <w:r w:rsidRPr="00385C32">
        <w:rPr>
          <w:rFonts w:ascii="Aptos" w:hAnsi="Aptos"/>
        </w:rPr>
        <w:t>Grievance end-to-end lifecycle</w:t>
      </w:r>
    </w:p>
    <w:p w14:paraId="6251AFF2" w14:textId="4B813941" w:rsidR="004E07AF" w:rsidRPr="00385C32" w:rsidRDefault="004E07AF" w:rsidP="00862F5C">
      <w:pPr>
        <w:pStyle w:val="ListParagraph"/>
        <w:numPr>
          <w:ilvl w:val="0"/>
          <w:numId w:val="7"/>
        </w:numPr>
        <w:rPr>
          <w:rFonts w:ascii="Aptos" w:hAnsi="Aptos"/>
        </w:rPr>
      </w:pPr>
      <w:r w:rsidRPr="00385C32">
        <w:rPr>
          <w:rFonts w:ascii="Aptos" w:hAnsi="Aptos"/>
        </w:rPr>
        <w:t>Data breach alert workflows</w:t>
      </w:r>
    </w:p>
    <w:p w14:paraId="72D7BE8A" w14:textId="286CEEF8" w:rsidR="004E07AF" w:rsidRPr="00385C32" w:rsidRDefault="00385C32" w:rsidP="00862F5C">
      <w:pPr>
        <w:pStyle w:val="ListParagraph"/>
        <w:numPr>
          <w:ilvl w:val="0"/>
          <w:numId w:val="7"/>
        </w:numPr>
        <w:rPr>
          <w:rFonts w:ascii="Aptos" w:hAnsi="Aptos"/>
        </w:rPr>
      </w:pPr>
      <w:r>
        <w:rPr>
          <w:rFonts w:ascii="Aptos" w:hAnsi="Aptos"/>
        </w:rPr>
        <w:t>Scheduler</w:t>
      </w:r>
      <w:r w:rsidR="004E07AF" w:rsidRPr="00385C32">
        <w:rPr>
          <w:rFonts w:ascii="Aptos" w:hAnsi="Aptos"/>
        </w:rPr>
        <w:t xml:space="preserve"> </w:t>
      </w:r>
      <w:r>
        <w:rPr>
          <w:rFonts w:ascii="Aptos" w:hAnsi="Aptos"/>
        </w:rPr>
        <w:t xml:space="preserve">and callback reports </w:t>
      </w:r>
      <w:r w:rsidR="004E07AF" w:rsidRPr="00385C32">
        <w:rPr>
          <w:rFonts w:ascii="Aptos" w:hAnsi="Aptos"/>
        </w:rPr>
        <w:t>report receipt</w:t>
      </w:r>
    </w:p>
    <w:p w14:paraId="2647ED4B" w14:textId="01BAB158" w:rsidR="004E07AF" w:rsidRPr="00385C32" w:rsidRDefault="004E07AF" w:rsidP="00862F5C">
      <w:pPr>
        <w:pStyle w:val="ListParagraph"/>
        <w:numPr>
          <w:ilvl w:val="0"/>
          <w:numId w:val="7"/>
        </w:numPr>
        <w:rPr>
          <w:rFonts w:ascii="Aptos" w:hAnsi="Aptos"/>
        </w:rPr>
      </w:pPr>
      <w:r w:rsidRPr="00385C32">
        <w:rPr>
          <w:rFonts w:ascii="Aptos" w:hAnsi="Aptos"/>
        </w:rPr>
        <w:t>Notification delivery to DP</w:t>
      </w:r>
    </w:p>
    <w:p w14:paraId="30671CAE" w14:textId="4A425FD6" w:rsidR="004E07AF" w:rsidRDefault="004E07AF" w:rsidP="00862F5C">
      <w:pPr>
        <w:pStyle w:val="Heading2"/>
        <w:numPr>
          <w:ilvl w:val="1"/>
          <w:numId w:val="3"/>
        </w:numPr>
        <w:rPr>
          <w:rFonts w:ascii="Aptos" w:hAnsi="Aptos"/>
        </w:rPr>
      </w:pPr>
      <w:bookmarkStart w:id="22" w:name="_Toc215056498"/>
      <w:r w:rsidRPr="004E07AF">
        <w:rPr>
          <w:rFonts w:ascii="Aptos" w:hAnsi="Aptos"/>
        </w:rPr>
        <w:lastRenderedPageBreak/>
        <w:t>Regression Testing</w:t>
      </w:r>
      <w:bookmarkEnd w:id="22"/>
    </w:p>
    <w:p w14:paraId="52460D72" w14:textId="77777777" w:rsidR="00385C32" w:rsidRPr="00385C32" w:rsidRDefault="00385C32" w:rsidP="00385C32"/>
    <w:p w14:paraId="7EC40F28" w14:textId="77777777" w:rsidR="004E07AF" w:rsidRDefault="004E07AF" w:rsidP="00385C32">
      <w:pPr>
        <w:ind w:left="360"/>
        <w:rPr>
          <w:rFonts w:ascii="Aptos" w:hAnsi="Aptos"/>
        </w:rPr>
      </w:pPr>
      <w:r w:rsidRPr="004E07AF">
        <w:rPr>
          <w:rFonts w:ascii="Aptos" w:hAnsi="Aptos"/>
        </w:rPr>
        <w:t>Performed after every fix to ensure stability across all CMS modules including callbacks, notifications, consent actions, and dashboards.</w:t>
      </w:r>
    </w:p>
    <w:p w14:paraId="3416AC2F" w14:textId="77777777" w:rsidR="00385C32" w:rsidRDefault="00385C32" w:rsidP="004E07AF">
      <w:pPr>
        <w:rPr>
          <w:rFonts w:ascii="Aptos" w:hAnsi="Aptos"/>
        </w:rPr>
      </w:pPr>
    </w:p>
    <w:p w14:paraId="2F82F933" w14:textId="5FAECB60" w:rsidR="00385C32" w:rsidRDefault="00385C32" w:rsidP="00862F5C">
      <w:pPr>
        <w:pStyle w:val="Heading2"/>
        <w:numPr>
          <w:ilvl w:val="1"/>
          <w:numId w:val="3"/>
        </w:numPr>
        <w:rPr>
          <w:rFonts w:ascii="Aptos" w:hAnsi="Aptos"/>
        </w:rPr>
      </w:pPr>
      <w:bookmarkStart w:id="23" w:name="_Toc215056499"/>
      <w:r w:rsidRPr="7B8EF941">
        <w:rPr>
          <w:rFonts w:ascii="Aptos" w:hAnsi="Aptos"/>
        </w:rPr>
        <w:t>Security Layers and Data Privacy Considerations</w:t>
      </w:r>
      <w:r>
        <w:rPr>
          <w:rFonts w:ascii="Aptos" w:hAnsi="Aptos"/>
        </w:rPr>
        <w:t xml:space="preserve"> Testing</w:t>
      </w:r>
      <w:bookmarkEnd w:id="23"/>
    </w:p>
    <w:p w14:paraId="4E9EE19C" w14:textId="77777777" w:rsidR="00385C32" w:rsidRPr="00EF6ED7" w:rsidRDefault="00385C32" w:rsidP="00385C32">
      <w:pPr>
        <w:jc w:val="both"/>
      </w:pPr>
    </w:p>
    <w:p w14:paraId="4041ED79" w14:textId="77777777" w:rsidR="00385C32" w:rsidRPr="00845E88" w:rsidRDefault="00385C32" w:rsidP="00D26E5B">
      <w:pPr>
        <w:ind w:left="360"/>
        <w:jc w:val="both"/>
        <w:rPr>
          <w:rFonts w:ascii="Aptos" w:hAnsi="Aptos"/>
        </w:rPr>
      </w:pPr>
      <w:r w:rsidRPr="00845E88">
        <w:rPr>
          <w:rFonts w:ascii="Aptos" w:hAnsi="Aptos"/>
        </w:rPr>
        <w:t>The CMS uses multiple layers of security and follows built-in data privacy rules to meet the requirements of the DPDP Act. Below are the core security and privacy controls:</w:t>
      </w:r>
    </w:p>
    <w:p w14:paraId="3C3FFF98" w14:textId="274CAF1B" w:rsidR="00385C32" w:rsidRPr="00D26E5B" w:rsidRDefault="00385C32" w:rsidP="00862F5C">
      <w:pPr>
        <w:pStyle w:val="ListParagraph"/>
        <w:numPr>
          <w:ilvl w:val="0"/>
          <w:numId w:val="8"/>
        </w:numPr>
        <w:rPr>
          <w:rFonts w:ascii="Aptos" w:hAnsi="Aptos"/>
        </w:rPr>
      </w:pPr>
      <w:r w:rsidRPr="00D26E5B">
        <w:rPr>
          <w:rFonts w:ascii="Aptos" w:hAnsi="Aptos"/>
        </w:rPr>
        <w:t>Authentication &amp; Authorization</w:t>
      </w:r>
    </w:p>
    <w:p w14:paraId="64B547D1" w14:textId="6255F1CD" w:rsidR="00385C32" w:rsidRPr="00D26E5B" w:rsidRDefault="00385C32" w:rsidP="00862F5C">
      <w:pPr>
        <w:pStyle w:val="ListParagraph"/>
        <w:numPr>
          <w:ilvl w:val="0"/>
          <w:numId w:val="8"/>
        </w:numPr>
        <w:rPr>
          <w:rFonts w:ascii="Aptos" w:hAnsi="Aptos"/>
        </w:rPr>
      </w:pPr>
      <w:r w:rsidRPr="00D26E5B">
        <w:rPr>
          <w:rFonts w:ascii="Aptos" w:hAnsi="Aptos"/>
        </w:rPr>
        <w:t>Transport Security</w:t>
      </w:r>
    </w:p>
    <w:p w14:paraId="2948ACE7" w14:textId="4C9FD2BC" w:rsidR="00385C32" w:rsidRPr="00D26E5B" w:rsidRDefault="00385C32" w:rsidP="00862F5C">
      <w:pPr>
        <w:pStyle w:val="ListParagraph"/>
        <w:numPr>
          <w:ilvl w:val="0"/>
          <w:numId w:val="8"/>
        </w:numPr>
        <w:rPr>
          <w:rFonts w:ascii="Aptos" w:hAnsi="Aptos"/>
        </w:rPr>
      </w:pPr>
      <w:r w:rsidRPr="00D26E5B">
        <w:rPr>
          <w:rFonts w:ascii="Aptos" w:hAnsi="Aptos"/>
        </w:rPr>
        <w:t>Data Protection &amp; Storage</w:t>
      </w:r>
    </w:p>
    <w:p w14:paraId="0D30E454" w14:textId="2A644B58" w:rsidR="00385C32" w:rsidRPr="00D26E5B" w:rsidRDefault="00385C32" w:rsidP="00862F5C">
      <w:pPr>
        <w:pStyle w:val="ListParagraph"/>
        <w:numPr>
          <w:ilvl w:val="0"/>
          <w:numId w:val="8"/>
        </w:numPr>
        <w:rPr>
          <w:rFonts w:ascii="Aptos" w:hAnsi="Aptos"/>
        </w:rPr>
      </w:pPr>
      <w:r w:rsidRPr="00D26E5B">
        <w:rPr>
          <w:rFonts w:ascii="Aptos" w:hAnsi="Aptos"/>
        </w:rPr>
        <w:t>Event Integrity &amp; Recovery</w:t>
      </w:r>
    </w:p>
    <w:p w14:paraId="1F2F1B89" w14:textId="0F7147D9" w:rsidR="00385C32" w:rsidRPr="00D26E5B" w:rsidRDefault="00385C32" w:rsidP="00862F5C">
      <w:pPr>
        <w:pStyle w:val="ListParagraph"/>
        <w:numPr>
          <w:ilvl w:val="0"/>
          <w:numId w:val="8"/>
        </w:numPr>
        <w:rPr>
          <w:rFonts w:ascii="Aptos" w:hAnsi="Aptos"/>
        </w:rPr>
      </w:pPr>
      <w:r w:rsidRPr="00D26E5B">
        <w:rPr>
          <w:rFonts w:ascii="Aptos" w:hAnsi="Aptos"/>
        </w:rPr>
        <w:t>Privacy-by-Design Features</w:t>
      </w:r>
    </w:p>
    <w:p w14:paraId="4683DF99" w14:textId="77777777" w:rsidR="00692DC0" w:rsidRDefault="00692DC0">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79CD0043" w14:textId="45491DA8" w:rsidR="00692DC0" w:rsidRPr="00692DC0" w:rsidRDefault="00692DC0" w:rsidP="00862F5C">
      <w:pPr>
        <w:pStyle w:val="Heading1"/>
        <w:numPr>
          <w:ilvl w:val="0"/>
          <w:numId w:val="3"/>
        </w:numPr>
        <w:jc w:val="both"/>
        <w:rPr>
          <w:rFonts w:ascii="Aptos" w:hAnsi="Aptos"/>
        </w:rPr>
      </w:pPr>
      <w:bookmarkStart w:id="24" w:name="_Toc215056500"/>
      <w:r w:rsidRPr="00692DC0">
        <w:rPr>
          <w:rFonts w:ascii="Aptos" w:hAnsi="Aptos"/>
        </w:rPr>
        <w:lastRenderedPageBreak/>
        <w:t>Test Execution</w:t>
      </w:r>
      <w:r w:rsidR="0009791F">
        <w:rPr>
          <w:rFonts w:ascii="Aptos" w:hAnsi="Aptos"/>
        </w:rPr>
        <w:t xml:space="preserve"> and Result Documentation</w:t>
      </w:r>
      <w:bookmarkEnd w:id="24"/>
    </w:p>
    <w:p w14:paraId="48900C7D" w14:textId="069C19B6" w:rsidR="00692DC0" w:rsidRPr="00692DC0" w:rsidRDefault="00692DC0" w:rsidP="00862F5C">
      <w:pPr>
        <w:pStyle w:val="Heading2"/>
        <w:numPr>
          <w:ilvl w:val="1"/>
          <w:numId w:val="3"/>
        </w:numPr>
        <w:rPr>
          <w:rFonts w:ascii="Aptos" w:hAnsi="Aptos"/>
        </w:rPr>
      </w:pPr>
      <w:bookmarkStart w:id="25" w:name="_Toc215056501"/>
      <w:r w:rsidRPr="00692DC0">
        <w:rPr>
          <w:rFonts w:ascii="Aptos" w:hAnsi="Aptos"/>
        </w:rPr>
        <w:t>Entrance Criteria</w:t>
      </w:r>
      <w:bookmarkEnd w:id="25"/>
    </w:p>
    <w:p w14:paraId="593C04E1" w14:textId="7EAA4A08" w:rsidR="00692DC0" w:rsidRPr="00692DC0" w:rsidRDefault="00692DC0" w:rsidP="00862F5C">
      <w:pPr>
        <w:pStyle w:val="ListParagraph"/>
        <w:numPr>
          <w:ilvl w:val="0"/>
          <w:numId w:val="9"/>
        </w:numPr>
        <w:rPr>
          <w:rFonts w:ascii="Aptos" w:hAnsi="Aptos"/>
        </w:rPr>
      </w:pPr>
      <w:r w:rsidRPr="00692DC0">
        <w:rPr>
          <w:rFonts w:ascii="Aptos" w:hAnsi="Aptos"/>
        </w:rPr>
        <w:t>All modules deployed</w:t>
      </w:r>
    </w:p>
    <w:p w14:paraId="6E941409" w14:textId="7531A7F6" w:rsidR="00692DC0" w:rsidRPr="00692DC0" w:rsidRDefault="00692DC0" w:rsidP="00862F5C">
      <w:pPr>
        <w:pStyle w:val="ListParagraph"/>
        <w:numPr>
          <w:ilvl w:val="0"/>
          <w:numId w:val="9"/>
        </w:numPr>
        <w:rPr>
          <w:rFonts w:ascii="Aptos" w:hAnsi="Aptos"/>
        </w:rPr>
      </w:pPr>
      <w:r w:rsidRPr="00692DC0">
        <w:rPr>
          <w:rFonts w:ascii="Aptos" w:hAnsi="Aptos"/>
        </w:rPr>
        <w:t>Callback/notification endpoints configured</w:t>
      </w:r>
    </w:p>
    <w:p w14:paraId="41D1977A" w14:textId="05CBF830" w:rsidR="00692DC0" w:rsidRPr="00692DC0" w:rsidRDefault="00692DC0" w:rsidP="00862F5C">
      <w:pPr>
        <w:pStyle w:val="ListParagraph"/>
        <w:numPr>
          <w:ilvl w:val="0"/>
          <w:numId w:val="9"/>
        </w:numPr>
        <w:rPr>
          <w:rFonts w:ascii="Aptos" w:hAnsi="Aptos"/>
        </w:rPr>
      </w:pPr>
      <w:r w:rsidRPr="00692DC0">
        <w:rPr>
          <w:rFonts w:ascii="Aptos" w:hAnsi="Aptos"/>
        </w:rPr>
        <w:t>Test data ready</w:t>
      </w:r>
    </w:p>
    <w:p w14:paraId="3A59BE2E" w14:textId="34DF4D0D" w:rsidR="00692DC0" w:rsidRPr="00692DC0" w:rsidRDefault="00692DC0" w:rsidP="00862F5C">
      <w:pPr>
        <w:pStyle w:val="Heading2"/>
        <w:numPr>
          <w:ilvl w:val="1"/>
          <w:numId w:val="3"/>
        </w:numPr>
        <w:rPr>
          <w:rFonts w:ascii="Aptos" w:hAnsi="Aptos"/>
        </w:rPr>
      </w:pPr>
      <w:bookmarkStart w:id="26" w:name="_Toc215056502"/>
      <w:r w:rsidRPr="00692DC0">
        <w:rPr>
          <w:rFonts w:ascii="Aptos" w:hAnsi="Aptos"/>
        </w:rPr>
        <w:t>Test Exit Criteria</w:t>
      </w:r>
      <w:bookmarkEnd w:id="26"/>
    </w:p>
    <w:p w14:paraId="1FE1BE7C" w14:textId="52944D32" w:rsidR="00692DC0" w:rsidRPr="00692DC0" w:rsidRDefault="00692DC0" w:rsidP="00862F5C">
      <w:pPr>
        <w:pStyle w:val="ListParagraph"/>
        <w:numPr>
          <w:ilvl w:val="0"/>
          <w:numId w:val="10"/>
        </w:numPr>
        <w:rPr>
          <w:rFonts w:ascii="Aptos" w:hAnsi="Aptos"/>
        </w:rPr>
      </w:pPr>
      <w:r w:rsidRPr="00692DC0">
        <w:rPr>
          <w:rFonts w:ascii="Aptos" w:hAnsi="Aptos"/>
        </w:rPr>
        <w:t>All test cases executed</w:t>
      </w:r>
    </w:p>
    <w:p w14:paraId="2545D2BC" w14:textId="7F5F38FF" w:rsidR="00692DC0" w:rsidRPr="00692DC0" w:rsidRDefault="00692DC0" w:rsidP="00862F5C">
      <w:pPr>
        <w:pStyle w:val="ListParagraph"/>
        <w:numPr>
          <w:ilvl w:val="0"/>
          <w:numId w:val="10"/>
        </w:numPr>
        <w:rPr>
          <w:rFonts w:ascii="Aptos" w:hAnsi="Aptos"/>
        </w:rPr>
      </w:pPr>
      <w:r w:rsidRPr="00692DC0">
        <w:rPr>
          <w:rFonts w:ascii="Aptos" w:hAnsi="Aptos"/>
        </w:rPr>
        <w:t>Zero critical defects</w:t>
      </w:r>
    </w:p>
    <w:p w14:paraId="2D9455D9" w14:textId="0066889C" w:rsidR="00692DC0" w:rsidRPr="00692DC0" w:rsidRDefault="00692DC0" w:rsidP="00862F5C">
      <w:pPr>
        <w:pStyle w:val="Heading2"/>
        <w:numPr>
          <w:ilvl w:val="1"/>
          <w:numId w:val="3"/>
        </w:numPr>
        <w:rPr>
          <w:rFonts w:ascii="Aptos" w:hAnsi="Aptos"/>
        </w:rPr>
      </w:pPr>
      <w:bookmarkStart w:id="27" w:name="_Toc215056503"/>
      <w:r w:rsidRPr="00692DC0">
        <w:rPr>
          <w:rFonts w:ascii="Aptos" w:hAnsi="Aptos"/>
        </w:rPr>
        <w:t>Metrics</w:t>
      </w:r>
      <w:bookmarkEnd w:id="27"/>
    </w:p>
    <w:p w14:paraId="2EAE1F14" w14:textId="79D147FA" w:rsidR="00692DC0" w:rsidRPr="00692DC0" w:rsidRDefault="00692DC0" w:rsidP="00862F5C">
      <w:pPr>
        <w:pStyle w:val="ListParagraph"/>
        <w:numPr>
          <w:ilvl w:val="0"/>
          <w:numId w:val="11"/>
        </w:numPr>
        <w:rPr>
          <w:rFonts w:ascii="Aptos" w:hAnsi="Aptos"/>
        </w:rPr>
      </w:pPr>
      <w:r w:rsidRPr="00692DC0">
        <w:rPr>
          <w:rFonts w:ascii="Aptos" w:hAnsi="Aptos"/>
        </w:rPr>
        <w:t>Tests planned/executed</w:t>
      </w:r>
    </w:p>
    <w:p w14:paraId="516A91C1" w14:textId="72AE475B" w:rsidR="00692DC0" w:rsidRDefault="00692DC0" w:rsidP="00862F5C">
      <w:pPr>
        <w:pStyle w:val="ListParagraph"/>
        <w:numPr>
          <w:ilvl w:val="0"/>
          <w:numId w:val="11"/>
        </w:numPr>
        <w:rPr>
          <w:rFonts w:ascii="Aptos" w:hAnsi="Aptos"/>
        </w:rPr>
      </w:pPr>
      <w:r w:rsidRPr="00692DC0">
        <w:rPr>
          <w:rFonts w:ascii="Aptos" w:hAnsi="Aptos"/>
        </w:rPr>
        <w:t>Defect distribution</w:t>
      </w:r>
    </w:p>
    <w:p w14:paraId="617BFE02" w14:textId="6CCC70AF" w:rsidR="00692DC0" w:rsidRDefault="00692DC0" w:rsidP="00862F5C">
      <w:pPr>
        <w:pStyle w:val="Heading2"/>
        <w:numPr>
          <w:ilvl w:val="1"/>
          <w:numId w:val="3"/>
        </w:numPr>
        <w:rPr>
          <w:rFonts w:ascii="Aptos" w:hAnsi="Aptos"/>
        </w:rPr>
      </w:pPr>
      <w:bookmarkStart w:id="28" w:name="_Toc215056504"/>
      <w:r w:rsidRPr="00692DC0">
        <w:rPr>
          <w:rFonts w:ascii="Aptos" w:hAnsi="Aptos"/>
        </w:rPr>
        <w:t>Test Deliverables</w:t>
      </w:r>
      <w:bookmarkEnd w:id="28"/>
    </w:p>
    <w:p w14:paraId="0992A8E2" w14:textId="6E481394" w:rsidR="00692DC0" w:rsidRPr="00692DC0" w:rsidRDefault="00692DC0" w:rsidP="00862F5C">
      <w:pPr>
        <w:pStyle w:val="ListParagraph"/>
        <w:numPr>
          <w:ilvl w:val="0"/>
          <w:numId w:val="12"/>
        </w:numPr>
        <w:rPr>
          <w:rFonts w:ascii="Aptos" w:hAnsi="Aptos"/>
        </w:rPr>
      </w:pPr>
      <w:r w:rsidRPr="00692DC0">
        <w:rPr>
          <w:rFonts w:ascii="Aptos" w:hAnsi="Aptos"/>
        </w:rPr>
        <w:t>Functional/System Test Cases</w:t>
      </w:r>
      <w:r w:rsidR="0009791F">
        <w:rPr>
          <w:rFonts w:ascii="Aptos" w:hAnsi="Aptos"/>
        </w:rPr>
        <w:t xml:space="preserve"> Results</w:t>
      </w:r>
    </w:p>
    <w:p w14:paraId="5A658F89" w14:textId="440E5283" w:rsidR="00692DC0" w:rsidRDefault="00692DC0" w:rsidP="00862F5C">
      <w:pPr>
        <w:pStyle w:val="ListParagraph"/>
        <w:numPr>
          <w:ilvl w:val="0"/>
          <w:numId w:val="12"/>
        </w:numPr>
        <w:rPr>
          <w:rFonts w:ascii="Aptos" w:hAnsi="Aptos"/>
        </w:rPr>
      </w:pPr>
      <w:r>
        <w:rPr>
          <w:rFonts w:ascii="Aptos" w:hAnsi="Aptos"/>
        </w:rPr>
        <w:t>Performance</w:t>
      </w:r>
      <w:r w:rsidRPr="00692DC0">
        <w:rPr>
          <w:rFonts w:ascii="Aptos" w:hAnsi="Aptos"/>
        </w:rPr>
        <w:t xml:space="preserve"> Test Results</w:t>
      </w:r>
    </w:p>
    <w:p w14:paraId="452EE052" w14:textId="04B0D52B" w:rsidR="00692DC0" w:rsidRDefault="00692DC0" w:rsidP="00862F5C">
      <w:pPr>
        <w:pStyle w:val="ListParagraph"/>
        <w:numPr>
          <w:ilvl w:val="0"/>
          <w:numId w:val="12"/>
        </w:numPr>
        <w:rPr>
          <w:rFonts w:ascii="Aptos" w:hAnsi="Aptos"/>
        </w:rPr>
      </w:pPr>
      <w:r w:rsidRPr="00692DC0">
        <w:rPr>
          <w:rFonts w:ascii="Aptos" w:hAnsi="Aptos"/>
        </w:rPr>
        <w:t>Final Test Report</w:t>
      </w:r>
    </w:p>
    <w:p w14:paraId="5CFFB181" w14:textId="56BA7A15" w:rsidR="0009791F" w:rsidRDefault="0009791F" w:rsidP="00862F5C">
      <w:pPr>
        <w:pStyle w:val="ListParagraph"/>
        <w:numPr>
          <w:ilvl w:val="0"/>
          <w:numId w:val="12"/>
        </w:numPr>
        <w:rPr>
          <w:rFonts w:ascii="Aptos" w:hAnsi="Aptos"/>
        </w:rPr>
      </w:pPr>
      <w:r>
        <w:rPr>
          <w:rFonts w:ascii="Aptos" w:hAnsi="Aptos"/>
        </w:rPr>
        <w:t>Security Test Report</w:t>
      </w:r>
    </w:p>
    <w:p w14:paraId="32AA9524" w14:textId="77777777" w:rsidR="0009791F" w:rsidRPr="0009791F" w:rsidRDefault="0009791F" w:rsidP="00862F5C">
      <w:pPr>
        <w:pStyle w:val="ListParagraph"/>
        <w:numPr>
          <w:ilvl w:val="0"/>
          <w:numId w:val="12"/>
        </w:numPr>
        <w:rPr>
          <w:rFonts w:ascii="Aptos" w:hAnsi="Aptos"/>
        </w:rPr>
      </w:pPr>
      <w:r w:rsidRPr="0009791F">
        <w:rPr>
          <w:rFonts w:ascii="Aptos" w:hAnsi="Aptos"/>
        </w:rPr>
        <w:t>All results logged, defects tracked in defect tool.</w:t>
      </w:r>
    </w:p>
    <w:p w14:paraId="1B234213" w14:textId="77777777" w:rsidR="0009791F" w:rsidRPr="00692DC0" w:rsidRDefault="0009791F" w:rsidP="0009791F">
      <w:pPr>
        <w:pStyle w:val="ListParagraph"/>
        <w:rPr>
          <w:rFonts w:ascii="Aptos" w:hAnsi="Aptos"/>
        </w:rPr>
      </w:pPr>
    </w:p>
    <w:p w14:paraId="72901B06" w14:textId="77777777" w:rsidR="0009791F" w:rsidRDefault="0009791F">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4A57C411" w14:textId="509C4EE8" w:rsidR="002B4D73" w:rsidRPr="00441307" w:rsidRDefault="0009791F" w:rsidP="00862F5C">
      <w:pPr>
        <w:pStyle w:val="Heading1"/>
        <w:numPr>
          <w:ilvl w:val="0"/>
          <w:numId w:val="3"/>
        </w:numPr>
        <w:jc w:val="both"/>
        <w:rPr>
          <w:rFonts w:ascii="Aptos" w:hAnsi="Aptos"/>
        </w:rPr>
      </w:pPr>
      <w:bookmarkStart w:id="29" w:name="_Toc215056505"/>
      <w:r w:rsidRPr="0009791F">
        <w:rPr>
          <w:rFonts w:ascii="Aptos" w:hAnsi="Aptos"/>
        </w:rPr>
        <w:lastRenderedPageBreak/>
        <w:t>Test Scenarios &amp; Cases</w:t>
      </w:r>
      <w:bookmarkEnd w:id="29"/>
    </w:p>
    <w:p w14:paraId="58B75002" w14:textId="3F11D195" w:rsidR="002B4D73" w:rsidRPr="002B4D73" w:rsidRDefault="002B4D73" w:rsidP="00862F5C">
      <w:pPr>
        <w:pStyle w:val="Heading2"/>
        <w:numPr>
          <w:ilvl w:val="1"/>
          <w:numId w:val="3"/>
        </w:numPr>
      </w:pPr>
      <w:bookmarkStart w:id="30" w:name="_Toc215056506"/>
      <w:r w:rsidRPr="002B4D73">
        <w:rPr>
          <w:rFonts w:eastAsia="Times New Roman"/>
        </w:rPr>
        <w:t>Consent Management</w:t>
      </w:r>
      <w:bookmarkEnd w:id="30"/>
    </w:p>
    <w:p w14:paraId="0B853DE9" w14:textId="77777777" w:rsidR="002B4D73" w:rsidRPr="002B4D73" w:rsidRDefault="002B4D73" w:rsidP="00862F5C">
      <w:pPr>
        <w:pStyle w:val="ListParagraph"/>
        <w:numPr>
          <w:ilvl w:val="0"/>
          <w:numId w:val="22"/>
        </w:numPr>
        <w:rPr>
          <w:rFonts w:ascii="Aptos" w:hAnsi="Aptos"/>
        </w:rPr>
      </w:pPr>
      <w:r w:rsidRPr="002B4D73">
        <w:rPr>
          <w:rFonts w:ascii="Aptos" w:hAnsi="Aptos"/>
        </w:rPr>
        <w:t>Consent creation (grant)</w:t>
      </w:r>
    </w:p>
    <w:p w14:paraId="11A4DDAD" w14:textId="77777777" w:rsidR="002B4D73" w:rsidRPr="002B4D73" w:rsidRDefault="002B4D73" w:rsidP="00862F5C">
      <w:pPr>
        <w:pStyle w:val="ListParagraph"/>
        <w:numPr>
          <w:ilvl w:val="0"/>
          <w:numId w:val="22"/>
        </w:numPr>
        <w:rPr>
          <w:rFonts w:ascii="Aptos" w:hAnsi="Aptos"/>
        </w:rPr>
      </w:pPr>
      <w:r w:rsidRPr="002B4D73">
        <w:rPr>
          <w:rFonts w:ascii="Aptos" w:hAnsi="Aptos"/>
        </w:rPr>
        <w:t>Consent update / modification</w:t>
      </w:r>
    </w:p>
    <w:p w14:paraId="7CD8FB01" w14:textId="77777777" w:rsidR="002B4D73" w:rsidRPr="002B4D73" w:rsidRDefault="002B4D73" w:rsidP="00862F5C">
      <w:pPr>
        <w:pStyle w:val="ListParagraph"/>
        <w:numPr>
          <w:ilvl w:val="0"/>
          <w:numId w:val="22"/>
        </w:numPr>
        <w:rPr>
          <w:rFonts w:ascii="Aptos" w:hAnsi="Aptos"/>
        </w:rPr>
      </w:pPr>
      <w:r w:rsidRPr="002B4D73">
        <w:rPr>
          <w:rFonts w:ascii="Aptos" w:hAnsi="Aptos"/>
        </w:rPr>
        <w:t>Consent withdrawal</w:t>
      </w:r>
    </w:p>
    <w:p w14:paraId="2B22484E" w14:textId="77777777" w:rsidR="002B4D73" w:rsidRPr="002B4D73" w:rsidRDefault="002B4D73" w:rsidP="00862F5C">
      <w:pPr>
        <w:pStyle w:val="ListParagraph"/>
        <w:numPr>
          <w:ilvl w:val="0"/>
          <w:numId w:val="22"/>
        </w:numPr>
        <w:rPr>
          <w:rFonts w:ascii="Aptos" w:hAnsi="Aptos"/>
        </w:rPr>
      </w:pPr>
      <w:r w:rsidRPr="002B4D73">
        <w:rPr>
          <w:rFonts w:ascii="Aptos" w:hAnsi="Aptos"/>
        </w:rPr>
        <w:t>Consent versioning (immutable history)</w:t>
      </w:r>
    </w:p>
    <w:p w14:paraId="5D3CA43D" w14:textId="77777777" w:rsidR="002B4D73" w:rsidRPr="002B4D73" w:rsidRDefault="002B4D73" w:rsidP="00862F5C">
      <w:pPr>
        <w:pStyle w:val="ListParagraph"/>
        <w:numPr>
          <w:ilvl w:val="0"/>
          <w:numId w:val="22"/>
        </w:numPr>
        <w:rPr>
          <w:rFonts w:ascii="Aptos" w:hAnsi="Aptos"/>
        </w:rPr>
      </w:pPr>
      <w:r w:rsidRPr="002B4D73">
        <w:rPr>
          <w:rFonts w:ascii="Aptos" w:hAnsi="Aptos"/>
        </w:rPr>
        <w:t>Re-consent workflow (DF-initiated)</w:t>
      </w:r>
    </w:p>
    <w:p w14:paraId="7A759212" w14:textId="77777777" w:rsidR="002B4D73" w:rsidRPr="002B4D73" w:rsidRDefault="002B4D73" w:rsidP="00862F5C">
      <w:pPr>
        <w:pStyle w:val="ListParagraph"/>
        <w:numPr>
          <w:ilvl w:val="0"/>
          <w:numId w:val="22"/>
        </w:numPr>
        <w:rPr>
          <w:rFonts w:ascii="Aptos" w:hAnsi="Aptos"/>
        </w:rPr>
      </w:pPr>
      <w:r w:rsidRPr="002B4D73">
        <w:rPr>
          <w:rFonts w:ascii="Aptos" w:hAnsi="Aptos"/>
        </w:rPr>
        <w:t>Digital signing of consent artifacts</w:t>
      </w:r>
    </w:p>
    <w:p w14:paraId="0B71BB8C" w14:textId="77777777" w:rsidR="002B4D73" w:rsidRPr="002B4D73" w:rsidRDefault="002B4D73" w:rsidP="00862F5C">
      <w:pPr>
        <w:pStyle w:val="ListParagraph"/>
        <w:numPr>
          <w:ilvl w:val="0"/>
          <w:numId w:val="22"/>
        </w:numPr>
        <w:rPr>
          <w:rFonts w:ascii="Aptos" w:hAnsi="Aptos"/>
        </w:rPr>
      </w:pPr>
      <w:r w:rsidRPr="002B4D73">
        <w:rPr>
          <w:rFonts w:ascii="Aptos" w:hAnsi="Aptos"/>
        </w:rPr>
        <w:t>Consent audit trail &amp; hash-chain integrity</w:t>
      </w:r>
    </w:p>
    <w:p w14:paraId="253498D7" w14:textId="77777777" w:rsidR="002B4D73" w:rsidRPr="002B4D73" w:rsidRDefault="002B4D73" w:rsidP="00862F5C">
      <w:pPr>
        <w:pStyle w:val="ListParagraph"/>
        <w:numPr>
          <w:ilvl w:val="0"/>
          <w:numId w:val="22"/>
        </w:numPr>
        <w:rPr>
          <w:rFonts w:ascii="Aptos" w:hAnsi="Aptos"/>
        </w:rPr>
      </w:pPr>
      <w:r w:rsidRPr="002B4D73">
        <w:rPr>
          <w:rFonts w:ascii="Aptos" w:hAnsi="Aptos"/>
        </w:rPr>
        <w:t>Consent verification API (JWS verification)</w:t>
      </w:r>
    </w:p>
    <w:p w14:paraId="6DD845AC" w14:textId="77777777" w:rsidR="002B4D73" w:rsidRPr="002B4D73" w:rsidRDefault="002B4D73" w:rsidP="00862F5C">
      <w:pPr>
        <w:pStyle w:val="ListParagraph"/>
        <w:numPr>
          <w:ilvl w:val="0"/>
          <w:numId w:val="22"/>
        </w:numPr>
        <w:rPr>
          <w:rFonts w:ascii="Aptos" w:hAnsi="Aptos"/>
        </w:rPr>
      </w:pPr>
      <w:r w:rsidRPr="002B4D73">
        <w:rPr>
          <w:rFonts w:ascii="Aptos" w:hAnsi="Aptos"/>
        </w:rPr>
        <w:t>Consent dashboard for Data Principals</w:t>
      </w:r>
    </w:p>
    <w:p w14:paraId="7DC06DE5" w14:textId="22460317" w:rsidR="00A32209" w:rsidRDefault="002B4D73" w:rsidP="00862F5C">
      <w:pPr>
        <w:pStyle w:val="ListParagraph"/>
        <w:numPr>
          <w:ilvl w:val="0"/>
          <w:numId w:val="22"/>
        </w:numPr>
        <w:rPr>
          <w:rFonts w:ascii="Aptos" w:hAnsi="Aptos"/>
        </w:rPr>
      </w:pPr>
      <w:r w:rsidRPr="002B4D73">
        <w:rPr>
          <w:rFonts w:ascii="Aptos" w:hAnsi="Aptos"/>
        </w:rPr>
        <w:t>Minor/parental consent workflow</w:t>
      </w:r>
    </w:p>
    <w:p w14:paraId="72F14B70" w14:textId="77777777" w:rsidR="00DA683F" w:rsidRDefault="00DA683F" w:rsidP="00DA683F">
      <w:pPr>
        <w:pStyle w:val="ListParagraph"/>
        <w:ind w:left="1800"/>
        <w:rPr>
          <w:rFonts w:ascii="Aptos" w:hAnsi="Aptos"/>
        </w:rPr>
      </w:pPr>
    </w:p>
    <w:p w14:paraId="14C73DCC" w14:textId="0AB6F54A" w:rsidR="00A32209" w:rsidRDefault="00284586" w:rsidP="00A32209">
      <w:pPr>
        <w:pStyle w:val="ListParagraph"/>
        <w:ind w:left="1800"/>
        <w:rPr>
          <w:rFonts w:ascii="Aptos" w:hAnsi="Aptos"/>
        </w:rPr>
      </w:pPr>
      <w:r>
        <w:rPr>
          <w:rFonts w:ascii="Aptos" w:hAnsi="Aptos"/>
          <w:noProof/>
        </w:rPr>
        <w:object w:dxaOrig="1508" w:dyaOrig="983" w14:anchorId="27ECCF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75.65pt;height:49.2pt;mso-width-percent:0;mso-height-percent:0;mso-width-percent:0;mso-height-percent:0" o:ole="">
            <v:imagedata r:id="rId10" o:title=""/>
          </v:shape>
          <o:OLEObject Type="Embed" ProgID="Excel.Sheet.12" ShapeID="_x0000_i1031" DrawAspect="Icon" ObjectID="_1825702914" r:id="rId11"/>
        </w:object>
      </w:r>
    </w:p>
    <w:p w14:paraId="1E02959F" w14:textId="77777777" w:rsidR="00A32209" w:rsidRDefault="00A32209" w:rsidP="00A32209">
      <w:pPr>
        <w:rPr>
          <w:rFonts w:ascii="Aptos" w:hAnsi="Aptos"/>
        </w:rPr>
      </w:pPr>
    </w:p>
    <w:p w14:paraId="6F966EAE" w14:textId="77777777" w:rsidR="00A32209" w:rsidRDefault="00A32209" w:rsidP="00A32209">
      <w:pPr>
        <w:pStyle w:val="Heading2"/>
        <w:numPr>
          <w:ilvl w:val="0"/>
          <w:numId w:val="0"/>
        </w:numPr>
        <w:ind w:left="360"/>
        <w:rPr>
          <w:rFonts w:eastAsia="Times New Roman"/>
        </w:rPr>
      </w:pPr>
    </w:p>
    <w:p w14:paraId="1B1EB231" w14:textId="6406AFE2" w:rsidR="002B4D73" w:rsidRPr="002B4D73" w:rsidRDefault="002B4D73" w:rsidP="00862F5C">
      <w:pPr>
        <w:pStyle w:val="Heading2"/>
        <w:numPr>
          <w:ilvl w:val="1"/>
          <w:numId w:val="3"/>
        </w:numPr>
        <w:rPr>
          <w:rFonts w:eastAsia="Times New Roman"/>
        </w:rPr>
      </w:pPr>
      <w:bookmarkStart w:id="31" w:name="_Toc215056507"/>
      <w:r w:rsidRPr="002B4D73">
        <w:rPr>
          <w:rFonts w:eastAsia="Times New Roman"/>
        </w:rPr>
        <w:t>Cookie Preference Management</w:t>
      </w:r>
      <w:bookmarkEnd w:id="31"/>
    </w:p>
    <w:p w14:paraId="03A6C1A5" w14:textId="77777777" w:rsidR="002B4D73" w:rsidRPr="002B4D73" w:rsidRDefault="002B4D73" w:rsidP="00862F5C">
      <w:pPr>
        <w:pStyle w:val="ListParagraph"/>
        <w:numPr>
          <w:ilvl w:val="0"/>
          <w:numId w:val="23"/>
        </w:numPr>
        <w:rPr>
          <w:rFonts w:ascii="Aptos" w:hAnsi="Aptos"/>
        </w:rPr>
      </w:pPr>
      <w:r w:rsidRPr="002B4D73">
        <w:rPr>
          <w:rFonts w:ascii="Aptos" w:hAnsi="Aptos"/>
        </w:rPr>
        <w:t>Cookie banner (embedded UI)</w:t>
      </w:r>
    </w:p>
    <w:p w14:paraId="2F5F8121" w14:textId="77777777" w:rsidR="002B4D73" w:rsidRPr="002B4D73" w:rsidRDefault="002B4D73" w:rsidP="00862F5C">
      <w:pPr>
        <w:pStyle w:val="ListParagraph"/>
        <w:numPr>
          <w:ilvl w:val="0"/>
          <w:numId w:val="23"/>
        </w:numPr>
        <w:rPr>
          <w:rFonts w:ascii="Aptos" w:hAnsi="Aptos"/>
        </w:rPr>
      </w:pPr>
      <w:r w:rsidRPr="002B4D73">
        <w:rPr>
          <w:rFonts w:ascii="Aptos" w:hAnsi="Aptos"/>
        </w:rPr>
        <w:t>Category-wise cookie preferences</w:t>
      </w:r>
    </w:p>
    <w:p w14:paraId="7DE98C93" w14:textId="77777777" w:rsidR="002B4D73" w:rsidRPr="002B4D73" w:rsidRDefault="002B4D73" w:rsidP="00862F5C">
      <w:pPr>
        <w:pStyle w:val="ListParagraph"/>
        <w:numPr>
          <w:ilvl w:val="0"/>
          <w:numId w:val="23"/>
        </w:numPr>
        <w:rPr>
          <w:rFonts w:ascii="Aptos" w:hAnsi="Aptos"/>
        </w:rPr>
      </w:pPr>
      <w:r w:rsidRPr="002B4D73">
        <w:rPr>
          <w:rFonts w:ascii="Aptos" w:hAnsi="Aptos"/>
        </w:rPr>
        <w:t>Save/update preferences</w:t>
      </w:r>
    </w:p>
    <w:p w14:paraId="03C2EF73" w14:textId="77777777" w:rsidR="002B4D73" w:rsidRPr="002B4D73" w:rsidRDefault="002B4D73" w:rsidP="00862F5C">
      <w:pPr>
        <w:pStyle w:val="ListParagraph"/>
        <w:numPr>
          <w:ilvl w:val="0"/>
          <w:numId w:val="23"/>
        </w:numPr>
        <w:rPr>
          <w:rFonts w:ascii="Aptos" w:hAnsi="Aptos"/>
        </w:rPr>
      </w:pPr>
      <w:r w:rsidRPr="002B4D73">
        <w:rPr>
          <w:rFonts w:ascii="Aptos" w:hAnsi="Aptos"/>
        </w:rPr>
        <w:t>Cookie audit trail</w:t>
      </w:r>
    </w:p>
    <w:p w14:paraId="6868AE9F" w14:textId="4D01B007" w:rsidR="002B4D73" w:rsidRDefault="002B4D73" w:rsidP="00862F5C">
      <w:pPr>
        <w:pStyle w:val="ListParagraph"/>
        <w:numPr>
          <w:ilvl w:val="0"/>
          <w:numId w:val="23"/>
        </w:numPr>
        <w:rPr>
          <w:rFonts w:ascii="Aptos" w:hAnsi="Aptos"/>
        </w:rPr>
      </w:pPr>
      <w:r w:rsidRPr="002B4D73">
        <w:rPr>
          <w:rFonts w:ascii="Aptos" w:hAnsi="Aptos"/>
        </w:rPr>
        <w:t>Multi-language cookie UI</w:t>
      </w:r>
    </w:p>
    <w:p w14:paraId="54CADDA6" w14:textId="42354689" w:rsidR="00B24827" w:rsidRPr="00B24827" w:rsidRDefault="00B24827" w:rsidP="00B24827">
      <w:pPr>
        <w:rPr>
          <w:rFonts w:ascii="Aptos" w:hAnsi="Aptos"/>
        </w:rPr>
      </w:pPr>
      <w:r>
        <w:rPr>
          <w:rFonts w:ascii="Aptos" w:hAnsi="Aptos"/>
        </w:rPr>
        <w:t xml:space="preserve">                                  </w:t>
      </w:r>
      <w:bookmarkStart w:id="32" w:name="_MON_1825698115"/>
      <w:bookmarkEnd w:id="32"/>
      <w:r w:rsidR="00284586">
        <w:rPr>
          <w:rFonts w:ascii="Aptos" w:hAnsi="Aptos"/>
          <w:noProof/>
        </w:rPr>
        <w:object w:dxaOrig="1508" w:dyaOrig="983" w14:anchorId="128C0D38">
          <v:shape id="_x0000_i1030" type="#_x0000_t75" alt="" style="width:75.65pt;height:49.2pt;mso-width-percent:0;mso-height-percent:0;mso-width-percent:0;mso-height-percent:0" o:ole="">
            <v:imagedata r:id="rId12" o:title=""/>
          </v:shape>
          <o:OLEObject Type="Embed" ProgID="Excel.Sheet.12" ShapeID="_x0000_i1030" DrawAspect="Icon" ObjectID="_1825702915" r:id="rId13"/>
        </w:object>
      </w:r>
    </w:p>
    <w:p w14:paraId="56FBB4F2" w14:textId="3F0C4B55" w:rsidR="00A32209" w:rsidRDefault="00A32209" w:rsidP="00A32209">
      <w:pPr>
        <w:rPr>
          <w:rFonts w:ascii="Aptos" w:hAnsi="Aptos"/>
          <w:highlight w:val="green"/>
        </w:rPr>
      </w:pPr>
    </w:p>
    <w:p w14:paraId="4D4E5F70" w14:textId="77777777" w:rsidR="00B47869" w:rsidRPr="00A32209" w:rsidRDefault="00B47869" w:rsidP="00A32209">
      <w:pPr>
        <w:rPr>
          <w:rFonts w:ascii="Aptos" w:hAnsi="Aptos"/>
        </w:rPr>
      </w:pPr>
    </w:p>
    <w:p w14:paraId="12FFEB2C" w14:textId="48839C0E" w:rsidR="002B4D73" w:rsidRPr="002B4D73" w:rsidRDefault="002B4D73" w:rsidP="00862F5C">
      <w:pPr>
        <w:pStyle w:val="Heading2"/>
        <w:numPr>
          <w:ilvl w:val="1"/>
          <w:numId w:val="3"/>
        </w:numPr>
        <w:rPr>
          <w:rFonts w:eastAsia="Times New Roman"/>
        </w:rPr>
      </w:pPr>
      <w:bookmarkStart w:id="33" w:name="_Toc215056508"/>
      <w:r w:rsidRPr="002B4D73">
        <w:rPr>
          <w:rFonts w:eastAsia="Times New Roman"/>
        </w:rPr>
        <w:t>Grievance &amp; Rights Management</w:t>
      </w:r>
      <w:bookmarkEnd w:id="33"/>
    </w:p>
    <w:p w14:paraId="7EEDAF8D" w14:textId="77777777" w:rsidR="002B4D73" w:rsidRPr="002B4D73" w:rsidRDefault="002B4D73" w:rsidP="00862F5C">
      <w:pPr>
        <w:pStyle w:val="ListParagraph"/>
        <w:numPr>
          <w:ilvl w:val="0"/>
          <w:numId w:val="30"/>
        </w:numPr>
        <w:rPr>
          <w:rFonts w:ascii="Aptos" w:hAnsi="Aptos"/>
        </w:rPr>
      </w:pPr>
      <w:r w:rsidRPr="002B4D73">
        <w:rPr>
          <w:rFonts w:ascii="Aptos" w:hAnsi="Aptos"/>
        </w:rPr>
        <w:t>Raise grievance / data rights request</w:t>
      </w:r>
    </w:p>
    <w:p w14:paraId="7F74B9BE" w14:textId="77777777" w:rsidR="002B4D73" w:rsidRPr="002B4D73" w:rsidRDefault="002B4D73" w:rsidP="00862F5C">
      <w:pPr>
        <w:pStyle w:val="ListParagraph"/>
        <w:numPr>
          <w:ilvl w:val="0"/>
          <w:numId w:val="30"/>
        </w:numPr>
        <w:rPr>
          <w:rFonts w:ascii="Aptos" w:hAnsi="Aptos"/>
        </w:rPr>
      </w:pPr>
      <w:r w:rsidRPr="002B4D73">
        <w:rPr>
          <w:rFonts w:ascii="Aptos" w:hAnsi="Aptos"/>
        </w:rPr>
        <w:t>Track grievance lifecycle (DF-side updates)</w:t>
      </w:r>
    </w:p>
    <w:p w14:paraId="3C06A217" w14:textId="77777777" w:rsidR="002B4D73" w:rsidRPr="002B4D73" w:rsidRDefault="002B4D73" w:rsidP="00862F5C">
      <w:pPr>
        <w:pStyle w:val="ListParagraph"/>
        <w:numPr>
          <w:ilvl w:val="0"/>
          <w:numId w:val="30"/>
        </w:numPr>
        <w:rPr>
          <w:rFonts w:ascii="Aptos" w:hAnsi="Aptos"/>
        </w:rPr>
      </w:pPr>
      <w:r w:rsidRPr="002B4D73">
        <w:rPr>
          <w:rFonts w:ascii="Aptos" w:hAnsi="Aptos"/>
        </w:rPr>
        <w:t>Grievance artifact signing &amp; audit</w:t>
      </w:r>
    </w:p>
    <w:p w14:paraId="65850DC4" w14:textId="77777777" w:rsidR="002B4D73" w:rsidRPr="002B4D73" w:rsidRDefault="002B4D73" w:rsidP="00862F5C">
      <w:pPr>
        <w:pStyle w:val="ListParagraph"/>
        <w:numPr>
          <w:ilvl w:val="0"/>
          <w:numId w:val="30"/>
        </w:numPr>
        <w:rPr>
          <w:rFonts w:ascii="Aptos" w:hAnsi="Aptos"/>
        </w:rPr>
      </w:pPr>
      <w:r w:rsidRPr="002B4D73">
        <w:rPr>
          <w:rFonts w:ascii="Aptos" w:hAnsi="Aptos"/>
        </w:rPr>
        <w:t>SLA tracking &amp; escalation</w:t>
      </w:r>
    </w:p>
    <w:p w14:paraId="3C6E07FF" w14:textId="10DFBEFA" w:rsidR="002B4D73" w:rsidRDefault="002B4D73" w:rsidP="00862F5C">
      <w:pPr>
        <w:pStyle w:val="ListParagraph"/>
        <w:numPr>
          <w:ilvl w:val="0"/>
          <w:numId w:val="30"/>
        </w:numPr>
        <w:rPr>
          <w:rFonts w:ascii="Aptos" w:hAnsi="Aptos"/>
        </w:rPr>
      </w:pPr>
      <w:r w:rsidRPr="002B4D73">
        <w:rPr>
          <w:rFonts w:ascii="Aptos" w:hAnsi="Aptos"/>
        </w:rPr>
        <w:t>Encrypted grievance detail for DF</w:t>
      </w:r>
    </w:p>
    <w:p w14:paraId="72AE420D" w14:textId="477888A1" w:rsidR="00B24827" w:rsidRPr="00B24827" w:rsidRDefault="00B24827" w:rsidP="00B24827">
      <w:pPr>
        <w:rPr>
          <w:rFonts w:ascii="Aptos" w:hAnsi="Aptos"/>
        </w:rPr>
      </w:pPr>
      <w:r>
        <w:rPr>
          <w:rFonts w:ascii="Aptos" w:hAnsi="Aptos"/>
        </w:rPr>
        <w:t xml:space="preserve">                                  </w:t>
      </w:r>
      <w:r w:rsidR="00284586">
        <w:rPr>
          <w:rFonts w:ascii="Aptos" w:hAnsi="Aptos"/>
          <w:noProof/>
        </w:rPr>
        <w:object w:dxaOrig="1508" w:dyaOrig="983" w14:anchorId="126EBCBB">
          <v:shape id="_x0000_i1029" type="#_x0000_t75" alt="" style="width:75.65pt;height:49.2pt;mso-width-percent:0;mso-height-percent:0;mso-width-percent:0;mso-height-percent:0" o:ole="">
            <v:imagedata r:id="rId14" o:title=""/>
          </v:shape>
          <o:OLEObject Type="Embed" ProgID="Excel.Sheet.12" ShapeID="_x0000_i1029" DrawAspect="Icon" ObjectID="_1825702916" r:id="rId15"/>
        </w:object>
      </w:r>
    </w:p>
    <w:p w14:paraId="225F0A8F" w14:textId="77777777" w:rsidR="00A32209" w:rsidRDefault="00A32209" w:rsidP="00A32209">
      <w:pPr>
        <w:rPr>
          <w:rFonts w:ascii="Aptos" w:hAnsi="Aptos"/>
          <w:highlight w:val="green"/>
        </w:rPr>
      </w:pPr>
    </w:p>
    <w:p w14:paraId="01D60531" w14:textId="77777777" w:rsidR="00A32209" w:rsidRPr="00A32209" w:rsidRDefault="00A32209" w:rsidP="00A32209">
      <w:pPr>
        <w:rPr>
          <w:rFonts w:ascii="Aptos" w:hAnsi="Aptos"/>
        </w:rPr>
      </w:pPr>
    </w:p>
    <w:p w14:paraId="64359BC6" w14:textId="7C06939C" w:rsidR="002B4D73" w:rsidRPr="002B4D73" w:rsidRDefault="002B4D73" w:rsidP="00862F5C">
      <w:pPr>
        <w:pStyle w:val="Heading2"/>
        <w:numPr>
          <w:ilvl w:val="1"/>
          <w:numId w:val="3"/>
        </w:numPr>
        <w:rPr>
          <w:rFonts w:eastAsia="Times New Roman"/>
        </w:rPr>
      </w:pPr>
      <w:bookmarkStart w:id="34" w:name="_Toc215056509"/>
      <w:r w:rsidRPr="002B4D73">
        <w:rPr>
          <w:rFonts w:eastAsia="Times New Roman"/>
        </w:rPr>
        <w:lastRenderedPageBreak/>
        <w:t>Notification &amp; Communication</w:t>
      </w:r>
      <w:bookmarkEnd w:id="34"/>
    </w:p>
    <w:p w14:paraId="77A5E879" w14:textId="77777777" w:rsidR="002B4D73" w:rsidRPr="002B4D73" w:rsidRDefault="002B4D73" w:rsidP="00862F5C">
      <w:pPr>
        <w:pStyle w:val="ListParagraph"/>
        <w:numPr>
          <w:ilvl w:val="0"/>
          <w:numId w:val="29"/>
        </w:numPr>
        <w:rPr>
          <w:rFonts w:ascii="Aptos" w:hAnsi="Aptos"/>
        </w:rPr>
      </w:pPr>
      <w:r w:rsidRPr="002B4D73">
        <w:rPr>
          <w:rFonts w:ascii="Aptos" w:hAnsi="Aptos"/>
        </w:rPr>
        <w:t>Email notifications (SMTP integration)</w:t>
      </w:r>
    </w:p>
    <w:p w14:paraId="32D4593A" w14:textId="77777777" w:rsidR="002B4D73" w:rsidRPr="002B4D73" w:rsidRDefault="002B4D73" w:rsidP="00862F5C">
      <w:pPr>
        <w:pStyle w:val="ListParagraph"/>
        <w:numPr>
          <w:ilvl w:val="0"/>
          <w:numId w:val="29"/>
        </w:numPr>
        <w:rPr>
          <w:rFonts w:ascii="Aptos" w:hAnsi="Aptos"/>
        </w:rPr>
      </w:pPr>
      <w:r w:rsidRPr="002B4D73">
        <w:rPr>
          <w:rFonts w:ascii="Aptos" w:hAnsi="Aptos"/>
        </w:rPr>
        <w:t>SMS notifications (SMSC integration)</w:t>
      </w:r>
    </w:p>
    <w:p w14:paraId="176FD5DF" w14:textId="77777777" w:rsidR="002B4D73" w:rsidRPr="002B4D73" w:rsidRDefault="002B4D73" w:rsidP="00862F5C">
      <w:pPr>
        <w:pStyle w:val="ListParagraph"/>
        <w:numPr>
          <w:ilvl w:val="0"/>
          <w:numId w:val="29"/>
        </w:numPr>
        <w:rPr>
          <w:rFonts w:ascii="Aptos" w:hAnsi="Aptos"/>
        </w:rPr>
      </w:pPr>
      <w:r w:rsidRPr="002B4D73">
        <w:rPr>
          <w:rFonts w:ascii="Aptos" w:hAnsi="Aptos"/>
        </w:rPr>
        <w:t>Event callbacks to DF/Processors</w:t>
      </w:r>
    </w:p>
    <w:p w14:paraId="386C90A6" w14:textId="77777777" w:rsidR="002B4D73" w:rsidRPr="002B4D73" w:rsidRDefault="002B4D73" w:rsidP="00862F5C">
      <w:pPr>
        <w:pStyle w:val="ListParagraph"/>
        <w:numPr>
          <w:ilvl w:val="0"/>
          <w:numId w:val="29"/>
        </w:numPr>
        <w:rPr>
          <w:rFonts w:ascii="Aptos" w:hAnsi="Aptos"/>
        </w:rPr>
      </w:pPr>
      <w:r w:rsidRPr="002B4D73">
        <w:rPr>
          <w:rFonts w:ascii="Aptos" w:hAnsi="Aptos"/>
        </w:rPr>
        <w:t>Missed-event recovery (DLQ)</w:t>
      </w:r>
    </w:p>
    <w:p w14:paraId="37F5F278" w14:textId="77777777" w:rsidR="002B4D73" w:rsidRPr="002B4D73" w:rsidRDefault="002B4D73" w:rsidP="00862F5C">
      <w:pPr>
        <w:pStyle w:val="ListParagraph"/>
        <w:numPr>
          <w:ilvl w:val="0"/>
          <w:numId w:val="29"/>
        </w:numPr>
        <w:rPr>
          <w:rFonts w:ascii="Aptos" w:hAnsi="Aptos"/>
        </w:rPr>
      </w:pPr>
      <w:r w:rsidRPr="002B4D73">
        <w:rPr>
          <w:rFonts w:ascii="Aptos" w:hAnsi="Aptos"/>
        </w:rPr>
        <w:t>Correlation ID-based traceability</w:t>
      </w:r>
    </w:p>
    <w:p w14:paraId="1FDA1250" w14:textId="7B25E641" w:rsidR="00A32209" w:rsidRDefault="00B24827" w:rsidP="00A32209">
      <w:pPr>
        <w:rPr>
          <w:rFonts w:ascii="Aptos" w:hAnsi="Aptos"/>
          <w:highlight w:val="green"/>
        </w:rPr>
      </w:pPr>
      <w:r w:rsidRPr="0082318F">
        <w:rPr>
          <w:rFonts w:ascii="Aptos" w:hAnsi="Aptos"/>
        </w:rPr>
        <w:t xml:space="preserve">  </w:t>
      </w:r>
      <w:r w:rsidR="0082318F">
        <w:rPr>
          <w:rFonts w:ascii="Aptos" w:hAnsi="Aptos"/>
        </w:rPr>
        <w:t xml:space="preserve">                                       </w:t>
      </w:r>
      <w:r w:rsidRPr="0082318F">
        <w:rPr>
          <w:rFonts w:ascii="Aptos" w:hAnsi="Aptos"/>
        </w:rPr>
        <w:t xml:space="preserve">  </w:t>
      </w:r>
      <w:bookmarkStart w:id="35" w:name="_MON_1825698726"/>
      <w:bookmarkEnd w:id="35"/>
      <w:r w:rsidR="00284586" w:rsidRPr="0082318F">
        <w:rPr>
          <w:rFonts w:ascii="Aptos" w:hAnsi="Aptos"/>
          <w:noProof/>
        </w:rPr>
        <w:object w:dxaOrig="1508" w:dyaOrig="983" w14:anchorId="3FF956A8">
          <v:shape id="_x0000_i1028" type="#_x0000_t75" alt="" style="width:75.65pt;height:49.2pt;mso-width-percent:0;mso-height-percent:0;mso-width-percent:0;mso-height-percent:0" o:ole="">
            <v:imagedata r:id="rId16" o:title=""/>
          </v:shape>
          <o:OLEObject Type="Embed" ProgID="Excel.Sheet.12" ShapeID="_x0000_i1028" DrawAspect="Icon" ObjectID="_1825702917" r:id="rId17"/>
        </w:object>
      </w:r>
    </w:p>
    <w:p w14:paraId="288BCEAE" w14:textId="77777777" w:rsidR="00A32209" w:rsidRDefault="00A32209" w:rsidP="00A32209">
      <w:pPr>
        <w:pStyle w:val="Heading2"/>
        <w:numPr>
          <w:ilvl w:val="0"/>
          <w:numId w:val="0"/>
        </w:numPr>
        <w:ind w:left="1211" w:hanging="360"/>
        <w:rPr>
          <w:rFonts w:eastAsia="Times New Roman"/>
        </w:rPr>
      </w:pPr>
    </w:p>
    <w:p w14:paraId="7163A7FA" w14:textId="3324DF00" w:rsidR="002B4D73" w:rsidRPr="002B4D73" w:rsidRDefault="002B4D73" w:rsidP="00862F5C">
      <w:pPr>
        <w:pStyle w:val="Heading2"/>
        <w:numPr>
          <w:ilvl w:val="1"/>
          <w:numId w:val="3"/>
        </w:numPr>
        <w:rPr>
          <w:rFonts w:eastAsia="Times New Roman"/>
        </w:rPr>
      </w:pPr>
      <w:bookmarkStart w:id="36" w:name="_Toc215056510"/>
      <w:r w:rsidRPr="002B4D73">
        <w:rPr>
          <w:rFonts w:eastAsia="Times New Roman"/>
        </w:rPr>
        <w:t>Audit &amp; Compliance</w:t>
      </w:r>
      <w:bookmarkEnd w:id="36"/>
    </w:p>
    <w:p w14:paraId="17301F7A" w14:textId="77777777" w:rsidR="002B4D73" w:rsidRPr="002B4D73" w:rsidRDefault="002B4D73" w:rsidP="00862F5C">
      <w:pPr>
        <w:pStyle w:val="ListParagraph"/>
        <w:numPr>
          <w:ilvl w:val="0"/>
          <w:numId w:val="28"/>
        </w:numPr>
        <w:rPr>
          <w:rFonts w:ascii="Aptos" w:hAnsi="Aptos"/>
        </w:rPr>
      </w:pPr>
      <w:r w:rsidRPr="002B4D73">
        <w:rPr>
          <w:rFonts w:ascii="Aptos" w:hAnsi="Aptos"/>
        </w:rPr>
        <w:t>Immutable append-only logs</w:t>
      </w:r>
    </w:p>
    <w:p w14:paraId="2C345653" w14:textId="77777777" w:rsidR="002B4D73" w:rsidRPr="002B4D73" w:rsidRDefault="002B4D73" w:rsidP="00862F5C">
      <w:pPr>
        <w:pStyle w:val="ListParagraph"/>
        <w:numPr>
          <w:ilvl w:val="0"/>
          <w:numId w:val="28"/>
        </w:numPr>
        <w:rPr>
          <w:rFonts w:ascii="Aptos" w:hAnsi="Aptos"/>
        </w:rPr>
      </w:pPr>
      <w:r w:rsidRPr="002B4D73">
        <w:rPr>
          <w:rFonts w:ascii="Aptos" w:hAnsi="Aptos"/>
        </w:rPr>
        <w:t>Hash-linked audit records</w:t>
      </w:r>
    </w:p>
    <w:p w14:paraId="6EE0812C" w14:textId="77777777" w:rsidR="002B4D73" w:rsidRPr="002B4D73" w:rsidRDefault="002B4D73" w:rsidP="00862F5C">
      <w:pPr>
        <w:pStyle w:val="ListParagraph"/>
        <w:numPr>
          <w:ilvl w:val="0"/>
          <w:numId w:val="28"/>
        </w:numPr>
        <w:rPr>
          <w:rFonts w:ascii="Aptos" w:hAnsi="Aptos"/>
        </w:rPr>
      </w:pPr>
      <w:r w:rsidRPr="002B4D73">
        <w:rPr>
          <w:rFonts w:ascii="Aptos" w:hAnsi="Aptos"/>
        </w:rPr>
        <w:t>End-to-end traceability</w:t>
      </w:r>
    </w:p>
    <w:p w14:paraId="35C858B7" w14:textId="77777777" w:rsidR="002B4D73" w:rsidRPr="002B4D73" w:rsidRDefault="002B4D73" w:rsidP="00862F5C">
      <w:pPr>
        <w:pStyle w:val="ListParagraph"/>
        <w:numPr>
          <w:ilvl w:val="0"/>
          <w:numId w:val="28"/>
        </w:numPr>
        <w:rPr>
          <w:rFonts w:ascii="Aptos" w:hAnsi="Aptos"/>
        </w:rPr>
      </w:pPr>
      <w:r w:rsidRPr="002B4D73">
        <w:rPr>
          <w:rFonts w:ascii="Aptos" w:hAnsi="Aptos"/>
        </w:rPr>
        <w:t>Automated verification of artifacts</w:t>
      </w:r>
    </w:p>
    <w:p w14:paraId="62003554" w14:textId="16768705" w:rsidR="002B4D73" w:rsidRDefault="002B4D73" w:rsidP="00862F5C">
      <w:pPr>
        <w:pStyle w:val="ListParagraph"/>
        <w:numPr>
          <w:ilvl w:val="0"/>
          <w:numId w:val="28"/>
        </w:numPr>
        <w:rPr>
          <w:rFonts w:ascii="Aptos" w:hAnsi="Aptos"/>
        </w:rPr>
      </w:pPr>
      <w:r w:rsidRPr="002B4D73">
        <w:rPr>
          <w:rFonts w:ascii="Aptos" w:hAnsi="Aptos"/>
        </w:rPr>
        <w:t>Compliance reporting (Section 65B-ready)</w:t>
      </w:r>
    </w:p>
    <w:p w14:paraId="5C2676E0" w14:textId="543B77EA" w:rsidR="009701D2" w:rsidRPr="009701D2" w:rsidRDefault="009701D2" w:rsidP="009701D2">
      <w:pPr>
        <w:rPr>
          <w:rFonts w:ascii="Aptos" w:hAnsi="Aptos"/>
        </w:rPr>
      </w:pPr>
      <w:r>
        <w:rPr>
          <w:rFonts w:ascii="Aptos" w:hAnsi="Aptos"/>
        </w:rPr>
        <w:t xml:space="preserve"> </w:t>
      </w:r>
    </w:p>
    <w:p w14:paraId="2937A591" w14:textId="5CF14D15" w:rsidR="00A32209" w:rsidRPr="009701D2" w:rsidRDefault="009701D2" w:rsidP="00A32209">
      <w:pPr>
        <w:rPr>
          <w:rFonts w:ascii="Aptos" w:hAnsi="Aptos"/>
        </w:rPr>
      </w:pPr>
      <w:r>
        <w:rPr>
          <w:rFonts w:ascii="Aptos" w:hAnsi="Aptos"/>
        </w:rPr>
        <w:t xml:space="preserve">                                          </w:t>
      </w:r>
      <w:bookmarkStart w:id="37" w:name="_MON_1825699484"/>
      <w:bookmarkEnd w:id="37"/>
      <w:r w:rsidR="00284586" w:rsidRPr="009701D2">
        <w:rPr>
          <w:rFonts w:ascii="Aptos" w:hAnsi="Aptos"/>
          <w:noProof/>
        </w:rPr>
        <w:object w:dxaOrig="1508" w:dyaOrig="983" w14:anchorId="1FE85CA1">
          <v:shape id="_x0000_i1027" type="#_x0000_t75" alt="" style="width:75.65pt;height:49.2pt;mso-width-percent:0;mso-height-percent:0;mso-width-percent:0;mso-height-percent:0" o:ole="">
            <v:imagedata r:id="rId18" o:title=""/>
          </v:shape>
          <o:OLEObject Type="Embed" ProgID="Excel.Sheet.12" ShapeID="_x0000_i1027" DrawAspect="Icon" ObjectID="_1825702918" r:id="rId19"/>
        </w:object>
      </w:r>
    </w:p>
    <w:p w14:paraId="0F36D53A" w14:textId="77777777" w:rsidR="00A32209" w:rsidRDefault="00A32209" w:rsidP="00A32209">
      <w:pPr>
        <w:rPr>
          <w:rFonts w:ascii="Aptos" w:hAnsi="Aptos"/>
        </w:rPr>
      </w:pPr>
    </w:p>
    <w:p w14:paraId="71DF5D09" w14:textId="77777777" w:rsidR="00A32209" w:rsidRPr="00A32209" w:rsidRDefault="00A32209" w:rsidP="00A32209">
      <w:pPr>
        <w:rPr>
          <w:rFonts w:ascii="Aptos" w:hAnsi="Aptos"/>
        </w:rPr>
      </w:pPr>
    </w:p>
    <w:p w14:paraId="3D0AB0FB" w14:textId="42A6D88A" w:rsidR="002B4D73" w:rsidRPr="002B4D73" w:rsidRDefault="002B4D73" w:rsidP="00862F5C">
      <w:pPr>
        <w:pStyle w:val="Heading2"/>
        <w:numPr>
          <w:ilvl w:val="1"/>
          <w:numId w:val="3"/>
        </w:numPr>
        <w:rPr>
          <w:rFonts w:eastAsia="Times New Roman"/>
        </w:rPr>
      </w:pPr>
      <w:bookmarkStart w:id="38" w:name="_Toc215056511"/>
      <w:r w:rsidRPr="002B4D73">
        <w:rPr>
          <w:rFonts w:eastAsia="Times New Roman"/>
        </w:rPr>
        <w:t>CMS Portal &amp; Admin Console</w:t>
      </w:r>
      <w:bookmarkEnd w:id="38"/>
    </w:p>
    <w:p w14:paraId="5E346260" w14:textId="77777777" w:rsidR="002B4D73" w:rsidRPr="002B4D73" w:rsidRDefault="002B4D73" w:rsidP="00862F5C">
      <w:pPr>
        <w:pStyle w:val="ListParagraph"/>
        <w:numPr>
          <w:ilvl w:val="0"/>
          <w:numId w:val="27"/>
        </w:numPr>
        <w:rPr>
          <w:rFonts w:ascii="Aptos" w:hAnsi="Aptos"/>
        </w:rPr>
      </w:pPr>
      <w:r w:rsidRPr="002B4D73">
        <w:rPr>
          <w:rFonts w:ascii="Aptos" w:hAnsi="Aptos"/>
        </w:rPr>
        <w:t>Tenant onboarding</w:t>
      </w:r>
    </w:p>
    <w:p w14:paraId="1AAEEADF" w14:textId="77777777" w:rsidR="002B4D73" w:rsidRPr="002B4D73" w:rsidRDefault="002B4D73" w:rsidP="00862F5C">
      <w:pPr>
        <w:pStyle w:val="ListParagraph"/>
        <w:numPr>
          <w:ilvl w:val="0"/>
          <w:numId w:val="27"/>
        </w:numPr>
        <w:rPr>
          <w:rFonts w:ascii="Aptos" w:hAnsi="Aptos"/>
        </w:rPr>
      </w:pPr>
      <w:r w:rsidRPr="002B4D73">
        <w:rPr>
          <w:rFonts w:ascii="Aptos" w:hAnsi="Aptos"/>
        </w:rPr>
        <w:t>Business onboarding</w:t>
      </w:r>
    </w:p>
    <w:p w14:paraId="4375395D" w14:textId="77777777" w:rsidR="002B4D73" w:rsidRPr="002B4D73" w:rsidRDefault="002B4D73" w:rsidP="00862F5C">
      <w:pPr>
        <w:pStyle w:val="ListParagraph"/>
        <w:numPr>
          <w:ilvl w:val="0"/>
          <w:numId w:val="27"/>
        </w:numPr>
        <w:rPr>
          <w:rFonts w:ascii="Aptos" w:hAnsi="Aptos"/>
        </w:rPr>
      </w:pPr>
      <w:r w:rsidRPr="002B4D73">
        <w:rPr>
          <w:rFonts w:ascii="Aptos" w:hAnsi="Aptos"/>
        </w:rPr>
        <w:t>Template management (consent, cookie)</w:t>
      </w:r>
    </w:p>
    <w:p w14:paraId="03268226" w14:textId="77777777" w:rsidR="002B4D73" w:rsidRPr="002B4D73" w:rsidRDefault="002B4D73" w:rsidP="00862F5C">
      <w:pPr>
        <w:pStyle w:val="ListParagraph"/>
        <w:numPr>
          <w:ilvl w:val="0"/>
          <w:numId w:val="27"/>
        </w:numPr>
        <w:rPr>
          <w:rFonts w:ascii="Aptos" w:hAnsi="Aptos"/>
        </w:rPr>
      </w:pPr>
      <w:r w:rsidRPr="002B4D73">
        <w:rPr>
          <w:rFonts w:ascii="Aptos" w:hAnsi="Aptos"/>
        </w:rPr>
        <w:t>Configurations (SMTP, SMSC)</w:t>
      </w:r>
    </w:p>
    <w:p w14:paraId="775BABB7" w14:textId="77777777" w:rsidR="002B4D73" w:rsidRPr="002B4D73" w:rsidRDefault="002B4D73" w:rsidP="00862F5C">
      <w:pPr>
        <w:pStyle w:val="ListParagraph"/>
        <w:numPr>
          <w:ilvl w:val="0"/>
          <w:numId w:val="27"/>
        </w:numPr>
        <w:rPr>
          <w:rFonts w:ascii="Aptos" w:hAnsi="Aptos"/>
        </w:rPr>
      </w:pPr>
      <w:r w:rsidRPr="002B4D73">
        <w:rPr>
          <w:rFonts w:ascii="Aptos" w:hAnsi="Aptos"/>
        </w:rPr>
        <w:t>Audit view &amp; monitoring dashboard</w:t>
      </w:r>
    </w:p>
    <w:p w14:paraId="12D7895E" w14:textId="4A389CE0" w:rsidR="002B4D73" w:rsidRDefault="002B4D73" w:rsidP="00862F5C">
      <w:pPr>
        <w:pStyle w:val="ListParagraph"/>
        <w:numPr>
          <w:ilvl w:val="0"/>
          <w:numId w:val="27"/>
        </w:numPr>
        <w:rPr>
          <w:rFonts w:ascii="Aptos" w:hAnsi="Aptos"/>
        </w:rPr>
      </w:pPr>
      <w:r w:rsidRPr="002B4D73">
        <w:rPr>
          <w:rFonts w:ascii="Aptos" w:hAnsi="Aptos"/>
        </w:rPr>
        <w:t>Log viewer &amp; event tracker</w:t>
      </w:r>
    </w:p>
    <w:p w14:paraId="78E713FD" w14:textId="77777777" w:rsidR="00495067" w:rsidRPr="00495067" w:rsidRDefault="00495067" w:rsidP="00495067">
      <w:pPr>
        <w:rPr>
          <w:rFonts w:ascii="Aptos" w:hAnsi="Aptos"/>
        </w:rPr>
      </w:pPr>
    </w:p>
    <w:p w14:paraId="6386D4B6" w14:textId="52F98A39" w:rsidR="009433A6" w:rsidRDefault="00495067" w:rsidP="009433A6">
      <w:pPr>
        <w:rPr>
          <w:rFonts w:ascii="Aptos" w:hAnsi="Aptos"/>
        </w:rPr>
      </w:pPr>
      <w:r>
        <w:rPr>
          <w:rFonts w:ascii="Aptos" w:hAnsi="Aptos"/>
        </w:rPr>
        <w:t xml:space="preserve">  </w:t>
      </w:r>
    </w:p>
    <w:p w14:paraId="0CEA01CD" w14:textId="5E04B6FB" w:rsidR="009433A6" w:rsidRPr="009433A6" w:rsidRDefault="00495067" w:rsidP="009433A6">
      <w:pPr>
        <w:rPr>
          <w:rFonts w:ascii="Aptos" w:hAnsi="Aptos"/>
        </w:rPr>
      </w:pPr>
      <w:r>
        <w:rPr>
          <w:rFonts w:ascii="Aptos" w:hAnsi="Aptos"/>
        </w:rPr>
        <w:t xml:space="preserve">                                    </w:t>
      </w:r>
      <w:bookmarkStart w:id="39" w:name="_MON_1825701479"/>
      <w:bookmarkEnd w:id="39"/>
      <w:r w:rsidR="00284586">
        <w:rPr>
          <w:rFonts w:ascii="Aptos" w:hAnsi="Aptos"/>
          <w:noProof/>
        </w:rPr>
        <w:object w:dxaOrig="1508" w:dyaOrig="983" w14:anchorId="523D1D4A">
          <v:shape id="_x0000_i1026" type="#_x0000_t75" alt="" style="width:75.65pt;height:49.2pt;mso-width-percent:0;mso-height-percent:0;mso-width-percent:0;mso-height-percent:0" o:ole="">
            <v:imagedata r:id="rId20" o:title=""/>
          </v:shape>
          <o:OLEObject Type="Embed" ProgID="Excel.Sheet.12" ShapeID="_x0000_i1026" DrawAspect="Icon" ObjectID="_1825702919" r:id="rId21"/>
        </w:object>
      </w:r>
    </w:p>
    <w:p w14:paraId="225E2AD4" w14:textId="77777777" w:rsidR="00A32209" w:rsidRDefault="00A32209" w:rsidP="00A32209">
      <w:pPr>
        <w:rPr>
          <w:rFonts w:ascii="Aptos" w:hAnsi="Aptos"/>
        </w:rPr>
      </w:pPr>
    </w:p>
    <w:p w14:paraId="55C875D5" w14:textId="77777777" w:rsidR="00A32209" w:rsidRDefault="00A32209" w:rsidP="00A32209">
      <w:pPr>
        <w:rPr>
          <w:rFonts w:ascii="Aptos" w:hAnsi="Aptos"/>
        </w:rPr>
      </w:pPr>
    </w:p>
    <w:p w14:paraId="42C06B00" w14:textId="77777777" w:rsidR="00A32209" w:rsidRPr="00A32209" w:rsidRDefault="00A32209" w:rsidP="00A32209">
      <w:pPr>
        <w:rPr>
          <w:rFonts w:ascii="Aptos" w:hAnsi="Aptos"/>
        </w:rPr>
      </w:pPr>
    </w:p>
    <w:p w14:paraId="71BD852E" w14:textId="15CE0F7C" w:rsidR="002B4D73" w:rsidRPr="002B4D73" w:rsidRDefault="002B4D73" w:rsidP="00862F5C">
      <w:pPr>
        <w:pStyle w:val="Heading2"/>
        <w:numPr>
          <w:ilvl w:val="1"/>
          <w:numId w:val="3"/>
        </w:numPr>
        <w:rPr>
          <w:rFonts w:eastAsia="Times New Roman"/>
        </w:rPr>
      </w:pPr>
      <w:bookmarkStart w:id="40" w:name="_Toc215056512"/>
      <w:r w:rsidRPr="002B4D73">
        <w:rPr>
          <w:rFonts w:eastAsia="Times New Roman"/>
        </w:rPr>
        <w:t>Identity, Access &amp; RBAC</w:t>
      </w:r>
      <w:bookmarkEnd w:id="40"/>
    </w:p>
    <w:p w14:paraId="0EAB3218" w14:textId="77777777" w:rsidR="002B4D73" w:rsidRPr="002B4D73" w:rsidRDefault="002B4D73" w:rsidP="00862F5C">
      <w:pPr>
        <w:pStyle w:val="ListParagraph"/>
        <w:numPr>
          <w:ilvl w:val="0"/>
          <w:numId w:val="26"/>
        </w:numPr>
        <w:rPr>
          <w:rFonts w:ascii="Aptos" w:hAnsi="Aptos"/>
        </w:rPr>
      </w:pPr>
      <w:r w:rsidRPr="002B4D73">
        <w:rPr>
          <w:rFonts w:ascii="Aptos" w:hAnsi="Aptos"/>
        </w:rPr>
        <w:t>CMS user login (DF admins &amp; operators)</w:t>
      </w:r>
    </w:p>
    <w:p w14:paraId="58AD8A46" w14:textId="77777777" w:rsidR="002B4D73" w:rsidRPr="002B4D73" w:rsidRDefault="002B4D73" w:rsidP="00862F5C">
      <w:pPr>
        <w:pStyle w:val="ListParagraph"/>
        <w:numPr>
          <w:ilvl w:val="0"/>
          <w:numId w:val="26"/>
        </w:numPr>
        <w:rPr>
          <w:rFonts w:ascii="Aptos" w:hAnsi="Aptos"/>
        </w:rPr>
      </w:pPr>
      <w:r w:rsidRPr="002B4D73">
        <w:rPr>
          <w:rFonts w:ascii="Aptos" w:hAnsi="Aptos"/>
        </w:rPr>
        <w:t>Role-based access control</w:t>
      </w:r>
    </w:p>
    <w:p w14:paraId="149E8B2E" w14:textId="77777777" w:rsidR="002B4D73" w:rsidRPr="002B4D73" w:rsidRDefault="002B4D73" w:rsidP="00862F5C">
      <w:pPr>
        <w:pStyle w:val="ListParagraph"/>
        <w:numPr>
          <w:ilvl w:val="0"/>
          <w:numId w:val="26"/>
        </w:numPr>
        <w:rPr>
          <w:rFonts w:ascii="Aptos" w:hAnsi="Aptos"/>
        </w:rPr>
      </w:pPr>
      <w:r w:rsidRPr="002B4D73">
        <w:rPr>
          <w:rFonts w:ascii="Aptos" w:hAnsi="Aptos"/>
        </w:rPr>
        <w:t>User management</w:t>
      </w:r>
    </w:p>
    <w:p w14:paraId="214E1ED5" w14:textId="77777777" w:rsidR="002B4D73" w:rsidRDefault="002B4D73" w:rsidP="00862F5C">
      <w:pPr>
        <w:pStyle w:val="ListParagraph"/>
        <w:numPr>
          <w:ilvl w:val="0"/>
          <w:numId w:val="26"/>
        </w:numPr>
        <w:rPr>
          <w:rFonts w:ascii="Aptos" w:hAnsi="Aptos"/>
        </w:rPr>
      </w:pPr>
      <w:r w:rsidRPr="002B4D73">
        <w:rPr>
          <w:rFonts w:ascii="Aptos" w:hAnsi="Aptos"/>
        </w:rPr>
        <w:lastRenderedPageBreak/>
        <w:t>Action-level permissions</w:t>
      </w:r>
    </w:p>
    <w:p w14:paraId="6DC4F9E6" w14:textId="77777777" w:rsidR="00A32209" w:rsidRDefault="00A32209" w:rsidP="00A32209">
      <w:pPr>
        <w:rPr>
          <w:rFonts w:ascii="Aptos" w:hAnsi="Aptos"/>
        </w:rPr>
      </w:pPr>
    </w:p>
    <w:p w14:paraId="4D5266B2" w14:textId="49900938" w:rsidR="00A32209" w:rsidRDefault="006D64B5" w:rsidP="00A32209">
      <w:pPr>
        <w:rPr>
          <w:rFonts w:ascii="Aptos" w:hAnsi="Aptos"/>
        </w:rPr>
      </w:pPr>
      <w:r>
        <w:rPr>
          <w:rFonts w:ascii="Aptos" w:hAnsi="Aptos"/>
        </w:rPr>
        <w:t xml:space="preserve">                                          </w:t>
      </w:r>
      <w:r w:rsidR="00284586">
        <w:rPr>
          <w:rFonts w:ascii="Aptos" w:hAnsi="Aptos"/>
          <w:noProof/>
        </w:rPr>
        <w:object w:dxaOrig="1508" w:dyaOrig="983" w14:anchorId="2E3A5925">
          <v:shape id="_x0000_i1025" type="#_x0000_t75" alt="" style="width:75.65pt;height:49.2pt;mso-width-percent:0;mso-height-percent:0;mso-width-percent:0;mso-height-percent:0" o:ole="">
            <v:imagedata r:id="rId22" o:title=""/>
          </v:shape>
          <o:OLEObject Type="Embed" ProgID="Excel.Sheet.12" ShapeID="_x0000_i1025" DrawAspect="Icon" ObjectID="_1825702920" r:id="rId23"/>
        </w:object>
      </w:r>
    </w:p>
    <w:p w14:paraId="1EA1586D" w14:textId="77777777" w:rsidR="00A32209" w:rsidRDefault="00A32209" w:rsidP="00A32209">
      <w:pPr>
        <w:rPr>
          <w:rFonts w:ascii="Aptos" w:hAnsi="Aptos"/>
        </w:rPr>
      </w:pPr>
    </w:p>
    <w:p w14:paraId="7DEF4D0C" w14:textId="77777777" w:rsidR="00A32209" w:rsidRPr="00A32209" w:rsidRDefault="00A32209" w:rsidP="00A32209">
      <w:pPr>
        <w:rPr>
          <w:rFonts w:ascii="Aptos" w:hAnsi="Aptos"/>
        </w:rPr>
      </w:pPr>
    </w:p>
    <w:p w14:paraId="4D0190EB" w14:textId="1D34CA5C" w:rsidR="002B4D73" w:rsidRPr="002B4D73" w:rsidRDefault="002B4D73" w:rsidP="00862F5C">
      <w:pPr>
        <w:pStyle w:val="Heading2"/>
        <w:numPr>
          <w:ilvl w:val="1"/>
          <w:numId w:val="3"/>
        </w:numPr>
        <w:rPr>
          <w:rFonts w:eastAsia="Times New Roman"/>
        </w:rPr>
      </w:pPr>
      <w:bookmarkStart w:id="41" w:name="_Toc215056513"/>
      <w:r w:rsidRPr="002B4D73">
        <w:rPr>
          <w:rFonts w:eastAsia="Times New Roman"/>
        </w:rPr>
        <w:t>Integration Framework</w:t>
      </w:r>
      <w:bookmarkEnd w:id="41"/>
    </w:p>
    <w:p w14:paraId="50216269" w14:textId="77777777" w:rsidR="002B4D73" w:rsidRPr="002B4D73" w:rsidRDefault="002B4D73" w:rsidP="00862F5C">
      <w:pPr>
        <w:pStyle w:val="ListParagraph"/>
        <w:numPr>
          <w:ilvl w:val="0"/>
          <w:numId w:val="25"/>
        </w:numPr>
        <w:rPr>
          <w:rFonts w:ascii="Aptos" w:hAnsi="Aptos"/>
        </w:rPr>
      </w:pPr>
      <w:r w:rsidRPr="002B4D73">
        <w:rPr>
          <w:rFonts w:ascii="Aptos" w:hAnsi="Aptos"/>
        </w:rPr>
        <w:t>Callback registration (webhooks)</w:t>
      </w:r>
    </w:p>
    <w:p w14:paraId="2BC92439" w14:textId="77777777" w:rsidR="002B4D73" w:rsidRPr="002B4D73" w:rsidRDefault="002B4D73" w:rsidP="00862F5C">
      <w:pPr>
        <w:pStyle w:val="ListParagraph"/>
        <w:numPr>
          <w:ilvl w:val="0"/>
          <w:numId w:val="25"/>
        </w:numPr>
        <w:rPr>
          <w:rFonts w:ascii="Aptos" w:hAnsi="Aptos"/>
        </w:rPr>
      </w:pPr>
      <w:r w:rsidRPr="002B4D73">
        <w:rPr>
          <w:rFonts w:ascii="Aptos" w:hAnsi="Aptos"/>
        </w:rPr>
        <w:t>Event pull APIs (consent + grievance)</w:t>
      </w:r>
    </w:p>
    <w:p w14:paraId="5E7F5C85" w14:textId="77777777" w:rsidR="002B4D73" w:rsidRPr="002B4D73" w:rsidRDefault="002B4D73" w:rsidP="00862F5C">
      <w:pPr>
        <w:pStyle w:val="ListParagraph"/>
        <w:numPr>
          <w:ilvl w:val="0"/>
          <w:numId w:val="25"/>
        </w:numPr>
        <w:rPr>
          <w:rFonts w:ascii="Aptos" w:hAnsi="Aptos"/>
        </w:rPr>
      </w:pPr>
      <w:r w:rsidRPr="002B4D73">
        <w:rPr>
          <w:rFonts w:ascii="Aptos" w:hAnsi="Aptos"/>
        </w:rPr>
        <w:t>SecureCode generator API for embedded UI</w:t>
      </w:r>
    </w:p>
    <w:p w14:paraId="570D54E6" w14:textId="77777777" w:rsidR="002B4D73" w:rsidRPr="002B4D73" w:rsidRDefault="002B4D73" w:rsidP="00862F5C">
      <w:pPr>
        <w:pStyle w:val="ListParagraph"/>
        <w:numPr>
          <w:ilvl w:val="0"/>
          <w:numId w:val="25"/>
        </w:numPr>
        <w:rPr>
          <w:rFonts w:ascii="Aptos" w:hAnsi="Aptos"/>
        </w:rPr>
      </w:pPr>
      <w:r w:rsidRPr="002B4D73">
        <w:rPr>
          <w:rFonts w:ascii="Aptos" w:hAnsi="Aptos"/>
        </w:rPr>
        <w:t>JS widget integration for DF platforms</w:t>
      </w:r>
    </w:p>
    <w:p w14:paraId="357EDBB0" w14:textId="77777777" w:rsidR="002B4D73" w:rsidRPr="002B4D73" w:rsidRDefault="002B4D73" w:rsidP="00862F5C">
      <w:pPr>
        <w:pStyle w:val="ListParagraph"/>
        <w:numPr>
          <w:ilvl w:val="0"/>
          <w:numId w:val="25"/>
        </w:numPr>
        <w:rPr>
          <w:rFonts w:ascii="Aptos" w:hAnsi="Aptos"/>
        </w:rPr>
      </w:pPr>
      <w:r w:rsidRPr="002B4D73">
        <w:rPr>
          <w:rFonts w:ascii="Aptos" w:hAnsi="Aptos"/>
        </w:rPr>
        <w:t>Digilocker API integration (for minor KYC)</w:t>
      </w:r>
    </w:p>
    <w:p w14:paraId="5EBECA80" w14:textId="77777777" w:rsidR="002B4D73" w:rsidRPr="002B4D73" w:rsidRDefault="002B4D73" w:rsidP="00862F5C">
      <w:pPr>
        <w:pStyle w:val="ListParagraph"/>
        <w:numPr>
          <w:ilvl w:val="0"/>
          <w:numId w:val="25"/>
        </w:numPr>
        <w:rPr>
          <w:rFonts w:ascii="Aptos" w:hAnsi="Aptos"/>
        </w:rPr>
      </w:pPr>
      <w:r w:rsidRPr="002B4D73">
        <w:rPr>
          <w:rFonts w:ascii="Aptos" w:hAnsi="Aptos"/>
        </w:rPr>
        <w:t>Bhashini AI integration (translations)</w:t>
      </w:r>
    </w:p>
    <w:p w14:paraId="586B68FD" w14:textId="77777777" w:rsidR="002B4D73" w:rsidRPr="002B4D73" w:rsidRDefault="002B4D73" w:rsidP="00862F5C">
      <w:pPr>
        <w:pStyle w:val="ListParagraph"/>
        <w:numPr>
          <w:ilvl w:val="0"/>
          <w:numId w:val="25"/>
        </w:numPr>
        <w:rPr>
          <w:rFonts w:ascii="Aptos" w:hAnsi="Aptos"/>
        </w:rPr>
      </w:pPr>
      <w:r w:rsidRPr="002B4D73">
        <w:rPr>
          <w:rFonts w:ascii="Aptos" w:hAnsi="Aptos"/>
        </w:rPr>
        <w:t>Vault integration for secure key management</w:t>
      </w:r>
    </w:p>
    <w:p w14:paraId="2BA79F9B" w14:textId="77777777" w:rsidR="002B4D73" w:rsidRDefault="002B4D73" w:rsidP="00862F5C">
      <w:pPr>
        <w:pStyle w:val="ListParagraph"/>
        <w:numPr>
          <w:ilvl w:val="0"/>
          <w:numId w:val="25"/>
        </w:numPr>
        <w:rPr>
          <w:rFonts w:ascii="Aptos" w:hAnsi="Aptos"/>
        </w:rPr>
      </w:pPr>
      <w:r w:rsidRPr="002B4D73">
        <w:rPr>
          <w:rFonts w:ascii="Aptos" w:hAnsi="Aptos"/>
        </w:rPr>
        <w:t>WSO2 wrapper for credential issuance</w:t>
      </w:r>
    </w:p>
    <w:p w14:paraId="2DA904D3" w14:textId="77777777" w:rsidR="00A32209" w:rsidRDefault="00A32209" w:rsidP="00A32209">
      <w:pPr>
        <w:rPr>
          <w:rFonts w:ascii="Aptos" w:hAnsi="Aptos"/>
        </w:rPr>
      </w:pPr>
    </w:p>
    <w:p w14:paraId="3A5D00AE" w14:textId="77777777" w:rsidR="00A32209" w:rsidRDefault="00A32209" w:rsidP="00A32209">
      <w:pPr>
        <w:rPr>
          <w:rFonts w:ascii="Aptos" w:hAnsi="Aptos"/>
        </w:rPr>
      </w:pPr>
    </w:p>
    <w:p w14:paraId="378ED743" w14:textId="77777777" w:rsidR="00A32209" w:rsidRPr="00A32209" w:rsidRDefault="00A32209" w:rsidP="00A32209">
      <w:pPr>
        <w:rPr>
          <w:rFonts w:ascii="Aptos" w:hAnsi="Aptos"/>
        </w:rPr>
      </w:pPr>
    </w:p>
    <w:p w14:paraId="58A2D426" w14:textId="7F2D9D5D" w:rsidR="002B4D73" w:rsidRPr="002B4D73" w:rsidRDefault="002B4D73" w:rsidP="00862F5C">
      <w:pPr>
        <w:pStyle w:val="Heading2"/>
        <w:numPr>
          <w:ilvl w:val="1"/>
          <w:numId w:val="3"/>
        </w:numPr>
        <w:rPr>
          <w:rFonts w:eastAsia="Times New Roman"/>
        </w:rPr>
      </w:pPr>
      <w:r w:rsidRPr="002B4D73">
        <w:rPr>
          <w:rFonts w:eastAsia="Times New Roman"/>
        </w:rPr>
        <w:t xml:space="preserve"> </w:t>
      </w:r>
      <w:bookmarkStart w:id="42" w:name="_Toc215056514"/>
      <w:r w:rsidRPr="002B4D73">
        <w:rPr>
          <w:rFonts w:eastAsia="Times New Roman"/>
        </w:rPr>
        <w:t>Cross-Cutting Platform Services</w:t>
      </w:r>
      <w:bookmarkEnd w:id="42"/>
    </w:p>
    <w:p w14:paraId="79B1A3A5" w14:textId="77777777" w:rsidR="002B4D73" w:rsidRPr="002B4D73" w:rsidRDefault="002B4D73" w:rsidP="00862F5C">
      <w:pPr>
        <w:pStyle w:val="ListParagraph"/>
        <w:numPr>
          <w:ilvl w:val="0"/>
          <w:numId w:val="24"/>
        </w:numPr>
        <w:rPr>
          <w:rFonts w:ascii="Aptos" w:hAnsi="Aptos"/>
        </w:rPr>
      </w:pPr>
      <w:r w:rsidRPr="002B4D73">
        <w:rPr>
          <w:rFonts w:ascii="Aptos" w:hAnsi="Aptos"/>
        </w:rPr>
        <w:t>Scheduler/Workflow engine</w:t>
      </w:r>
    </w:p>
    <w:p w14:paraId="2EDFFC16" w14:textId="77777777" w:rsidR="002B4D73" w:rsidRPr="002B4D73" w:rsidRDefault="002B4D73" w:rsidP="00862F5C">
      <w:pPr>
        <w:pStyle w:val="ListParagraph"/>
        <w:numPr>
          <w:ilvl w:val="0"/>
          <w:numId w:val="24"/>
        </w:numPr>
        <w:rPr>
          <w:rFonts w:ascii="Aptos" w:hAnsi="Aptos"/>
        </w:rPr>
      </w:pPr>
      <w:r w:rsidRPr="002B4D73">
        <w:rPr>
          <w:rFonts w:ascii="Aptos" w:hAnsi="Aptos"/>
        </w:rPr>
        <w:t>Translation &amp; Localization service</w:t>
      </w:r>
    </w:p>
    <w:p w14:paraId="61D6974E" w14:textId="77777777" w:rsidR="002B4D73" w:rsidRPr="002B4D73" w:rsidRDefault="002B4D73" w:rsidP="00862F5C">
      <w:pPr>
        <w:pStyle w:val="ListParagraph"/>
        <w:numPr>
          <w:ilvl w:val="0"/>
          <w:numId w:val="24"/>
        </w:numPr>
        <w:rPr>
          <w:rFonts w:ascii="Aptos" w:hAnsi="Aptos"/>
        </w:rPr>
      </w:pPr>
      <w:r w:rsidRPr="002B4D73">
        <w:rPr>
          <w:rFonts w:ascii="Aptos" w:hAnsi="Aptos"/>
        </w:rPr>
        <w:t>HashiCorp Vault wrapper (keys &amp; encryption)</w:t>
      </w:r>
    </w:p>
    <w:p w14:paraId="007777D6" w14:textId="77777777" w:rsidR="002B4D73" w:rsidRPr="002B4D73" w:rsidRDefault="002B4D73" w:rsidP="00862F5C">
      <w:pPr>
        <w:pStyle w:val="ListParagraph"/>
        <w:numPr>
          <w:ilvl w:val="0"/>
          <w:numId w:val="24"/>
        </w:numPr>
        <w:rPr>
          <w:rFonts w:ascii="Aptos" w:hAnsi="Aptos"/>
        </w:rPr>
      </w:pPr>
      <w:r w:rsidRPr="002B4D73">
        <w:rPr>
          <w:rFonts w:ascii="Aptos" w:hAnsi="Aptos"/>
        </w:rPr>
        <w:t>WSO2 credential wrapper</w:t>
      </w:r>
    </w:p>
    <w:p w14:paraId="753A730D" w14:textId="77D2A855" w:rsidR="00D37A37" w:rsidRDefault="002B4D73" w:rsidP="00862F5C">
      <w:pPr>
        <w:pStyle w:val="ListParagraph"/>
        <w:numPr>
          <w:ilvl w:val="0"/>
          <w:numId w:val="24"/>
        </w:numPr>
        <w:rPr>
          <w:rFonts w:ascii="Aptos" w:hAnsi="Aptos"/>
        </w:rPr>
      </w:pPr>
      <w:r w:rsidRPr="002B4D73">
        <w:rPr>
          <w:rFonts w:ascii="Aptos" w:hAnsi="Aptos"/>
        </w:rPr>
        <w:t>Multi-language UI for all journeys</w:t>
      </w:r>
    </w:p>
    <w:p w14:paraId="4321B132" w14:textId="77777777" w:rsidR="00A32209" w:rsidRDefault="00A32209" w:rsidP="00A32209">
      <w:pPr>
        <w:rPr>
          <w:rFonts w:ascii="Aptos" w:hAnsi="Aptos"/>
        </w:rPr>
      </w:pPr>
    </w:p>
    <w:p w14:paraId="485FF066" w14:textId="77777777" w:rsidR="00A32209" w:rsidRDefault="00A32209" w:rsidP="00A32209">
      <w:pPr>
        <w:rPr>
          <w:rFonts w:ascii="Aptos" w:hAnsi="Aptos"/>
        </w:rPr>
      </w:pPr>
    </w:p>
    <w:p w14:paraId="535C07BB" w14:textId="77777777" w:rsidR="00441307" w:rsidRDefault="00441307">
      <w:pPr>
        <w:spacing w:after="200" w:line="276" w:lineRule="auto"/>
        <w:rPr>
          <w:rFonts w:ascii="Aptos" w:eastAsiaTheme="majorEastAsia" w:hAnsi="Aptos" w:cstheme="majorBidi"/>
          <w:b/>
          <w:bCs/>
          <w:color w:val="374C80" w:themeColor="accent1" w:themeShade="BF"/>
          <w:sz w:val="28"/>
          <w:szCs w:val="28"/>
        </w:rPr>
      </w:pPr>
      <w:bookmarkStart w:id="43" w:name="OLE_LINK31"/>
      <w:bookmarkStart w:id="44" w:name="OLE_LINK32"/>
      <w:r>
        <w:rPr>
          <w:rFonts w:ascii="Aptos" w:hAnsi="Aptos"/>
        </w:rPr>
        <w:br w:type="page"/>
      </w:r>
    </w:p>
    <w:p w14:paraId="30936B37" w14:textId="77495558" w:rsidR="00441307" w:rsidRDefault="00441307" w:rsidP="00862F5C">
      <w:pPr>
        <w:pStyle w:val="Heading1"/>
        <w:numPr>
          <w:ilvl w:val="0"/>
          <w:numId w:val="3"/>
        </w:numPr>
        <w:jc w:val="both"/>
        <w:rPr>
          <w:rFonts w:ascii="Aptos" w:hAnsi="Aptos"/>
        </w:rPr>
      </w:pPr>
      <w:bookmarkStart w:id="45" w:name="_Toc215056515"/>
      <w:r>
        <w:rPr>
          <w:rFonts w:ascii="Aptos" w:hAnsi="Aptos"/>
        </w:rPr>
        <w:lastRenderedPageBreak/>
        <w:t>System Test results</w:t>
      </w:r>
      <w:bookmarkEnd w:id="45"/>
    </w:p>
    <w:p w14:paraId="23E03CBC" w14:textId="77777777" w:rsidR="00A32209" w:rsidRDefault="00A32209" w:rsidP="00A32209"/>
    <w:p w14:paraId="0852BBC2" w14:textId="77777777" w:rsidR="00A32209" w:rsidRPr="00A32209" w:rsidRDefault="00A32209" w:rsidP="00A32209"/>
    <w:p w14:paraId="06386395" w14:textId="77777777" w:rsidR="00441307" w:rsidRPr="00441307" w:rsidRDefault="00441307" w:rsidP="00441307"/>
    <w:p w14:paraId="59FA6D8B" w14:textId="77777777" w:rsidR="00441307" w:rsidRDefault="00441307">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6034993F" w14:textId="08C0B319" w:rsidR="00441307" w:rsidRDefault="00441307" w:rsidP="00862F5C">
      <w:pPr>
        <w:pStyle w:val="Heading1"/>
        <w:numPr>
          <w:ilvl w:val="0"/>
          <w:numId w:val="3"/>
        </w:numPr>
        <w:jc w:val="both"/>
        <w:rPr>
          <w:rFonts w:ascii="Aptos" w:hAnsi="Aptos"/>
        </w:rPr>
      </w:pPr>
      <w:bookmarkStart w:id="46" w:name="_Toc215056516"/>
      <w:r>
        <w:rPr>
          <w:rFonts w:ascii="Aptos" w:hAnsi="Aptos"/>
        </w:rPr>
        <w:lastRenderedPageBreak/>
        <w:t>Performance Test Results</w:t>
      </w:r>
      <w:bookmarkEnd w:id="46"/>
    </w:p>
    <w:p w14:paraId="63A36F5E" w14:textId="0FF44636" w:rsidR="00AE540B" w:rsidRDefault="00AE540B" w:rsidP="00AE540B"/>
    <w:p w14:paraId="23A8B7D2" w14:textId="77777777" w:rsidR="00AE540B" w:rsidRPr="003E295A" w:rsidRDefault="00AE540B" w:rsidP="00AE540B">
      <w:r w:rsidRPr="003E295A">
        <w:t>Iteration 1: Consent Handle A</w:t>
      </w:r>
      <w:r>
        <w:t xml:space="preserve">PI : </w:t>
      </w:r>
      <w:r w:rsidRPr="003E295A">
        <w:t>User 10  duration 60sec</w:t>
      </w:r>
      <w:r>
        <w:t xml:space="preserve"> ramp up 10 sec</w:t>
      </w:r>
    </w:p>
    <w:tbl>
      <w:tblPr>
        <w:tblW w:w="10465"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030"/>
        <w:gridCol w:w="1029"/>
        <w:gridCol w:w="885"/>
        <w:gridCol w:w="885"/>
        <w:gridCol w:w="885"/>
        <w:gridCol w:w="885"/>
        <w:gridCol w:w="1350"/>
        <w:gridCol w:w="1109"/>
        <w:gridCol w:w="923"/>
        <w:gridCol w:w="885"/>
      </w:tblGrid>
      <w:tr w:rsidR="00AE540B" w:rsidRPr="003E295A" w14:paraId="7923B29A" w14:textId="77777777" w:rsidTr="00AE540B">
        <w:trPr>
          <w:trHeight w:val="278"/>
        </w:trPr>
        <w:tc>
          <w:tcPr>
            <w:tcW w:w="988" w:type="dxa"/>
            <w:shd w:val="clear" w:color="auto" w:fill="auto"/>
            <w:noWrap/>
            <w:vAlign w:val="bottom"/>
            <w:hideMark/>
          </w:tcPr>
          <w:p w14:paraId="1AA0AB43" w14:textId="77777777" w:rsidR="00AE540B" w:rsidRPr="003E295A" w:rsidRDefault="00AE540B" w:rsidP="00700F91">
            <w:pPr>
              <w:rPr>
                <w:color w:val="000000"/>
              </w:rPr>
            </w:pPr>
            <w:r w:rsidRPr="003E295A">
              <w:rPr>
                <w:color w:val="000000"/>
              </w:rPr>
              <w:t>Label</w:t>
            </w:r>
          </w:p>
        </w:tc>
        <w:tc>
          <w:tcPr>
            <w:tcW w:w="950" w:type="dxa"/>
            <w:shd w:val="clear" w:color="auto" w:fill="auto"/>
            <w:noWrap/>
            <w:vAlign w:val="bottom"/>
            <w:hideMark/>
          </w:tcPr>
          <w:p w14:paraId="20D6F71E" w14:textId="77777777" w:rsidR="00AE540B" w:rsidRPr="003E295A" w:rsidRDefault="00AE540B" w:rsidP="00700F91">
            <w:pPr>
              <w:rPr>
                <w:color w:val="000000"/>
              </w:rPr>
            </w:pPr>
            <w:r w:rsidRPr="003E295A">
              <w:rPr>
                <w:color w:val="000000"/>
              </w:rPr>
              <w:t># Samples</w:t>
            </w:r>
          </w:p>
        </w:tc>
        <w:tc>
          <w:tcPr>
            <w:tcW w:w="949" w:type="dxa"/>
            <w:shd w:val="clear" w:color="auto" w:fill="auto"/>
            <w:noWrap/>
            <w:vAlign w:val="bottom"/>
            <w:hideMark/>
          </w:tcPr>
          <w:p w14:paraId="71D30234" w14:textId="77777777" w:rsidR="00AE540B" w:rsidRPr="003E295A" w:rsidRDefault="00AE540B" w:rsidP="00700F91">
            <w:pPr>
              <w:rPr>
                <w:color w:val="000000"/>
              </w:rPr>
            </w:pPr>
            <w:r w:rsidRPr="003E295A">
              <w:rPr>
                <w:color w:val="000000"/>
              </w:rPr>
              <w:t>Average</w:t>
            </w:r>
          </w:p>
        </w:tc>
        <w:tc>
          <w:tcPr>
            <w:tcW w:w="885" w:type="dxa"/>
            <w:shd w:val="clear" w:color="auto" w:fill="auto"/>
            <w:noWrap/>
            <w:vAlign w:val="bottom"/>
            <w:hideMark/>
          </w:tcPr>
          <w:p w14:paraId="47086998" w14:textId="77777777" w:rsidR="00AE540B" w:rsidRPr="003E295A" w:rsidRDefault="00AE540B" w:rsidP="00700F91">
            <w:pPr>
              <w:rPr>
                <w:color w:val="000000"/>
              </w:rPr>
            </w:pPr>
            <w:r w:rsidRPr="003E295A">
              <w:rPr>
                <w:color w:val="000000"/>
              </w:rPr>
              <w:t>Min</w:t>
            </w:r>
          </w:p>
        </w:tc>
        <w:tc>
          <w:tcPr>
            <w:tcW w:w="885" w:type="dxa"/>
            <w:shd w:val="clear" w:color="auto" w:fill="auto"/>
            <w:noWrap/>
            <w:vAlign w:val="bottom"/>
            <w:hideMark/>
          </w:tcPr>
          <w:p w14:paraId="28C7CADB" w14:textId="77777777" w:rsidR="00AE540B" w:rsidRPr="003E295A" w:rsidRDefault="00AE540B" w:rsidP="00700F91">
            <w:pPr>
              <w:rPr>
                <w:color w:val="000000"/>
              </w:rPr>
            </w:pPr>
            <w:r w:rsidRPr="003E295A">
              <w:rPr>
                <w:color w:val="000000"/>
              </w:rPr>
              <w:t>Max</w:t>
            </w:r>
          </w:p>
        </w:tc>
        <w:tc>
          <w:tcPr>
            <w:tcW w:w="885" w:type="dxa"/>
            <w:shd w:val="clear" w:color="auto" w:fill="auto"/>
            <w:noWrap/>
            <w:vAlign w:val="bottom"/>
            <w:hideMark/>
          </w:tcPr>
          <w:p w14:paraId="13BDF6D9" w14:textId="77777777" w:rsidR="00AE540B" w:rsidRPr="003E295A" w:rsidRDefault="00AE540B" w:rsidP="00700F91">
            <w:pPr>
              <w:rPr>
                <w:color w:val="000000"/>
              </w:rPr>
            </w:pPr>
            <w:r w:rsidRPr="003E295A">
              <w:rPr>
                <w:color w:val="000000"/>
              </w:rPr>
              <w:t>Std. Dev.</w:t>
            </w:r>
          </w:p>
        </w:tc>
        <w:tc>
          <w:tcPr>
            <w:tcW w:w="885" w:type="dxa"/>
            <w:shd w:val="clear" w:color="auto" w:fill="auto"/>
            <w:noWrap/>
            <w:vAlign w:val="bottom"/>
            <w:hideMark/>
          </w:tcPr>
          <w:p w14:paraId="79B39AA7" w14:textId="77777777" w:rsidR="00AE540B" w:rsidRPr="003E295A" w:rsidRDefault="00AE540B" w:rsidP="00700F91">
            <w:pPr>
              <w:rPr>
                <w:color w:val="000000"/>
              </w:rPr>
            </w:pPr>
            <w:r w:rsidRPr="003E295A">
              <w:rPr>
                <w:color w:val="000000"/>
              </w:rPr>
              <w:t>Error %</w:t>
            </w:r>
          </w:p>
        </w:tc>
        <w:tc>
          <w:tcPr>
            <w:tcW w:w="1245" w:type="dxa"/>
            <w:shd w:val="clear" w:color="auto" w:fill="auto"/>
            <w:noWrap/>
            <w:vAlign w:val="bottom"/>
            <w:hideMark/>
          </w:tcPr>
          <w:p w14:paraId="7A40DEDE" w14:textId="77777777" w:rsidR="00AE540B" w:rsidRPr="003E295A" w:rsidRDefault="00AE540B" w:rsidP="00700F91">
            <w:pPr>
              <w:rPr>
                <w:color w:val="000000"/>
              </w:rPr>
            </w:pPr>
            <w:r w:rsidRPr="003E295A">
              <w:rPr>
                <w:color w:val="000000"/>
              </w:rPr>
              <w:t>Throughput</w:t>
            </w:r>
          </w:p>
        </w:tc>
        <w:tc>
          <w:tcPr>
            <w:tcW w:w="1023" w:type="dxa"/>
            <w:shd w:val="clear" w:color="auto" w:fill="auto"/>
            <w:noWrap/>
            <w:vAlign w:val="bottom"/>
            <w:hideMark/>
          </w:tcPr>
          <w:p w14:paraId="25B2E190" w14:textId="77777777" w:rsidR="00AE540B" w:rsidRPr="003E295A" w:rsidRDefault="00AE540B" w:rsidP="00700F91">
            <w:pPr>
              <w:rPr>
                <w:color w:val="000000"/>
              </w:rPr>
            </w:pPr>
            <w:r w:rsidRPr="003E295A">
              <w:rPr>
                <w:color w:val="000000"/>
              </w:rPr>
              <w:t>Received KB/sec</w:t>
            </w:r>
          </w:p>
        </w:tc>
        <w:tc>
          <w:tcPr>
            <w:tcW w:w="885" w:type="dxa"/>
            <w:shd w:val="clear" w:color="auto" w:fill="auto"/>
            <w:noWrap/>
            <w:vAlign w:val="bottom"/>
            <w:hideMark/>
          </w:tcPr>
          <w:p w14:paraId="5A840EFA" w14:textId="77777777" w:rsidR="00AE540B" w:rsidRPr="003E295A" w:rsidRDefault="00AE540B" w:rsidP="00700F91">
            <w:pPr>
              <w:rPr>
                <w:color w:val="000000"/>
              </w:rPr>
            </w:pPr>
            <w:r w:rsidRPr="003E295A">
              <w:rPr>
                <w:color w:val="000000"/>
              </w:rPr>
              <w:t>Sent KB/sec</w:t>
            </w:r>
          </w:p>
        </w:tc>
        <w:tc>
          <w:tcPr>
            <w:tcW w:w="885" w:type="dxa"/>
            <w:shd w:val="clear" w:color="auto" w:fill="auto"/>
            <w:noWrap/>
            <w:vAlign w:val="bottom"/>
            <w:hideMark/>
          </w:tcPr>
          <w:p w14:paraId="173F7978" w14:textId="77777777" w:rsidR="00AE540B" w:rsidRPr="003E295A" w:rsidRDefault="00AE540B" w:rsidP="00700F91">
            <w:pPr>
              <w:rPr>
                <w:color w:val="000000"/>
              </w:rPr>
            </w:pPr>
            <w:r w:rsidRPr="003E295A">
              <w:rPr>
                <w:color w:val="000000"/>
              </w:rPr>
              <w:t>Avg. Bytes</w:t>
            </w:r>
          </w:p>
        </w:tc>
      </w:tr>
      <w:tr w:rsidR="00AE540B" w:rsidRPr="003E295A" w14:paraId="690021F7" w14:textId="77777777" w:rsidTr="00AE540B">
        <w:trPr>
          <w:trHeight w:val="278"/>
        </w:trPr>
        <w:tc>
          <w:tcPr>
            <w:tcW w:w="988" w:type="dxa"/>
            <w:shd w:val="clear" w:color="auto" w:fill="auto"/>
            <w:noWrap/>
            <w:vAlign w:val="bottom"/>
            <w:hideMark/>
          </w:tcPr>
          <w:p w14:paraId="6987BF1F" w14:textId="77777777" w:rsidR="00AE540B" w:rsidRPr="003E295A" w:rsidRDefault="00AE540B" w:rsidP="00700F91">
            <w:pPr>
              <w:rPr>
                <w:color w:val="000000"/>
              </w:rPr>
            </w:pPr>
            <w:r w:rsidRPr="003E295A">
              <w:rPr>
                <w:color w:val="000000"/>
              </w:rPr>
              <w:t>Create Consent Handle</w:t>
            </w:r>
          </w:p>
        </w:tc>
        <w:tc>
          <w:tcPr>
            <w:tcW w:w="950" w:type="dxa"/>
            <w:shd w:val="clear" w:color="auto" w:fill="auto"/>
            <w:noWrap/>
            <w:vAlign w:val="bottom"/>
            <w:hideMark/>
          </w:tcPr>
          <w:p w14:paraId="17BBE7CC" w14:textId="77777777" w:rsidR="00AE540B" w:rsidRPr="003E295A" w:rsidRDefault="00AE540B" w:rsidP="00700F91">
            <w:pPr>
              <w:jc w:val="right"/>
              <w:rPr>
                <w:color w:val="000000"/>
              </w:rPr>
            </w:pPr>
            <w:r w:rsidRPr="003E295A">
              <w:rPr>
                <w:color w:val="000000"/>
              </w:rPr>
              <w:t>3581</w:t>
            </w:r>
          </w:p>
        </w:tc>
        <w:tc>
          <w:tcPr>
            <w:tcW w:w="949" w:type="dxa"/>
            <w:shd w:val="clear" w:color="auto" w:fill="auto"/>
            <w:noWrap/>
            <w:vAlign w:val="bottom"/>
            <w:hideMark/>
          </w:tcPr>
          <w:p w14:paraId="1EB8474A" w14:textId="77777777" w:rsidR="00AE540B" w:rsidRPr="003E295A" w:rsidRDefault="00AE540B" w:rsidP="00700F91">
            <w:pPr>
              <w:jc w:val="right"/>
              <w:rPr>
                <w:color w:val="000000"/>
              </w:rPr>
            </w:pPr>
            <w:r w:rsidRPr="003E295A">
              <w:rPr>
                <w:color w:val="000000"/>
              </w:rPr>
              <w:t>135</w:t>
            </w:r>
          </w:p>
        </w:tc>
        <w:tc>
          <w:tcPr>
            <w:tcW w:w="885" w:type="dxa"/>
            <w:shd w:val="clear" w:color="auto" w:fill="auto"/>
            <w:noWrap/>
            <w:vAlign w:val="bottom"/>
            <w:hideMark/>
          </w:tcPr>
          <w:p w14:paraId="1E93B4FB" w14:textId="77777777" w:rsidR="00AE540B" w:rsidRPr="003E295A" w:rsidRDefault="00AE540B" w:rsidP="00700F91">
            <w:pPr>
              <w:jc w:val="right"/>
              <w:rPr>
                <w:color w:val="000000"/>
              </w:rPr>
            </w:pPr>
            <w:r w:rsidRPr="003E295A">
              <w:rPr>
                <w:color w:val="000000"/>
              </w:rPr>
              <w:t>74</w:t>
            </w:r>
          </w:p>
        </w:tc>
        <w:tc>
          <w:tcPr>
            <w:tcW w:w="885" w:type="dxa"/>
            <w:shd w:val="clear" w:color="auto" w:fill="auto"/>
            <w:noWrap/>
            <w:vAlign w:val="bottom"/>
            <w:hideMark/>
          </w:tcPr>
          <w:p w14:paraId="2392C585" w14:textId="77777777" w:rsidR="00AE540B" w:rsidRPr="003E295A" w:rsidRDefault="00AE540B" w:rsidP="00700F91">
            <w:pPr>
              <w:jc w:val="right"/>
              <w:rPr>
                <w:color w:val="000000"/>
              </w:rPr>
            </w:pPr>
            <w:r w:rsidRPr="003E295A">
              <w:rPr>
                <w:color w:val="000000"/>
              </w:rPr>
              <w:t>3159</w:t>
            </w:r>
          </w:p>
        </w:tc>
        <w:tc>
          <w:tcPr>
            <w:tcW w:w="885" w:type="dxa"/>
            <w:shd w:val="clear" w:color="auto" w:fill="auto"/>
            <w:noWrap/>
            <w:vAlign w:val="bottom"/>
            <w:hideMark/>
          </w:tcPr>
          <w:p w14:paraId="50B04BF8" w14:textId="77777777" w:rsidR="00AE540B" w:rsidRPr="003E295A" w:rsidRDefault="00AE540B" w:rsidP="00700F91">
            <w:pPr>
              <w:jc w:val="right"/>
              <w:rPr>
                <w:color w:val="000000"/>
              </w:rPr>
            </w:pPr>
            <w:r w:rsidRPr="003E295A">
              <w:rPr>
                <w:color w:val="000000"/>
              </w:rPr>
              <w:t>115.08</w:t>
            </w:r>
          </w:p>
        </w:tc>
        <w:tc>
          <w:tcPr>
            <w:tcW w:w="885" w:type="dxa"/>
            <w:shd w:val="clear" w:color="auto" w:fill="auto"/>
            <w:noWrap/>
            <w:vAlign w:val="bottom"/>
            <w:hideMark/>
          </w:tcPr>
          <w:p w14:paraId="165F3BF8" w14:textId="77777777" w:rsidR="00AE540B" w:rsidRPr="003E295A" w:rsidRDefault="00AE540B" w:rsidP="00700F91">
            <w:pPr>
              <w:jc w:val="right"/>
              <w:rPr>
                <w:color w:val="000000"/>
              </w:rPr>
            </w:pPr>
            <w:r w:rsidRPr="003E295A">
              <w:rPr>
                <w:color w:val="000000"/>
              </w:rPr>
              <w:t>0.00%</w:t>
            </w:r>
          </w:p>
        </w:tc>
        <w:tc>
          <w:tcPr>
            <w:tcW w:w="1245" w:type="dxa"/>
            <w:shd w:val="clear" w:color="auto" w:fill="auto"/>
            <w:noWrap/>
            <w:vAlign w:val="bottom"/>
            <w:hideMark/>
          </w:tcPr>
          <w:p w14:paraId="5E8C4886" w14:textId="77777777" w:rsidR="00AE540B" w:rsidRPr="003E295A" w:rsidRDefault="00AE540B" w:rsidP="00700F91">
            <w:pPr>
              <w:jc w:val="right"/>
              <w:rPr>
                <w:color w:val="000000"/>
              </w:rPr>
            </w:pPr>
            <w:r w:rsidRPr="003E295A">
              <w:rPr>
                <w:color w:val="000000"/>
              </w:rPr>
              <w:t>58.63187</w:t>
            </w:r>
          </w:p>
        </w:tc>
        <w:tc>
          <w:tcPr>
            <w:tcW w:w="1023" w:type="dxa"/>
            <w:shd w:val="clear" w:color="auto" w:fill="auto"/>
            <w:noWrap/>
            <w:vAlign w:val="bottom"/>
            <w:hideMark/>
          </w:tcPr>
          <w:p w14:paraId="46C715B2" w14:textId="77777777" w:rsidR="00AE540B" w:rsidRPr="003E295A" w:rsidRDefault="00AE540B" w:rsidP="00700F91">
            <w:pPr>
              <w:jc w:val="right"/>
              <w:rPr>
                <w:color w:val="000000"/>
              </w:rPr>
            </w:pPr>
            <w:r w:rsidRPr="003E295A">
              <w:rPr>
                <w:color w:val="000000"/>
              </w:rPr>
              <w:t>31.89</w:t>
            </w:r>
          </w:p>
        </w:tc>
        <w:tc>
          <w:tcPr>
            <w:tcW w:w="885" w:type="dxa"/>
            <w:shd w:val="clear" w:color="auto" w:fill="auto"/>
            <w:noWrap/>
            <w:vAlign w:val="bottom"/>
            <w:hideMark/>
          </w:tcPr>
          <w:p w14:paraId="5E981F69" w14:textId="77777777" w:rsidR="00AE540B" w:rsidRPr="003E295A" w:rsidRDefault="00AE540B" w:rsidP="00700F91">
            <w:pPr>
              <w:jc w:val="right"/>
              <w:rPr>
                <w:color w:val="000000"/>
              </w:rPr>
            </w:pPr>
            <w:r w:rsidRPr="003E295A">
              <w:rPr>
                <w:color w:val="000000"/>
              </w:rPr>
              <w:t>31.15</w:t>
            </w:r>
          </w:p>
        </w:tc>
        <w:tc>
          <w:tcPr>
            <w:tcW w:w="885" w:type="dxa"/>
            <w:shd w:val="clear" w:color="auto" w:fill="auto"/>
            <w:noWrap/>
            <w:vAlign w:val="bottom"/>
            <w:hideMark/>
          </w:tcPr>
          <w:p w14:paraId="0CF9DF81" w14:textId="77777777" w:rsidR="00AE540B" w:rsidRPr="003E295A" w:rsidRDefault="00AE540B" w:rsidP="00700F91">
            <w:pPr>
              <w:jc w:val="right"/>
              <w:rPr>
                <w:color w:val="000000"/>
              </w:rPr>
            </w:pPr>
            <w:r w:rsidRPr="003E295A">
              <w:rPr>
                <w:color w:val="000000"/>
              </w:rPr>
              <w:t>557</w:t>
            </w:r>
          </w:p>
        </w:tc>
      </w:tr>
      <w:tr w:rsidR="00AE540B" w:rsidRPr="003E295A" w14:paraId="677CE1D5" w14:textId="77777777" w:rsidTr="00AE540B">
        <w:trPr>
          <w:trHeight w:val="278"/>
        </w:trPr>
        <w:tc>
          <w:tcPr>
            <w:tcW w:w="988" w:type="dxa"/>
            <w:shd w:val="clear" w:color="auto" w:fill="auto"/>
            <w:noWrap/>
            <w:vAlign w:val="bottom"/>
            <w:hideMark/>
          </w:tcPr>
          <w:p w14:paraId="4523F339" w14:textId="77777777" w:rsidR="00AE540B" w:rsidRPr="003E295A" w:rsidRDefault="00AE540B" w:rsidP="00700F91">
            <w:pPr>
              <w:rPr>
                <w:color w:val="000000"/>
              </w:rPr>
            </w:pPr>
            <w:r w:rsidRPr="003E295A">
              <w:rPr>
                <w:color w:val="000000"/>
              </w:rPr>
              <w:t>TOTAL</w:t>
            </w:r>
          </w:p>
        </w:tc>
        <w:tc>
          <w:tcPr>
            <w:tcW w:w="950" w:type="dxa"/>
            <w:shd w:val="clear" w:color="auto" w:fill="auto"/>
            <w:noWrap/>
            <w:vAlign w:val="bottom"/>
            <w:hideMark/>
          </w:tcPr>
          <w:p w14:paraId="0F369A2A" w14:textId="77777777" w:rsidR="00AE540B" w:rsidRPr="003E295A" w:rsidRDefault="00AE540B" w:rsidP="00700F91">
            <w:pPr>
              <w:jc w:val="right"/>
              <w:rPr>
                <w:color w:val="000000"/>
              </w:rPr>
            </w:pPr>
            <w:r w:rsidRPr="003E295A">
              <w:rPr>
                <w:color w:val="000000"/>
              </w:rPr>
              <w:t>3581</w:t>
            </w:r>
          </w:p>
        </w:tc>
        <w:tc>
          <w:tcPr>
            <w:tcW w:w="949" w:type="dxa"/>
            <w:shd w:val="clear" w:color="auto" w:fill="auto"/>
            <w:noWrap/>
            <w:vAlign w:val="bottom"/>
            <w:hideMark/>
          </w:tcPr>
          <w:p w14:paraId="3CC50989" w14:textId="77777777" w:rsidR="00AE540B" w:rsidRPr="003E295A" w:rsidRDefault="00AE540B" w:rsidP="00700F91">
            <w:pPr>
              <w:jc w:val="right"/>
              <w:rPr>
                <w:color w:val="000000"/>
              </w:rPr>
            </w:pPr>
            <w:r w:rsidRPr="003E295A">
              <w:rPr>
                <w:color w:val="000000"/>
              </w:rPr>
              <w:t>135</w:t>
            </w:r>
          </w:p>
        </w:tc>
        <w:tc>
          <w:tcPr>
            <w:tcW w:w="885" w:type="dxa"/>
            <w:shd w:val="clear" w:color="auto" w:fill="auto"/>
            <w:noWrap/>
            <w:vAlign w:val="bottom"/>
            <w:hideMark/>
          </w:tcPr>
          <w:p w14:paraId="6E0BA329" w14:textId="77777777" w:rsidR="00AE540B" w:rsidRPr="003E295A" w:rsidRDefault="00AE540B" w:rsidP="00700F91">
            <w:pPr>
              <w:jc w:val="right"/>
              <w:rPr>
                <w:color w:val="000000"/>
              </w:rPr>
            </w:pPr>
            <w:r w:rsidRPr="003E295A">
              <w:rPr>
                <w:color w:val="000000"/>
              </w:rPr>
              <w:t>74</w:t>
            </w:r>
          </w:p>
        </w:tc>
        <w:tc>
          <w:tcPr>
            <w:tcW w:w="885" w:type="dxa"/>
            <w:shd w:val="clear" w:color="auto" w:fill="auto"/>
            <w:noWrap/>
            <w:vAlign w:val="bottom"/>
            <w:hideMark/>
          </w:tcPr>
          <w:p w14:paraId="4F7F464B" w14:textId="77777777" w:rsidR="00AE540B" w:rsidRPr="003E295A" w:rsidRDefault="00AE540B" w:rsidP="00700F91">
            <w:pPr>
              <w:jc w:val="right"/>
              <w:rPr>
                <w:color w:val="000000"/>
              </w:rPr>
            </w:pPr>
            <w:r w:rsidRPr="003E295A">
              <w:rPr>
                <w:color w:val="000000"/>
              </w:rPr>
              <w:t>3159</w:t>
            </w:r>
          </w:p>
        </w:tc>
        <w:tc>
          <w:tcPr>
            <w:tcW w:w="885" w:type="dxa"/>
            <w:shd w:val="clear" w:color="auto" w:fill="auto"/>
            <w:noWrap/>
            <w:vAlign w:val="bottom"/>
            <w:hideMark/>
          </w:tcPr>
          <w:p w14:paraId="60B88263" w14:textId="77777777" w:rsidR="00AE540B" w:rsidRPr="003E295A" w:rsidRDefault="00AE540B" w:rsidP="00700F91">
            <w:pPr>
              <w:jc w:val="right"/>
              <w:rPr>
                <w:color w:val="000000"/>
              </w:rPr>
            </w:pPr>
            <w:r w:rsidRPr="003E295A">
              <w:rPr>
                <w:color w:val="000000"/>
              </w:rPr>
              <w:t>115.08</w:t>
            </w:r>
          </w:p>
        </w:tc>
        <w:tc>
          <w:tcPr>
            <w:tcW w:w="885" w:type="dxa"/>
            <w:shd w:val="clear" w:color="auto" w:fill="auto"/>
            <w:noWrap/>
            <w:vAlign w:val="bottom"/>
            <w:hideMark/>
          </w:tcPr>
          <w:p w14:paraId="216EF352" w14:textId="77777777" w:rsidR="00AE540B" w:rsidRPr="003E295A" w:rsidRDefault="00AE540B" w:rsidP="00700F91">
            <w:pPr>
              <w:jc w:val="right"/>
              <w:rPr>
                <w:color w:val="000000"/>
              </w:rPr>
            </w:pPr>
            <w:r w:rsidRPr="003E295A">
              <w:rPr>
                <w:color w:val="000000"/>
              </w:rPr>
              <w:t>0.00%</w:t>
            </w:r>
          </w:p>
        </w:tc>
        <w:tc>
          <w:tcPr>
            <w:tcW w:w="1245" w:type="dxa"/>
            <w:shd w:val="clear" w:color="auto" w:fill="auto"/>
            <w:noWrap/>
            <w:vAlign w:val="bottom"/>
            <w:hideMark/>
          </w:tcPr>
          <w:p w14:paraId="38796516" w14:textId="77777777" w:rsidR="00AE540B" w:rsidRPr="003E295A" w:rsidRDefault="00AE540B" w:rsidP="00700F91">
            <w:pPr>
              <w:jc w:val="right"/>
              <w:rPr>
                <w:color w:val="000000"/>
              </w:rPr>
            </w:pPr>
            <w:r w:rsidRPr="003E295A">
              <w:rPr>
                <w:color w:val="000000"/>
              </w:rPr>
              <w:t>58.63187</w:t>
            </w:r>
          </w:p>
        </w:tc>
        <w:tc>
          <w:tcPr>
            <w:tcW w:w="1023" w:type="dxa"/>
            <w:shd w:val="clear" w:color="auto" w:fill="auto"/>
            <w:noWrap/>
            <w:vAlign w:val="bottom"/>
            <w:hideMark/>
          </w:tcPr>
          <w:p w14:paraId="2427BDBB" w14:textId="77777777" w:rsidR="00AE540B" w:rsidRPr="003E295A" w:rsidRDefault="00AE540B" w:rsidP="00700F91">
            <w:pPr>
              <w:jc w:val="right"/>
              <w:rPr>
                <w:color w:val="000000"/>
              </w:rPr>
            </w:pPr>
            <w:r w:rsidRPr="003E295A">
              <w:rPr>
                <w:color w:val="000000"/>
              </w:rPr>
              <w:t>31.89</w:t>
            </w:r>
          </w:p>
        </w:tc>
        <w:tc>
          <w:tcPr>
            <w:tcW w:w="885" w:type="dxa"/>
            <w:shd w:val="clear" w:color="auto" w:fill="auto"/>
            <w:noWrap/>
            <w:vAlign w:val="bottom"/>
            <w:hideMark/>
          </w:tcPr>
          <w:p w14:paraId="23A68661" w14:textId="77777777" w:rsidR="00AE540B" w:rsidRPr="003E295A" w:rsidRDefault="00AE540B" w:rsidP="00700F91">
            <w:pPr>
              <w:jc w:val="right"/>
              <w:rPr>
                <w:color w:val="000000"/>
              </w:rPr>
            </w:pPr>
            <w:r w:rsidRPr="003E295A">
              <w:rPr>
                <w:color w:val="000000"/>
              </w:rPr>
              <w:t>31.15</w:t>
            </w:r>
          </w:p>
        </w:tc>
        <w:tc>
          <w:tcPr>
            <w:tcW w:w="885" w:type="dxa"/>
            <w:shd w:val="clear" w:color="auto" w:fill="auto"/>
            <w:noWrap/>
            <w:vAlign w:val="bottom"/>
            <w:hideMark/>
          </w:tcPr>
          <w:p w14:paraId="467DE9BD" w14:textId="77777777" w:rsidR="00AE540B" w:rsidRPr="003E295A" w:rsidRDefault="00AE540B" w:rsidP="00700F91">
            <w:pPr>
              <w:jc w:val="right"/>
              <w:rPr>
                <w:color w:val="000000"/>
              </w:rPr>
            </w:pPr>
            <w:r w:rsidRPr="003E295A">
              <w:rPr>
                <w:color w:val="000000"/>
              </w:rPr>
              <w:t>557</w:t>
            </w:r>
          </w:p>
        </w:tc>
      </w:tr>
    </w:tbl>
    <w:p w14:paraId="3CF090FB" w14:textId="77777777" w:rsidR="00AE540B" w:rsidRPr="003E295A" w:rsidRDefault="00AE540B" w:rsidP="00AE540B"/>
    <w:p w14:paraId="0964629A" w14:textId="77777777" w:rsidR="00AE540B" w:rsidRPr="003E295A" w:rsidRDefault="00AE540B" w:rsidP="00AE540B">
      <w:r w:rsidRPr="003E295A">
        <w:t>Iteration 2: Consent Handle API</w:t>
      </w:r>
      <w:r>
        <w:t>:</w:t>
      </w:r>
      <w:r w:rsidRPr="003E295A">
        <w:t xml:space="preserve"> User 20  duration 60 sec ramp 10 sec</w:t>
      </w:r>
    </w:p>
    <w:tbl>
      <w:tblPr>
        <w:tblW w:w="10969"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030"/>
        <w:gridCol w:w="1029"/>
        <w:gridCol w:w="905"/>
        <w:gridCol w:w="905"/>
        <w:gridCol w:w="905"/>
        <w:gridCol w:w="905"/>
        <w:gridCol w:w="1350"/>
        <w:gridCol w:w="1109"/>
        <w:gridCol w:w="923"/>
        <w:gridCol w:w="905"/>
      </w:tblGrid>
      <w:tr w:rsidR="00AE540B" w:rsidRPr="003E295A" w14:paraId="65296096" w14:textId="77777777" w:rsidTr="0007386B">
        <w:trPr>
          <w:trHeight w:val="249"/>
        </w:trPr>
        <w:tc>
          <w:tcPr>
            <w:tcW w:w="1003" w:type="dxa"/>
            <w:shd w:val="clear" w:color="auto" w:fill="auto"/>
            <w:noWrap/>
            <w:vAlign w:val="bottom"/>
            <w:hideMark/>
          </w:tcPr>
          <w:p w14:paraId="6B277127" w14:textId="77777777" w:rsidR="00AE540B" w:rsidRPr="003E295A" w:rsidRDefault="00AE540B" w:rsidP="00700F91">
            <w:pPr>
              <w:rPr>
                <w:color w:val="000000"/>
              </w:rPr>
            </w:pPr>
            <w:r w:rsidRPr="003E295A">
              <w:rPr>
                <w:color w:val="000000"/>
              </w:rPr>
              <w:t>Label</w:t>
            </w:r>
          </w:p>
        </w:tc>
        <w:tc>
          <w:tcPr>
            <w:tcW w:w="1030" w:type="dxa"/>
            <w:shd w:val="clear" w:color="auto" w:fill="auto"/>
            <w:noWrap/>
            <w:vAlign w:val="bottom"/>
            <w:hideMark/>
          </w:tcPr>
          <w:p w14:paraId="632CE2BF" w14:textId="77777777" w:rsidR="00AE540B" w:rsidRPr="003E295A" w:rsidRDefault="00AE540B" w:rsidP="00700F91">
            <w:pPr>
              <w:rPr>
                <w:color w:val="000000"/>
              </w:rPr>
            </w:pPr>
            <w:r w:rsidRPr="003E295A">
              <w:rPr>
                <w:color w:val="000000"/>
              </w:rPr>
              <w:t># Samples</w:t>
            </w:r>
          </w:p>
        </w:tc>
        <w:tc>
          <w:tcPr>
            <w:tcW w:w="1029" w:type="dxa"/>
            <w:shd w:val="clear" w:color="auto" w:fill="auto"/>
            <w:noWrap/>
            <w:vAlign w:val="bottom"/>
            <w:hideMark/>
          </w:tcPr>
          <w:p w14:paraId="4C03A3B6" w14:textId="77777777" w:rsidR="00AE540B" w:rsidRPr="003E295A" w:rsidRDefault="00AE540B" w:rsidP="00700F91">
            <w:pPr>
              <w:rPr>
                <w:color w:val="000000"/>
              </w:rPr>
            </w:pPr>
            <w:r w:rsidRPr="003E295A">
              <w:rPr>
                <w:color w:val="000000"/>
              </w:rPr>
              <w:t>Average</w:t>
            </w:r>
          </w:p>
        </w:tc>
        <w:tc>
          <w:tcPr>
            <w:tcW w:w="905" w:type="dxa"/>
            <w:shd w:val="clear" w:color="auto" w:fill="auto"/>
            <w:noWrap/>
            <w:vAlign w:val="bottom"/>
            <w:hideMark/>
          </w:tcPr>
          <w:p w14:paraId="42AC4D4A" w14:textId="77777777" w:rsidR="00AE540B" w:rsidRPr="003E295A" w:rsidRDefault="00AE540B" w:rsidP="00700F91">
            <w:pPr>
              <w:rPr>
                <w:color w:val="000000"/>
              </w:rPr>
            </w:pPr>
            <w:r w:rsidRPr="003E295A">
              <w:rPr>
                <w:color w:val="000000"/>
              </w:rPr>
              <w:t>Min</w:t>
            </w:r>
          </w:p>
        </w:tc>
        <w:tc>
          <w:tcPr>
            <w:tcW w:w="905" w:type="dxa"/>
            <w:shd w:val="clear" w:color="auto" w:fill="auto"/>
            <w:noWrap/>
            <w:vAlign w:val="bottom"/>
            <w:hideMark/>
          </w:tcPr>
          <w:p w14:paraId="671DF75B" w14:textId="77777777" w:rsidR="00AE540B" w:rsidRPr="003E295A" w:rsidRDefault="00AE540B" w:rsidP="00700F91">
            <w:pPr>
              <w:rPr>
                <w:color w:val="000000"/>
              </w:rPr>
            </w:pPr>
            <w:r w:rsidRPr="003E295A">
              <w:rPr>
                <w:color w:val="000000"/>
              </w:rPr>
              <w:t>Max</w:t>
            </w:r>
          </w:p>
        </w:tc>
        <w:tc>
          <w:tcPr>
            <w:tcW w:w="905" w:type="dxa"/>
            <w:shd w:val="clear" w:color="auto" w:fill="auto"/>
            <w:noWrap/>
            <w:vAlign w:val="bottom"/>
            <w:hideMark/>
          </w:tcPr>
          <w:p w14:paraId="03A75858" w14:textId="77777777" w:rsidR="00AE540B" w:rsidRPr="003E295A" w:rsidRDefault="00AE540B" w:rsidP="00700F91">
            <w:pPr>
              <w:rPr>
                <w:color w:val="000000"/>
              </w:rPr>
            </w:pPr>
            <w:r w:rsidRPr="003E295A">
              <w:rPr>
                <w:color w:val="000000"/>
              </w:rPr>
              <w:t>Std. Dev.</w:t>
            </w:r>
          </w:p>
        </w:tc>
        <w:tc>
          <w:tcPr>
            <w:tcW w:w="905" w:type="dxa"/>
            <w:shd w:val="clear" w:color="auto" w:fill="auto"/>
            <w:noWrap/>
            <w:vAlign w:val="bottom"/>
            <w:hideMark/>
          </w:tcPr>
          <w:p w14:paraId="45F4EC3A" w14:textId="77777777" w:rsidR="00AE540B" w:rsidRPr="003E295A" w:rsidRDefault="00AE540B" w:rsidP="00700F91">
            <w:pPr>
              <w:rPr>
                <w:color w:val="000000"/>
              </w:rPr>
            </w:pPr>
            <w:r w:rsidRPr="003E295A">
              <w:rPr>
                <w:color w:val="000000"/>
              </w:rPr>
              <w:t>Error %</w:t>
            </w:r>
          </w:p>
        </w:tc>
        <w:tc>
          <w:tcPr>
            <w:tcW w:w="1350" w:type="dxa"/>
            <w:shd w:val="clear" w:color="auto" w:fill="auto"/>
            <w:noWrap/>
            <w:vAlign w:val="bottom"/>
            <w:hideMark/>
          </w:tcPr>
          <w:p w14:paraId="6017591E" w14:textId="77777777" w:rsidR="00AE540B" w:rsidRPr="003E295A" w:rsidRDefault="00AE540B" w:rsidP="00700F91">
            <w:pPr>
              <w:rPr>
                <w:color w:val="000000"/>
              </w:rPr>
            </w:pPr>
            <w:r w:rsidRPr="003E295A">
              <w:rPr>
                <w:color w:val="000000"/>
              </w:rPr>
              <w:t>Throughput</w:t>
            </w:r>
          </w:p>
        </w:tc>
        <w:tc>
          <w:tcPr>
            <w:tcW w:w="1109" w:type="dxa"/>
            <w:shd w:val="clear" w:color="auto" w:fill="auto"/>
            <w:noWrap/>
            <w:vAlign w:val="bottom"/>
            <w:hideMark/>
          </w:tcPr>
          <w:p w14:paraId="7AC2AAE3" w14:textId="77777777" w:rsidR="00AE540B" w:rsidRPr="003E295A" w:rsidRDefault="00AE540B" w:rsidP="00700F91">
            <w:pPr>
              <w:rPr>
                <w:color w:val="000000"/>
              </w:rPr>
            </w:pPr>
            <w:r w:rsidRPr="003E295A">
              <w:rPr>
                <w:color w:val="000000"/>
              </w:rPr>
              <w:t>Received KB/sec</w:t>
            </w:r>
          </w:p>
        </w:tc>
        <w:tc>
          <w:tcPr>
            <w:tcW w:w="923" w:type="dxa"/>
            <w:shd w:val="clear" w:color="auto" w:fill="auto"/>
            <w:noWrap/>
            <w:vAlign w:val="bottom"/>
            <w:hideMark/>
          </w:tcPr>
          <w:p w14:paraId="1922C240" w14:textId="77777777" w:rsidR="00AE540B" w:rsidRPr="003E295A" w:rsidRDefault="00AE540B" w:rsidP="00700F91">
            <w:pPr>
              <w:rPr>
                <w:color w:val="000000"/>
              </w:rPr>
            </w:pPr>
            <w:r w:rsidRPr="003E295A">
              <w:rPr>
                <w:color w:val="000000"/>
              </w:rPr>
              <w:t>Sent KB/sec</w:t>
            </w:r>
          </w:p>
        </w:tc>
        <w:tc>
          <w:tcPr>
            <w:tcW w:w="905" w:type="dxa"/>
            <w:shd w:val="clear" w:color="auto" w:fill="auto"/>
            <w:noWrap/>
            <w:vAlign w:val="bottom"/>
            <w:hideMark/>
          </w:tcPr>
          <w:p w14:paraId="6582C76C" w14:textId="77777777" w:rsidR="00AE540B" w:rsidRPr="003E295A" w:rsidRDefault="00AE540B" w:rsidP="00700F91">
            <w:pPr>
              <w:rPr>
                <w:color w:val="000000"/>
              </w:rPr>
            </w:pPr>
            <w:r w:rsidRPr="003E295A">
              <w:rPr>
                <w:color w:val="000000"/>
              </w:rPr>
              <w:t>Avg. Bytes</w:t>
            </w:r>
          </w:p>
        </w:tc>
      </w:tr>
      <w:tr w:rsidR="00AE540B" w:rsidRPr="003E295A" w14:paraId="7B908E2D" w14:textId="77777777" w:rsidTr="0007386B">
        <w:trPr>
          <w:trHeight w:val="249"/>
        </w:trPr>
        <w:tc>
          <w:tcPr>
            <w:tcW w:w="1003" w:type="dxa"/>
            <w:shd w:val="clear" w:color="auto" w:fill="auto"/>
            <w:noWrap/>
            <w:vAlign w:val="bottom"/>
            <w:hideMark/>
          </w:tcPr>
          <w:p w14:paraId="7F6B38F9" w14:textId="77777777" w:rsidR="00AE540B" w:rsidRPr="003E295A" w:rsidRDefault="00AE540B" w:rsidP="00700F91">
            <w:pPr>
              <w:rPr>
                <w:color w:val="000000"/>
              </w:rPr>
            </w:pPr>
            <w:r w:rsidRPr="003E295A">
              <w:rPr>
                <w:color w:val="000000"/>
              </w:rPr>
              <w:t>Create Consent Handle</w:t>
            </w:r>
          </w:p>
        </w:tc>
        <w:tc>
          <w:tcPr>
            <w:tcW w:w="1030" w:type="dxa"/>
            <w:shd w:val="clear" w:color="auto" w:fill="auto"/>
            <w:noWrap/>
            <w:vAlign w:val="bottom"/>
            <w:hideMark/>
          </w:tcPr>
          <w:p w14:paraId="4F75AA88" w14:textId="77777777" w:rsidR="00AE540B" w:rsidRPr="003E295A" w:rsidRDefault="00AE540B" w:rsidP="00700F91">
            <w:pPr>
              <w:jc w:val="right"/>
              <w:rPr>
                <w:color w:val="000000"/>
              </w:rPr>
            </w:pPr>
            <w:r w:rsidRPr="003E295A">
              <w:rPr>
                <w:color w:val="000000"/>
              </w:rPr>
              <w:t>5343</w:t>
            </w:r>
          </w:p>
        </w:tc>
        <w:tc>
          <w:tcPr>
            <w:tcW w:w="1029" w:type="dxa"/>
            <w:shd w:val="clear" w:color="auto" w:fill="auto"/>
            <w:noWrap/>
            <w:vAlign w:val="bottom"/>
            <w:hideMark/>
          </w:tcPr>
          <w:p w14:paraId="701C09D5" w14:textId="77777777" w:rsidR="00AE540B" w:rsidRPr="003E295A" w:rsidRDefault="00AE540B" w:rsidP="00700F91">
            <w:pPr>
              <w:jc w:val="right"/>
              <w:rPr>
                <w:color w:val="000000"/>
              </w:rPr>
            </w:pPr>
            <w:r w:rsidRPr="003E295A">
              <w:rPr>
                <w:color w:val="000000"/>
              </w:rPr>
              <w:t>179</w:t>
            </w:r>
          </w:p>
        </w:tc>
        <w:tc>
          <w:tcPr>
            <w:tcW w:w="905" w:type="dxa"/>
            <w:shd w:val="clear" w:color="auto" w:fill="auto"/>
            <w:noWrap/>
            <w:vAlign w:val="bottom"/>
            <w:hideMark/>
          </w:tcPr>
          <w:p w14:paraId="7EB215D4" w14:textId="77777777" w:rsidR="00AE540B" w:rsidRPr="003E295A" w:rsidRDefault="00AE540B" w:rsidP="00700F91">
            <w:pPr>
              <w:jc w:val="right"/>
              <w:rPr>
                <w:color w:val="000000"/>
              </w:rPr>
            </w:pPr>
            <w:r w:rsidRPr="003E295A">
              <w:rPr>
                <w:color w:val="000000"/>
              </w:rPr>
              <w:t>73</w:t>
            </w:r>
          </w:p>
        </w:tc>
        <w:tc>
          <w:tcPr>
            <w:tcW w:w="905" w:type="dxa"/>
            <w:shd w:val="clear" w:color="auto" w:fill="auto"/>
            <w:noWrap/>
            <w:vAlign w:val="bottom"/>
            <w:hideMark/>
          </w:tcPr>
          <w:p w14:paraId="10FC6420" w14:textId="77777777" w:rsidR="00AE540B" w:rsidRPr="003E295A" w:rsidRDefault="00AE540B" w:rsidP="00700F91">
            <w:pPr>
              <w:jc w:val="right"/>
              <w:rPr>
                <w:color w:val="000000"/>
              </w:rPr>
            </w:pPr>
            <w:r w:rsidRPr="003E295A">
              <w:rPr>
                <w:color w:val="000000"/>
              </w:rPr>
              <w:t>1355</w:t>
            </w:r>
          </w:p>
        </w:tc>
        <w:tc>
          <w:tcPr>
            <w:tcW w:w="905" w:type="dxa"/>
            <w:shd w:val="clear" w:color="auto" w:fill="auto"/>
            <w:noWrap/>
            <w:vAlign w:val="bottom"/>
            <w:hideMark/>
          </w:tcPr>
          <w:p w14:paraId="3D99C7B6" w14:textId="77777777" w:rsidR="00AE540B" w:rsidRPr="003E295A" w:rsidRDefault="00AE540B" w:rsidP="00700F91">
            <w:pPr>
              <w:jc w:val="right"/>
              <w:rPr>
                <w:color w:val="000000"/>
              </w:rPr>
            </w:pPr>
            <w:r w:rsidRPr="003E295A">
              <w:rPr>
                <w:color w:val="000000"/>
              </w:rPr>
              <w:t>135.95</w:t>
            </w:r>
          </w:p>
        </w:tc>
        <w:tc>
          <w:tcPr>
            <w:tcW w:w="905" w:type="dxa"/>
            <w:shd w:val="clear" w:color="auto" w:fill="auto"/>
            <w:noWrap/>
            <w:vAlign w:val="bottom"/>
            <w:hideMark/>
          </w:tcPr>
          <w:p w14:paraId="4F8F71C6" w14:textId="77777777" w:rsidR="00AE540B" w:rsidRPr="003E295A" w:rsidRDefault="00AE540B" w:rsidP="00700F91">
            <w:pPr>
              <w:jc w:val="right"/>
              <w:rPr>
                <w:color w:val="000000"/>
              </w:rPr>
            </w:pPr>
            <w:r w:rsidRPr="003E295A">
              <w:rPr>
                <w:color w:val="000000"/>
              </w:rPr>
              <w:t>0.00%</w:t>
            </w:r>
          </w:p>
        </w:tc>
        <w:tc>
          <w:tcPr>
            <w:tcW w:w="1350" w:type="dxa"/>
            <w:shd w:val="clear" w:color="auto" w:fill="auto"/>
            <w:noWrap/>
            <w:vAlign w:val="bottom"/>
            <w:hideMark/>
          </w:tcPr>
          <w:p w14:paraId="4D0C9EE8" w14:textId="77777777" w:rsidR="00AE540B" w:rsidRPr="003E295A" w:rsidRDefault="00AE540B" w:rsidP="00700F91">
            <w:pPr>
              <w:jc w:val="right"/>
              <w:rPr>
                <w:color w:val="000000"/>
              </w:rPr>
            </w:pPr>
            <w:r w:rsidRPr="003E295A">
              <w:rPr>
                <w:color w:val="000000"/>
              </w:rPr>
              <w:t>88.55116</w:t>
            </w:r>
          </w:p>
        </w:tc>
        <w:tc>
          <w:tcPr>
            <w:tcW w:w="1109" w:type="dxa"/>
            <w:shd w:val="clear" w:color="auto" w:fill="auto"/>
            <w:noWrap/>
            <w:vAlign w:val="bottom"/>
            <w:hideMark/>
          </w:tcPr>
          <w:p w14:paraId="78390C49" w14:textId="77777777" w:rsidR="00AE540B" w:rsidRPr="003E295A" w:rsidRDefault="00AE540B" w:rsidP="00700F91">
            <w:pPr>
              <w:jc w:val="right"/>
              <w:rPr>
                <w:color w:val="000000"/>
              </w:rPr>
            </w:pPr>
            <w:r w:rsidRPr="003E295A">
              <w:rPr>
                <w:color w:val="000000"/>
              </w:rPr>
              <w:t>48.17</w:t>
            </w:r>
          </w:p>
        </w:tc>
        <w:tc>
          <w:tcPr>
            <w:tcW w:w="923" w:type="dxa"/>
            <w:shd w:val="clear" w:color="auto" w:fill="auto"/>
            <w:noWrap/>
            <w:vAlign w:val="bottom"/>
            <w:hideMark/>
          </w:tcPr>
          <w:p w14:paraId="3F993CD6" w14:textId="77777777" w:rsidR="00AE540B" w:rsidRPr="003E295A" w:rsidRDefault="00AE540B" w:rsidP="00700F91">
            <w:pPr>
              <w:jc w:val="right"/>
              <w:rPr>
                <w:color w:val="000000"/>
              </w:rPr>
            </w:pPr>
            <w:r w:rsidRPr="003E295A">
              <w:rPr>
                <w:color w:val="000000"/>
              </w:rPr>
              <w:t>47.04</w:t>
            </w:r>
          </w:p>
        </w:tc>
        <w:tc>
          <w:tcPr>
            <w:tcW w:w="905" w:type="dxa"/>
            <w:shd w:val="clear" w:color="auto" w:fill="auto"/>
            <w:noWrap/>
            <w:vAlign w:val="bottom"/>
            <w:hideMark/>
          </w:tcPr>
          <w:p w14:paraId="74BFC25E" w14:textId="77777777" w:rsidR="00AE540B" w:rsidRPr="003E295A" w:rsidRDefault="00AE540B" w:rsidP="00700F91">
            <w:pPr>
              <w:jc w:val="right"/>
              <w:rPr>
                <w:color w:val="000000"/>
              </w:rPr>
            </w:pPr>
            <w:r w:rsidRPr="003E295A">
              <w:rPr>
                <w:color w:val="000000"/>
              </w:rPr>
              <w:t>557</w:t>
            </w:r>
          </w:p>
        </w:tc>
      </w:tr>
      <w:tr w:rsidR="00AE540B" w:rsidRPr="003E295A" w14:paraId="7FBEF733" w14:textId="77777777" w:rsidTr="0007386B">
        <w:trPr>
          <w:trHeight w:val="249"/>
        </w:trPr>
        <w:tc>
          <w:tcPr>
            <w:tcW w:w="1003" w:type="dxa"/>
            <w:shd w:val="clear" w:color="auto" w:fill="auto"/>
            <w:noWrap/>
            <w:vAlign w:val="bottom"/>
            <w:hideMark/>
          </w:tcPr>
          <w:p w14:paraId="73AB4244" w14:textId="77777777" w:rsidR="00AE540B" w:rsidRPr="003E295A" w:rsidRDefault="00AE540B" w:rsidP="00700F91">
            <w:pPr>
              <w:rPr>
                <w:color w:val="000000"/>
              </w:rPr>
            </w:pPr>
            <w:r w:rsidRPr="003E295A">
              <w:rPr>
                <w:color w:val="000000"/>
              </w:rPr>
              <w:t>TOTAL</w:t>
            </w:r>
          </w:p>
        </w:tc>
        <w:tc>
          <w:tcPr>
            <w:tcW w:w="1030" w:type="dxa"/>
            <w:shd w:val="clear" w:color="auto" w:fill="auto"/>
            <w:noWrap/>
            <w:vAlign w:val="bottom"/>
            <w:hideMark/>
          </w:tcPr>
          <w:p w14:paraId="0C1A1687" w14:textId="77777777" w:rsidR="00AE540B" w:rsidRPr="003E295A" w:rsidRDefault="00AE540B" w:rsidP="00700F91">
            <w:pPr>
              <w:jc w:val="right"/>
              <w:rPr>
                <w:color w:val="000000"/>
              </w:rPr>
            </w:pPr>
            <w:r w:rsidRPr="003E295A">
              <w:rPr>
                <w:color w:val="000000"/>
              </w:rPr>
              <w:t>5343</w:t>
            </w:r>
          </w:p>
        </w:tc>
        <w:tc>
          <w:tcPr>
            <w:tcW w:w="1029" w:type="dxa"/>
            <w:shd w:val="clear" w:color="auto" w:fill="auto"/>
            <w:noWrap/>
            <w:vAlign w:val="bottom"/>
            <w:hideMark/>
          </w:tcPr>
          <w:p w14:paraId="5FDEFB34" w14:textId="77777777" w:rsidR="00AE540B" w:rsidRPr="003E295A" w:rsidRDefault="00AE540B" w:rsidP="00700F91">
            <w:pPr>
              <w:jc w:val="right"/>
              <w:rPr>
                <w:color w:val="000000"/>
              </w:rPr>
            </w:pPr>
            <w:r w:rsidRPr="003E295A">
              <w:rPr>
                <w:color w:val="000000"/>
              </w:rPr>
              <w:t>179</w:t>
            </w:r>
          </w:p>
        </w:tc>
        <w:tc>
          <w:tcPr>
            <w:tcW w:w="905" w:type="dxa"/>
            <w:shd w:val="clear" w:color="auto" w:fill="auto"/>
            <w:noWrap/>
            <w:vAlign w:val="bottom"/>
            <w:hideMark/>
          </w:tcPr>
          <w:p w14:paraId="0857E2A5" w14:textId="77777777" w:rsidR="00AE540B" w:rsidRPr="003E295A" w:rsidRDefault="00AE540B" w:rsidP="00700F91">
            <w:pPr>
              <w:jc w:val="right"/>
              <w:rPr>
                <w:color w:val="000000"/>
              </w:rPr>
            </w:pPr>
            <w:r w:rsidRPr="003E295A">
              <w:rPr>
                <w:color w:val="000000"/>
              </w:rPr>
              <w:t>73</w:t>
            </w:r>
          </w:p>
        </w:tc>
        <w:tc>
          <w:tcPr>
            <w:tcW w:w="905" w:type="dxa"/>
            <w:shd w:val="clear" w:color="auto" w:fill="auto"/>
            <w:noWrap/>
            <w:vAlign w:val="bottom"/>
            <w:hideMark/>
          </w:tcPr>
          <w:p w14:paraId="2E9E84DF" w14:textId="77777777" w:rsidR="00AE540B" w:rsidRPr="003E295A" w:rsidRDefault="00AE540B" w:rsidP="00700F91">
            <w:pPr>
              <w:jc w:val="right"/>
              <w:rPr>
                <w:color w:val="000000"/>
              </w:rPr>
            </w:pPr>
            <w:r w:rsidRPr="003E295A">
              <w:rPr>
                <w:color w:val="000000"/>
              </w:rPr>
              <w:t>1355</w:t>
            </w:r>
          </w:p>
        </w:tc>
        <w:tc>
          <w:tcPr>
            <w:tcW w:w="905" w:type="dxa"/>
            <w:shd w:val="clear" w:color="auto" w:fill="auto"/>
            <w:noWrap/>
            <w:vAlign w:val="bottom"/>
            <w:hideMark/>
          </w:tcPr>
          <w:p w14:paraId="125C29F1" w14:textId="77777777" w:rsidR="00AE540B" w:rsidRPr="003E295A" w:rsidRDefault="00AE540B" w:rsidP="00700F91">
            <w:pPr>
              <w:jc w:val="right"/>
              <w:rPr>
                <w:color w:val="000000"/>
              </w:rPr>
            </w:pPr>
            <w:r w:rsidRPr="003E295A">
              <w:rPr>
                <w:color w:val="000000"/>
              </w:rPr>
              <w:t>135.95</w:t>
            </w:r>
          </w:p>
        </w:tc>
        <w:tc>
          <w:tcPr>
            <w:tcW w:w="905" w:type="dxa"/>
            <w:shd w:val="clear" w:color="auto" w:fill="auto"/>
            <w:noWrap/>
            <w:vAlign w:val="bottom"/>
            <w:hideMark/>
          </w:tcPr>
          <w:p w14:paraId="74C1CE9A" w14:textId="77777777" w:rsidR="00AE540B" w:rsidRPr="003E295A" w:rsidRDefault="00AE540B" w:rsidP="00700F91">
            <w:pPr>
              <w:jc w:val="right"/>
              <w:rPr>
                <w:color w:val="000000"/>
              </w:rPr>
            </w:pPr>
            <w:r w:rsidRPr="003E295A">
              <w:rPr>
                <w:color w:val="000000"/>
              </w:rPr>
              <w:t>0.00%</w:t>
            </w:r>
          </w:p>
        </w:tc>
        <w:tc>
          <w:tcPr>
            <w:tcW w:w="1350" w:type="dxa"/>
            <w:shd w:val="clear" w:color="auto" w:fill="auto"/>
            <w:noWrap/>
            <w:vAlign w:val="bottom"/>
            <w:hideMark/>
          </w:tcPr>
          <w:p w14:paraId="4A1FD1CC" w14:textId="77777777" w:rsidR="00AE540B" w:rsidRPr="003E295A" w:rsidRDefault="00AE540B" w:rsidP="00700F91">
            <w:pPr>
              <w:jc w:val="right"/>
              <w:rPr>
                <w:color w:val="000000"/>
              </w:rPr>
            </w:pPr>
            <w:r w:rsidRPr="003E295A">
              <w:rPr>
                <w:color w:val="000000"/>
              </w:rPr>
              <w:t>88.55116</w:t>
            </w:r>
          </w:p>
        </w:tc>
        <w:tc>
          <w:tcPr>
            <w:tcW w:w="1109" w:type="dxa"/>
            <w:shd w:val="clear" w:color="auto" w:fill="auto"/>
            <w:noWrap/>
            <w:vAlign w:val="bottom"/>
            <w:hideMark/>
          </w:tcPr>
          <w:p w14:paraId="41C04FA8" w14:textId="77777777" w:rsidR="00AE540B" w:rsidRPr="003E295A" w:rsidRDefault="00AE540B" w:rsidP="00700F91">
            <w:pPr>
              <w:jc w:val="right"/>
              <w:rPr>
                <w:color w:val="000000"/>
              </w:rPr>
            </w:pPr>
            <w:r w:rsidRPr="003E295A">
              <w:rPr>
                <w:color w:val="000000"/>
              </w:rPr>
              <w:t>48.17</w:t>
            </w:r>
          </w:p>
        </w:tc>
        <w:tc>
          <w:tcPr>
            <w:tcW w:w="923" w:type="dxa"/>
            <w:shd w:val="clear" w:color="auto" w:fill="auto"/>
            <w:noWrap/>
            <w:vAlign w:val="bottom"/>
            <w:hideMark/>
          </w:tcPr>
          <w:p w14:paraId="09BCC3FD" w14:textId="77777777" w:rsidR="00AE540B" w:rsidRPr="003E295A" w:rsidRDefault="00AE540B" w:rsidP="00700F91">
            <w:pPr>
              <w:jc w:val="right"/>
              <w:rPr>
                <w:color w:val="000000"/>
              </w:rPr>
            </w:pPr>
            <w:r w:rsidRPr="003E295A">
              <w:rPr>
                <w:color w:val="000000"/>
              </w:rPr>
              <w:t>47.04</w:t>
            </w:r>
          </w:p>
        </w:tc>
        <w:tc>
          <w:tcPr>
            <w:tcW w:w="905" w:type="dxa"/>
            <w:shd w:val="clear" w:color="auto" w:fill="auto"/>
            <w:noWrap/>
            <w:vAlign w:val="bottom"/>
            <w:hideMark/>
          </w:tcPr>
          <w:p w14:paraId="29B7803A" w14:textId="77777777" w:rsidR="00AE540B" w:rsidRPr="003E295A" w:rsidRDefault="00AE540B" w:rsidP="00700F91">
            <w:pPr>
              <w:jc w:val="right"/>
              <w:rPr>
                <w:color w:val="000000"/>
              </w:rPr>
            </w:pPr>
            <w:r w:rsidRPr="003E295A">
              <w:rPr>
                <w:color w:val="000000"/>
              </w:rPr>
              <w:t>557</w:t>
            </w:r>
          </w:p>
        </w:tc>
      </w:tr>
    </w:tbl>
    <w:p w14:paraId="27BE6CB9" w14:textId="77777777" w:rsidR="0007386B" w:rsidRDefault="0007386B" w:rsidP="0007386B"/>
    <w:p w14:paraId="3148447C" w14:textId="77F90840" w:rsidR="0007386B" w:rsidRPr="003E295A" w:rsidRDefault="0007386B" w:rsidP="0007386B">
      <w:r w:rsidRPr="003E295A">
        <w:t>Iteration 3: Consent Handle API</w:t>
      </w:r>
      <w:r>
        <w:t>:</w:t>
      </w:r>
      <w:r w:rsidRPr="003E295A">
        <w:t xml:space="preserve"> User 40  duration 60 sec ramp 10 sec</w:t>
      </w:r>
    </w:p>
    <w:tbl>
      <w:tblPr>
        <w:tblW w:w="1058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030"/>
        <w:gridCol w:w="1029"/>
        <w:gridCol w:w="901"/>
        <w:gridCol w:w="901"/>
        <w:gridCol w:w="901"/>
        <w:gridCol w:w="956"/>
        <w:gridCol w:w="1350"/>
        <w:gridCol w:w="1109"/>
        <w:gridCol w:w="923"/>
        <w:gridCol w:w="901"/>
      </w:tblGrid>
      <w:tr w:rsidR="0007386B" w:rsidRPr="003E295A" w14:paraId="39E51E35" w14:textId="77777777" w:rsidTr="0007386B">
        <w:trPr>
          <w:trHeight w:val="272"/>
        </w:trPr>
        <w:tc>
          <w:tcPr>
            <w:tcW w:w="942" w:type="dxa"/>
            <w:shd w:val="clear" w:color="auto" w:fill="auto"/>
            <w:noWrap/>
            <w:vAlign w:val="bottom"/>
            <w:hideMark/>
          </w:tcPr>
          <w:p w14:paraId="3C780E22" w14:textId="77777777" w:rsidR="0007386B" w:rsidRPr="003E295A" w:rsidRDefault="0007386B" w:rsidP="00700F91">
            <w:pPr>
              <w:rPr>
                <w:color w:val="000000"/>
              </w:rPr>
            </w:pPr>
            <w:r w:rsidRPr="003E295A">
              <w:rPr>
                <w:color w:val="000000"/>
              </w:rPr>
              <w:t>Label</w:t>
            </w:r>
          </w:p>
        </w:tc>
        <w:tc>
          <w:tcPr>
            <w:tcW w:w="967" w:type="dxa"/>
            <w:shd w:val="clear" w:color="auto" w:fill="auto"/>
            <w:noWrap/>
            <w:vAlign w:val="bottom"/>
            <w:hideMark/>
          </w:tcPr>
          <w:p w14:paraId="64C2F3F5" w14:textId="77777777" w:rsidR="0007386B" w:rsidRPr="003E295A" w:rsidRDefault="0007386B" w:rsidP="00700F91">
            <w:pPr>
              <w:rPr>
                <w:color w:val="000000"/>
              </w:rPr>
            </w:pPr>
            <w:r w:rsidRPr="003E295A">
              <w:rPr>
                <w:color w:val="000000"/>
              </w:rPr>
              <w:t># Samples</w:t>
            </w:r>
          </w:p>
        </w:tc>
        <w:tc>
          <w:tcPr>
            <w:tcW w:w="966" w:type="dxa"/>
            <w:shd w:val="clear" w:color="auto" w:fill="auto"/>
            <w:noWrap/>
            <w:vAlign w:val="bottom"/>
            <w:hideMark/>
          </w:tcPr>
          <w:p w14:paraId="2615F464" w14:textId="77777777" w:rsidR="0007386B" w:rsidRPr="003E295A" w:rsidRDefault="0007386B" w:rsidP="00700F91">
            <w:pPr>
              <w:rPr>
                <w:color w:val="000000"/>
              </w:rPr>
            </w:pPr>
            <w:r w:rsidRPr="003E295A">
              <w:rPr>
                <w:color w:val="000000"/>
              </w:rPr>
              <w:t>Average</w:t>
            </w:r>
          </w:p>
        </w:tc>
        <w:tc>
          <w:tcPr>
            <w:tcW w:w="901" w:type="dxa"/>
            <w:shd w:val="clear" w:color="auto" w:fill="auto"/>
            <w:noWrap/>
            <w:vAlign w:val="bottom"/>
            <w:hideMark/>
          </w:tcPr>
          <w:p w14:paraId="334D79DE" w14:textId="77777777" w:rsidR="0007386B" w:rsidRPr="003E295A" w:rsidRDefault="0007386B" w:rsidP="00700F91">
            <w:pPr>
              <w:rPr>
                <w:color w:val="000000"/>
              </w:rPr>
            </w:pPr>
            <w:r w:rsidRPr="003E295A">
              <w:rPr>
                <w:color w:val="000000"/>
              </w:rPr>
              <w:t>Min</w:t>
            </w:r>
          </w:p>
        </w:tc>
        <w:tc>
          <w:tcPr>
            <w:tcW w:w="901" w:type="dxa"/>
            <w:shd w:val="clear" w:color="auto" w:fill="auto"/>
            <w:noWrap/>
            <w:vAlign w:val="bottom"/>
            <w:hideMark/>
          </w:tcPr>
          <w:p w14:paraId="3E4915D0" w14:textId="77777777" w:rsidR="0007386B" w:rsidRPr="003E295A" w:rsidRDefault="0007386B" w:rsidP="00700F91">
            <w:pPr>
              <w:rPr>
                <w:color w:val="000000"/>
              </w:rPr>
            </w:pPr>
            <w:r w:rsidRPr="003E295A">
              <w:rPr>
                <w:color w:val="000000"/>
              </w:rPr>
              <w:t>Max</w:t>
            </w:r>
          </w:p>
        </w:tc>
        <w:tc>
          <w:tcPr>
            <w:tcW w:w="901" w:type="dxa"/>
            <w:shd w:val="clear" w:color="auto" w:fill="auto"/>
            <w:noWrap/>
            <w:vAlign w:val="bottom"/>
            <w:hideMark/>
          </w:tcPr>
          <w:p w14:paraId="14D69013" w14:textId="77777777" w:rsidR="0007386B" w:rsidRPr="003E295A" w:rsidRDefault="0007386B" w:rsidP="00700F91">
            <w:pPr>
              <w:rPr>
                <w:color w:val="000000"/>
              </w:rPr>
            </w:pPr>
            <w:r w:rsidRPr="003E295A">
              <w:rPr>
                <w:color w:val="000000"/>
              </w:rPr>
              <w:t>Std. Dev.</w:t>
            </w:r>
          </w:p>
        </w:tc>
        <w:tc>
          <w:tcPr>
            <w:tcW w:w="901" w:type="dxa"/>
            <w:shd w:val="clear" w:color="auto" w:fill="auto"/>
            <w:noWrap/>
            <w:vAlign w:val="bottom"/>
            <w:hideMark/>
          </w:tcPr>
          <w:p w14:paraId="0661F5A2" w14:textId="77777777" w:rsidR="0007386B" w:rsidRPr="003E295A" w:rsidRDefault="0007386B" w:rsidP="00700F91">
            <w:pPr>
              <w:rPr>
                <w:color w:val="000000"/>
              </w:rPr>
            </w:pPr>
            <w:r w:rsidRPr="003E295A">
              <w:rPr>
                <w:color w:val="000000"/>
              </w:rPr>
              <w:t>Error %</w:t>
            </w:r>
          </w:p>
        </w:tc>
        <w:tc>
          <w:tcPr>
            <w:tcW w:w="1267" w:type="dxa"/>
            <w:shd w:val="clear" w:color="auto" w:fill="auto"/>
            <w:noWrap/>
            <w:vAlign w:val="bottom"/>
            <w:hideMark/>
          </w:tcPr>
          <w:p w14:paraId="7718FB53" w14:textId="77777777" w:rsidR="0007386B" w:rsidRPr="003E295A" w:rsidRDefault="0007386B" w:rsidP="00700F91">
            <w:pPr>
              <w:rPr>
                <w:color w:val="000000"/>
              </w:rPr>
            </w:pPr>
            <w:r w:rsidRPr="003E295A">
              <w:rPr>
                <w:color w:val="000000"/>
              </w:rPr>
              <w:t>Throughput</w:t>
            </w:r>
          </w:p>
        </w:tc>
        <w:tc>
          <w:tcPr>
            <w:tcW w:w="1041" w:type="dxa"/>
            <w:shd w:val="clear" w:color="auto" w:fill="auto"/>
            <w:noWrap/>
            <w:vAlign w:val="bottom"/>
            <w:hideMark/>
          </w:tcPr>
          <w:p w14:paraId="146E9731" w14:textId="77777777" w:rsidR="0007386B" w:rsidRPr="003E295A" w:rsidRDefault="0007386B" w:rsidP="00700F91">
            <w:pPr>
              <w:rPr>
                <w:color w:val="000000"/>
              </w:rPr>
            </w:pPr>
            <w:r w:rsidRPr="003E295A">
              <w:rPr>
                <w:color w:val="000000"/>
              </w:rPr>
              <w:t>Received KB/sec</w:t>
            </w:r>
          </w:p>
        </w:tc>
        <w:tc>
          <w:tcPr>
            <w:tcW w:w="901" w:type="dxa"/>
            <w:shd w:val="clear" w:color="auto" w:fill="auto"/>
            <w:noWrap/>
            <w:vAlign w:val="bottom"/>
            <w:hideMark/>
          </w:tcPr>
          <w:p w14:paraId="71AAE5F9" w14:textId="77777777" w:rsidR="0007386B" w:rsidRPr="003E295A" w:rsidRDefault="0007386B" w:rsidP="00700F91">
            <w:pPr>
              <w:rPr>
                <w:color w:val="000000"/>
              </w:rPr>
            </w:pPr>
            <w:r w:rsidRPr="003E295A">
              <w:rPr>
                <w:color w:val="000000"/>
              </w:rPr>
              <w:t>Sent KB/sec</w:t>
            </w:r>
          </w:p>
        </w:tc>
        <w:tc>
          <w:tcPr>
            <w:tcW w:w="901" w:type="dxa"/>
            <w:shd w:val="clear" w:color="auto" w:fill="auto"/>
            <w:noWrap/>
            <w:vAlign w:val="bottom"/>
            <w:hideMark/>
          </w:tcPr>
          <w:p w14:paraId="444583FB" w14:textId="77777777" w:rsidR="0007386B" w:rsidRPr="003E295A" w:rsidRDefault="0007386B" w:rsidP="00700F91">
            <w:pPr>
              <w:rPr>
                <w:color w:val="000000"/>
              </w:rPr>
            </w:pPr>
            <w:r w:rsidRPr="003E295A">
              <w:rPr>
                <w:color w:val="000000"/>
              </w:rPr>
              <w:t>Avg. Bytes</w:t>
            </w:r>
          </w:p>
        </w:tc>
      </w:tr>
      <w:tr w:rsidR="0007386B" w:rsidRPr="003E295A" w14:paraId="695A729E" w14:textId="77777777" w:rsidTr="0007386B">
        <w:trPr>
          <w:trHeight w:val="272"/>
        </w:trPr>
        <w:tc>
          <w:tcPr>
            <w:tcW w:w="942" w:type="dxa"/>
            <w:shd w:val="clear" w:color="auto" w:fill="auto"/>
            <w:noWrap/>
            <w:vAlign w:val="bottom"/>
            <w:hideMark/>
          </w:tcPr>
          <w:p w14:paraId="25C4B1EB" w14:textId="77777777" w:rsidR="0007386B" w:rsidRPr="003E295A" w:rsidRDefault="0007386B" w:rsidP="00700F91">
            <w:pPr>
              <w:rPr>
                <w:color w:val="000000"/>
              </w:rPr>
            </w:pPr>
            <w:r w:rsidRPr="003E295A">
              <w:rPr>
                <w:color w:val="000000"/>
              </w:rPr>
              <w:t>Create Consent Handle</w:t>
            </w:r>
          </w:p>
        </w:tc>
        <w:tc>
          <w:tcPr>
            <w:tcW w:w="967" w:type="dxa"/>
            <w:shd w:val="clear" w:color="auto" w:fill="auto"/>
            <w:noWrap/>
            <w:vAlign w:val="bottom"/>
            <w:hideMark/>
          </w:tcPr>
          <w:p w14:paraId="05EA55F9" w14:textId="77777777" w:rsidR="0007386B" w:rsidRPr="003E295A" w:rsidRDefault="0007386B" w:rsidP="00700F91">
            <w:pPr>
              <w:jc w:val="right"/>
              <w:rPr>
                <w:color w:val="000000"/>
              </w:rPr>
            </w:pPr>
            <w:r w:rsidRPr="003E295A">
              <w:rPr>
                <w:color w:val="000000"/>
              </w:rPr>
              <w:t>10119</w:t>
            </w:r>
          </w:p>
        </w:tc>
        <w:tc>
          <w:tcPr>
            <w:tcW w:w="966" w:type="dxa"/>
            <w:shd w:val="clear" w:color="auto" w:fill="auto"/>
            <w:noWrap/>
            <w:vAlign w:val="bottom"/>
            <w:hideMark/>
          </w:tcPr>
          <w:p w14:paraId="09F0DD85" w14:textId="77777777" w:rsidR="0007386B" w:rsidRPr="003E295A" w:rsidRDefault="0007386B" w:rsidP="00700F91">
            <w:pPr>
              <w:jc w:val="right"/>
              <w:rPr>
                <w:color w:val="000000"/>
              </w:rPr>
            </w:pPr>
            <w:r w:rsidRPr="003E295A">
              <w:rPr>
                <w:color w:val="000000"/>
              </w:rPr>
              <w:t>187</w:t>
            </w:r>
          </w:p>
        </w:tc>
        <w:tc>
          <w:tcPr>
            <w:tcW w:w="901" w:type="dxa"/>
            <w:shd w:val="clear" w:color="auto" w:fill="auto"/>
            <w:noWrap/>
            <w:vAlign w:val="bottom"/>
            <w:hideMark/>
          </w:tcPr>
          <w:p w14:paraId="786EE34C" w14:textId="77777777" w:rsidR="0007386B" w:rsidRPr="003E295A" w:rsidRDefault="0007386B" w:rsidP="00700F91">
            <w:pPr>
              <w:jc w:val="right"/>
              <w:rPr>
                <w:color w:val="000000"/>
              </w:rPr>
            </w:pPr>
            <w:r w:rsidRPr="003E295A">
              <w:rPr>
                <w:color w:val="000000"/>
              </w:rPr>
              <w:t>12</w:t>
            </w:r>
          </w:p>
        </w:tc>
        <w:tc>
          <w:tcPr>
            <w:tcW w:w="901" w:type="dxa"/>
            <w:shd w:val="clear" w:color="auto" w:fill="auto"/>
            <w:noWrap/>
            <w:vAlign w:val="bottom"/>
            <w:hideMark/>
          </w:tcPr>
          <w:p w14:paraId="5112CC5A" w14:textId="77777777" w:rsidR="0007386B" w:rsidRPr="003E295A" w:rsidRDefault="0007386B" w:rsidP="00700F91">
            <w:pPr>
              <w:jc w:val="right"/>
              <w:rPr>
                <w:color w:val="000000"/>
              </w:rPr>
            </w:pPr>
            <w:r w:rsidRPr="003E295A">
              <w:rPr>
                <w:color w:val="000000"/>
              </w:rPr>
              <w:t>3537</w:t>
            </w:r>
          </w:p>
        </w:tc>
        <w:tc>
          <w:tcPr>
            <w:tcW w:w="901" w:type="dxa"/>
            <w:shd w:val="clear" w:color="auto" w:fill="auto"/>
            <w:noWrap/>
            <w:vAlign w:val="bottom"/>
            <w:hideMark/>
          </w:tcPr>
          <w:p w14:paraId="59366858" w14:textId="77777777" w:rsidR="0007386B" w:rsidRPr="003E295A" w:rsidRDefault="0007386B" w:rsidP="00700F91">
            <w:pPr>
              <w:jc w:val="right"/>
              <w:rPr>
                <w:color w:val="000000"/>
              </w:rPr>
            </w:pPr>
            <w:r w:rsidRPr="003E295A">
              <w:rPr>
                <w:color w:val="000000"/>
              </w:rPr>
              <w:t>169.02</w:t>
            </w:r>
          </w:p>
        </w:tc>
        <w:tc>
          <w:tcPr>
            <w:tcW w:w="901" w:type="dxa"/>
            <w:shd w:val="clear" w:color="auto" w:fill="auto"/>
            <w:noWrap/>
            <w:vAlign w:val="bottom"/>
            <w:hideMark/>
          </w:tcPr>
          <w:p w14:paraId="174DD508" w14:textId="77777777" w:rsidR="0007386B" w:rsidRPr="003E295A" w:rsidRDefault="0007386B" w:rsidP="00700F91">
            <w:pPr>
              <w:jc w:val="right"/>
              <w:rPr>
                <w:color w:val="000000"/>
              </w:rPr>
            </w:pPr>
            <w:r w:rsidRPr="003E295A">
              <w:rPr>
                <w:color w:val="000000"/>
              </w:rPr>
              <w:t>33.73%</w:t>
            </w:r>
          </w:p>
        </w:tc>
        <w:tc>
          <w:tcPr>
            <w:tcW w:w="1267" w:type="dxa"/>
            <w:shd w:val="clear" w:color="auto" w:fill="auto"/>
            <w:noWrap/>
            <w:vAlign w:val="bottom"/>
            <w:hideMark/>
          </w:tcPr>
          <w:p w14:paraId="1FF25E50" w14:textId="77777777" w:rsidR="0007386B" w:rsidRPr="003E295A" w:rsidRDefault="0007386B" w:rsidP="00700F91">
            <w:pPr>
              <w:jc w:val="right"/>
              <w:rPr>
                <w:color w:val="000000"/>
              </w:rPr>
            </w:pPr>
            <w:r w:rsidRPr="003E295A">
              <w:rPr>
                <w:color w:val="000000"/>
              </w:rPr>
              <w:t>167.2341</w:t>
            </w:r>
          </w:p>
        </w:tc>
        <w:tc>
          <w:tcPr>
            <w:tcW w:w="1041" w:type="dxa"/>
            <w:shd w:val="clear" w:color="auto" w:fill="auto"/>
            <w:noWrap/>
            <w:vAlign w:val="bottom"/>
            <w:hideMark/>
          </w:tcPr>
          <w:p w14:paraId="3018E4B3" w14:textId="77777777" w:rsidR="0007386B" w:rsidRPr="003E295A" w:rsidRDefault="0007386B" w:rsidP="00700F91">
            <w:pPr>
              <w:jc w:val="right"/>
              <w:rPr>
                <w:color w:val="000000"/>
              </w:rPr>
            </w:pPr>
            <w:r w:rsidRPr="003E295A">
              <w:rPr>
                <w:color w:val="000000"/>
              </w:rPr>
              <w:t>177.82</w:t>
            </w:r>
          </w:p>
        </w:tc>
        <w:tc>
          <w:tcPr>
            <w:tcW w:w="901" w:type="dxa"/>
            <w:shd w:val="clear" w:color="auto" w:fill="auto"/>
            <w:noWrap/>
            <w:vAlign w:val="bottom"/>
            <w:hideMark/>
          </w:tcPr>
          <w:p w14:paraId="460A855D" w14:textId="77777777" w:rsidR="0007386B" w:rsidRPr="003E295A" w:rsidRDefault="0007386B" w:rsidP="00700F91">
            <w:pPr>
              <w:jc w:val="right"/>
              <w:rPr>
                <w:color w:val="000000"/>
              </w:rPr>
            </w:pPr>
            <w:r w:rsidRPr="003E295A">
              <w:rPr>
                <w:color w:val="000000"/>
              </w:rPr>
              <w:t>58.88</w:t>
            </w:r>
          </w:p>
        </w:tc>
        <w:tc>
          <w:tcPr>
            <w:tcW w:w="901" w:type="dxa"/>
            <w:shd w:val="clear" w:color="auto" w:fill="auto"/>
            <w:noWrap/>
            <w:vAlign w:val="bottom"/>
            <w:hideMark/>
          </w:tcPr>
          <w:p w14:paraId="1CAB0E90" w14:textId="77777777" w:rsidR="0007386B" w:rsidRPr="003E295A" w:rsidRDefault="0007386B" w:rsidP="00700F91">
            <w:pPr>
              <w:jc w:val="right"/>
              <w:rPr>
                <w:color w:val="000000"/>
              </w:rPr>
            </w:pPr>
            <w:r w:rsidRPr="003E295A">
              <w:rPr>
                <w:color w:val="000000"/>
              </w:rPr>
              <w:t>1088.8</w:t>
            </w:r>
          </w:p>
        </w:tc>
      </w:tr>
      <w:tr w:rsidR="0007386B" w:rsidRPr="003E295A" w14:paraId="26E43DF9" w14:textId="77777777" w:rsidTr="0007386B">
        <w:trPr>
          <w:trHeight w:val="272"/>
        </w:trPr>
        <w:tc>
          <w:tcPr>
            <w:tcW w:w="942" w:type="dxa"/>
            <w:shd w:val="clear" w:color="auto" w:fill="auto"/>
            <w:noWrap/>
            <w:vAlign w:val="bottom"/>
            <w:hideMark/>
          </w:tcPr>
          <w:p w14:paraId="4DEBFC1A" w14:textId="77777777" w:rsidR="0007386B" w:rsidRPr="003E295A" w:rsidRDefault="0007386B" w:rsidP="00700F91">
            <w:pPr>
              <w:rPr>
                <w:color w:val="000000"/>
              </w:rPr>
            </w:pPr>
            <w:r w:rsidRPr="003E295A">
              <w:rPr>
                <w:color w:val="000000"/>
              </w:rPr>
              <w:t>TOTAL</w:t>
            </w:r>
          </w:p>
        </w:tc>
        <w:tc>
          <w:tcPr>
            <w:tcW w:w="967" w:type="dxa"/>
            <w:shd w:val="clear" w:color="auto" w:fill="auto"/>
            <w:noWrap/>
            <w:vAlign w:val="bottom"/>
            <w:hideMark/>
          </w:tcPr>
          <w:p w14:paraId="71335014" w14:textId="77777777" w:rsidR="0007386B" w:rsidRPr="003E295A" w:rsidRDefault="0007386B" w:rsidP="00700F91">
            <w:pPr>
              <w:jc w:val="right"/>
              <w:rPr>
                <w:color w:val="000000"/>
              </w:rPr>
            </w:pPr>
            <w:r w:rsidRPr="003E295A">
              <w:rPr>
                <w:color w:val="000000"/>
              </w:rPr>
              <w:t>10119</w:t>
            </w:r>
          </w:p>
        </w:tc>
        <w:tc>
          <w:tcPr>
            <w:tcW w:w="966" w:type="dxa"/>
            <w:shd w:val="clear" w:color="auto" w:fill="auto"/>
            <w:noWrap/>
            <w:vAlign w:val="bottom"/>
            <w:hideMark/>
          </w:tcPr>
          <w:p w14:paraId="5893F8EA" w14:textId="77777777" w:rsidR="0007386B" w:rsidRPr="003E295A" w:rsidRDefault="0007386B" w:rsidP="00700F91">
            <w:pPr>
              <w:jc w:val="right"/>
              <w:rPr>
                <w:color w:val="000000"/>
              </w:rPr>
            </w:pPr>
            <w:r w:rsidRPr="003E295A">
              <w:rPr>
                <w:color w:val="000000"/>
              </w:rPr>
              <w:t>187</w:t>
            </w:r>
          </w:p>
        </w:tc>
        <w:tc>
          <w:tcPr>
            <w:tcW w:w="901" w:type="dxa"/>
            <w:shd w:val="clear" w:color="auto" w:fill="auto"/>
            <w:noWrap/>
            <w:vAlign w:val="bottom"/>
            <w:hideMark/>
          </w:tcPr>
          <w:p w14:paraId="3FC10758" w14:textId="77777777" w:rsidR="0007386B" w:rsidRPr="003E295A" w:rsidRDefault="0007386B" w:rsidP="00700F91">
            <w:pPr>
              <w:jc w:val="right"/>
              <w:rPr>
                <w:color w:val="000000"/>
              </w:rPr>
            </w:pPr>
            <w:r w:rsidRPr="003E295A">
              <w:rPr>
                <w:color w:val="000000"/>
              </w:rPr>
              <w:t>12</w:t>
            </w:r>
          </w:p>
        </w:tc>
        <w:tc>
          <w:tcPr>
            <w:tcW w:w="901" w:type="dxa"/>
            <w:shd w:val="clear" w:color="auto" w:fill="auto"/>
            <w:noWrap/>
            <w:vAlign w:val="bottom"/>
            <w:hideMark/>
          </w:tcPr>
          <w:p w14:paraId="6B4388BE" w14:textId="77777777" w:rsidR="0007386B" w:rsidRPr="003E295A" w:rsidRDefault="0007386B" w:rsidP="00700F91">
            <w:pPr>
              <w:jc w:val="right"/>
              <w:rPr>
                <w:color w:val="000000"/>
              </w:rPr>
            </w:pPr>
            <w:r w:rsidRPr="003E295A">
              <w:rPr>
                <w:color w:val="000000"/>
              </w:rPr>
              <w:t>3537</w:t>
            </w:r>
          </w:p>
        </w:tc>
        <w:tc>
          <w:tcPr>
            <w:tcW w:w="901" w:type="dxa"/>
            <w:shd w:val="clear" w:color="auto" w:fill="auto"/>
            <w:noWrap/>
            <w:vAlign w:val="bottom"/>
            <w:hideMark/>
          </w:tcPr>
          <w:p w14:paraId="18E1CFB2" w14:textId="77777777" w:rsidR="0007386B" w:rsidRPr="003E295A" w:rsidRDefault="0007386B" w:rsidP="00700F91">
            <w:pPr>
              <w:jc w:val="right"/>
              <w:rPr>
                <w:color w:val="000000"/>
              </w:rPr>
            </w:pPr>
            <w:r w:rsidRPr="003E295A">
              <w:rPr>
                <w:color w:val="000000"/>
              </w:rPr>
              <w:t>169.02</w:t>
            </w:r>
          </w:p>
        </w:tc>
        <w:tc>
          <w:tcPr>
            <w:tcW w:w="901" w:type="dxa"/>
            <w:shd w:val="clear" w:color="auto" w:fill="auto"/>
            <w:noWrap/>
            <w:vAlign w:val="bottom"/>
            <w:hideMark/>
          </w:tcPr>
          <w:p w14:paraId="29E99E15" w14:textId="77777777" w:rsidR="0007386B" w:rsidRPr="003E295A" w:rsidRDefault="0007386B" w:rsidP="00700F91">
            <w:pPr>
              <w:jc w:val="right"/>
              <w:rPr>
                <w:color w:val="000000"/>
              </w:rPr>
            </w:pPr>
            <w:r w:rsidRPr="003E295A">
              <w:rPr>
                <w:color w:val="000000"/>
              </w:rPr>
              <w:t>33.73%</w:t>
            </w:r>
          </w:p>
        </w:tc>
        <w:tc>
          <w:tcPr>
            <w:tcW w:w="1267" w:type="dxa"/>
            <w:shd w:val="clear" w:color="auto" w:fill="auto"/>
            <w:noWrap/>
            <w:vAlign w:val="bottom"/>
            <w:hideMark/>
          </w:tcPr>
          <w:p w14:paraId="02624ADF" w14:textId="77777777" w:rsidR="0007386B" w:rsidRPr="003E295A" w:rsidRDefault="0007386B" w:rsidP="00700F91">
            <w:pPr>
              <w:jc w:val="right"/>
              <w:rPr>
                <w:color w:val="000000"/>
              </w:rPr>
            </w:pPr>
            <w:r w:rsidRPr="003E295A">
              <w:rPr>
                <w:color w:val="000000"/>
              </w:rPr>
              <w:t>167.2341</w:t>
            </w:r>
          </w:p>
        </w:tc>
        <w:tc>
          <w:tcPr>
            <w:tcW w:w="1041" w:type="dxa"/>
            <w:shd w:val="clear" w:color="auto" w:fill="auto"/>
            <w:noWrap/>
            <w:vAlign w:val="bottom"/>
            <w:hideMark/>
          </w:tcPr>
          <w:p w14:paraId="0FDF0C2E" w14:textId="77777777" w:rsidR="0007386B" w:rsidRPr="003E295A" w:rsidRDefault="0007386B" w:rsidP="00700F91">
            <w:pPr>
              <w:jc w:val="right"/>
              <w:rPr>
                <w:color w:val="000000"/>
              </w:rPr>
            </w:pPr>
            <w:r w:rsidRPr="003E295A">
              <w:rPr>
                <w:color w:val="000000"/>
              </w:rPr>
              <w:t>177.82</w:t>
            </w:r>
          </w:p>
        </w:tc>
        <w:tc>
          <w:tcPr>
            <w:tcW w:w="901" w:type="dxa"/>
            <w:shd w:val="clear" w:color="auto" w:fill="auto"/>
            <w:noWrap/>
            <w:vAlign w:val="bottom"/>
            <w:hideMark/>
          </w:tcPr>
          <w:p w14:paraId="7AE2F8E8" w14:textId="77777777" w:rsidR="0007386B" w:rsidRPr="003E295A" w:rsidRDefault="0007386B" w:rsidP="00700F91">
            <w:pPr>
              <w:jc w:val="right"/>
              <w:rPr>
                <w:color w:val="000000"/>
              </w:rPr>
            </w:pPr>
            <w:r w:rsidRPr="003E295A">
              <w:rPr>
                <w:color w:val="000000"/>
              </w:rPr>
              <w:t>58.88</w:t>
            </w:r>
          </w:p>
        </w:tc>
        <w:tc>
          <w:tcPr>
            <w:tcW w:w="901" w:type="dxa"/>
            <w:shd w:val="clear" w:color="auto" w:fill="auto"/>
            <w:noWrap/>
            <w:vAlign w:val="bottom"/>
            <w:hideMark/>
          </w:tcPr>
          <w:p w14:paraId="7073D5F6" w14:textId="77777777" w:rsidR="0007386B" w:rsidRPr="003E295A" w:rsidRDefault="0007386B" w:rsidP="00700F91">
            <w:pPr>
              <w:jc w:val="right"/>
              <w:rPr>
                <w:color w:val="000000"/>
              </w:rPr>
            </w:pPr>
            <w:r w:rsidRPr="003E295A">
              <w:rPr>
                <w:color w:val="000000"/>
              </w:rPr>
              <w:t>1088.8</w:t>
            </w:r>
          </w:p>
        </w:tc>
      </w:tr>
    </w:tbl>
    <w:p w14:paraId="1D2A39D3" w14:textId="77777777" w:rsidR="0007386B" w:rsidRPr="003E295A" w:rsidRDefault="0007386B" w:rsidP="0007386B"/>
    <w:p w14:paraId="1838C58C" w14:textId="77777777" w:rsidR="00A32209" w:rsidRDefault="00A32209" w:rsidP="00A32209"/>
    <w:p w14:paraId="2DADDC99" w14:textId="0C61AB98" w:rsidR="00A32209" w:rsidRDefault="00A32209" w:rsidP="00A32209">
      <w:pPr>
        <w:rPr>
          <w:rFonts w:ascii="Aptos" w:hAnsi="Aptos"/>
        </w:rPr>
      </w:pPr>
    </w:p>
    <w:p w14:paraId="2A53050F" w14:textId="77777777" w:rsidR="00702755" w:rsidRDefault="00702755" w:rsidP="00A32209">
      <w:pPr>
        <w:rPr>
          <w:rFonts w:ascii="Aptos" w:hAnsi="Aptos"/>
        </w:rPr>
      </w:pPr>
    </w:p>
    <w:p w14:paraId="6BFC43A4" w14:textId="77777777" w:rsidR="00702755" w:rsidRDefault="00702755" w:rsidP="00A32209">
      <w:pPr>
        <w:rPr>
          <w:rFonts w:ascii="Aptos" w:hAnsi="Aptos"/>
        </w:rPr>
      </w:pPr>
    </w:p>
    <w:p w14:paraId="3294DCED" w14:textId="77777777" w:rsidR="00F21AF1" w:rsidRDefault="00F21AF1">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5C42AF7A" w14:textId="36172FE3" w:rsidR="00F21AF1" w:rsidRDefault="00F21AF1" w:rsidP="00862F5C">
      <w:pPr>
        <w:pStyle w:val="Heading1"/>
        <w:numPr>
          <w:ilvl w:val="0"/>
          <w:numId w:val="3"/>
        </w:numPr>
        <w:jc w:val="both"/>
        <w:rPr>
          <w:rFonts w:ascii="Aptos" w:hAnsi="Aptos"/>
        </w:rPr>
      </w:pPr>
      <w:bookmarkStart w:id="47" w:name="_Toc215056517"/>
      <w:r w:rsidRPr="00F21AF1">
        <w:rPr>
          <w:rFonts w:ascii="Aptos" w:hAnsi="Aptos"/>
        </w:rPr>
        <w:lastRenderedPageBreak/>
        <w:t>Security and Privacy Consideration – Test Case Results</w:t>
      </w:r>
      <w:bookmarkEnd w:id="47"/>
    </w:p>
    <w:p w14:paraId="68720E45" w14:textId="77777777" w:rsidR="00F21AF1" w:rsidRPr="00F21AF1" w:rsidRDefault="00F21AF1" w:rsidP="00F21AF1">
      <w:pPr>
        <w:rPr>
          <w:rFonts w:ascii="Aptos" w:hAnsi="Aptos"/>
        </w:rPr>
      </w:pPr>
    </w:p>
    <w:p w14:paraId="374AAB3B" w14:textId="44C22E2B" w:rsidR="00F21AF1" w:rsidRPr="00F21AF1" w:rsidRDefault="00F21AF1" w:rsidP="00F21AF1">
      <w:pPr>
        <w:ind w:left="360"/>
        <w:rPr>
          <w:rFonts w:ascii="Aptos" w:hAnsi="Aptos"/>
        </w:rPr>
      </w:pPr>
      <w:r w:rsidRPr="00F21AF1">
        <w:rPr>
          <w:rFonts w:ascii="Aptos" w:hAnsi="Aptos"/>
        </w:rPr>
        <w:t>As part of the Security and Privacy validation process, the complete CMS codebase underwent automated static and open-source dependency scanning using Fortify SAST and Black Duck (SCA). Both tools were executed on the latest integrated build. The scans confirmed the following:</w:t>
      </w:r>
    </w:p>
    <w:p w14:paraId="4279CFBB" w14:textId="77777777" w:rsidR="00F21AF1" w:rsidRPr="00F21AF1" w:rsidRDefault="00F21AF1" w:rsidP="00F21AF1">
      <w:pPr>
        <w:ind w:left="720"/>
        <w:rPr>
          <w:rFonts w:ascii="Aptos" w:hAnsi="Aptos"/>
        </w:rPr>
      </w:pPr>
    </w:p>
    <w:p w14:paraId="4697CF99" w14:textId="26631719" w:rsidR="00F21AF1" w:rsidRPr="00F21AF1" w:rsidRDefault="00F21AF1" w:rsidP="00862F5C">
      <w:pPr>
        <w:numPr>
          <w:ilvl w:val="0"/>
          <w:numId w:val="31"/>
        </w:numPr>
        <w:rPr>
          <w:rFonts w:ascii="Aptos" w:hAnsi="Aptos"/>
        </w:rPr>
      </w:pPr>
      <w:r w:rsidRPr="00F21AF1">
        <w:rPr>
          <w:rFonts w:ascii="Aptos" w:hAnsi="Aptos"/>
        </w:rPr>
        <w:t>No Critical or Major vulnerabilities were identified across application code, libraries, or third-party dependencies.</w:t>
      </w:r>
    </w:p>
    <w:p w14:paraId="49040044" w14:textId="77777777" w:rsidR="00F21AF1" w:rsidRPr="00F21AF1" w:rsidRDefault="00F21AF1" w:rsidP="00862F5C">
      <w:pPr>
        <w:numPr>
          <w:ilvl w:val="0"/>
          <w:numId w:val="31"/>
        </w:numPr>
        <w:rPr>
          <w:rFonts w:ascii="Aptos" w:hAnsi="Aptos"/>
        </w:rPr>
      </w:pPr>
      <w:r w:rsidRPr="00F21AF1">
        <w:rPr>
          <w:rFonts w:ascii="Aptos" w:hAnsi="Aptos"/>
        </w:rPr>
        <w:t>All Medium and Low findings were reviewed, risk-assessed, and addressed or formally accepted as per security guidelines.</w:t>
      </w:r>
    </w:p>
    <w:p w14:paraId="398B08D2" w14:textId="77777777" w:rsidR="00F21AF1" w:rsidRPr="00F21AF1" w:rsidRDefault="00F21AF1" w:rsidP="00862F5C">
      <w:pPr>
        <w:numPr>
          <w:ilvl w:val="0"/>
          <w:numId w:val="31"/>
        </w:numPr>
        <w:rPr>
          <w:rFonts w:ascii="Aptos" w:hAnsi="Aptos"/>
        </w:rPr>
      </w:pPr>
      <w:r w:rsidRPr="00F21AF1">
        <w:rPr>
          <w:rFonts w:ascii="Aptos" w:hAnsi="Aptos"/>
        </w:rPr>
        <w:t>No security violations related to authentication, authorization, data exposure, API security, encryption, or privacy controls were detected.</w:t>
      </w:r>
    </w:p>
    <w:p w14:paraId="25DE2B25" w14:textId="77777777" w:rsidR="00F21AF1" w:rsidRPr="00F21AF1" w:rsidRDefault="00F21AF1" w:rsidP="00862F5C">
      <w:pPr>
        <w:numPr>
          <w:ilvl w:val="0"/>
          <w:numId w:val="31"/>
        </w:numPr>
        <w:rPr>
          <w:rFonts w:ascii="Aptos" w:hAnsi="Aptos"/>
        </w:rPr>
      </w:pPr>
      <w:r w:rsidRPr="00F21AF1">
        <w:rPr>
          <w:rFonts w:ascii="Aptos" w:hAnsi="Aptos"/>
        </w:rPr>
        <w:t>No prohibited or high-risk open-source components were flagged by Black Duck.</w:t>
      </w:r>
    </w:p>
    <w:p w14:paraId="674E16DB" w14:textId="77777777" w:rsidR="00F21AF1" w:rsidRPr="00F21AF1" w:rsidRDefault="00F21AF1" w:rsidP="00F21AF1">
      <w:pPr>
        <w:rPr>
          <w:rFonts w:ascii="Aptos" w:hAnsi="Aptos"/>
        </w:rPr>
      </w:pPr>
    </w:p>
    <w:p w14:paraId="68CE0D85" w14:textId="6206FE25" w:rsidR="00702755" w:rsidRPr="00F21AF1" w:rsidRDefault="00702755" w:rsidP="00F21AF1">
      <w:pPr>
        <w:ind w:left="360"/>
      </w:pPr>
    </w:p>
    <w:p w14:paraId="0E2DD7C9" w14:textId="77777777" w:rsidR="00702755" w:rsidRPr="00F21AF1" w:rsidRDefault="00702755" w:rsidP="00A32209">
      <w:pPr>
        <w:rPr>
          <w:rFonts w:ascii="Aptos" w:hAnsi="Aptos"/>
        </w:rPr>
      </w:pPr>
    </w:p>
    <w:p w14:paraId="628BF11D" w14:textId="77777777" w:rsidR="00A32209" w:rsidRPr="00F21AF1" w:rsidRDefault="00A32209" w:rsidP="00A32209"/>
    <w:p w14:paraId="7AEE9210" w14:textId="631D2B79" w:rsidR="002B4D73" w:rsidRDefault="002B4D73">
      <w:pPr>
        <w:spacing w:after="200" w:line="276" w:lineRule="auto"/>
        <w:rPr>
          <w:rFonts w:ascii="Aptos" w:eastAsiaTheme="majorEastAsia" w:hAnsi="Aptos" w:cstheme="majorBidi"/>
          <w:b/>
          <w:bCs/>
          <w:color w:val="374C80" w:themeColor="accent1" w:themeShade="BF"/>
          <w:sz w:val="28"/>
          <w:szCs w:val="28"/>
        </w:rPr>
      </w:pPr>
    </w:p>
    <w:p w14:paraId="3461D0C8" w14:textId="77777777" w:rsidR="00441307" w:rsidRDefault="00441307">
      <w:pPr>
        <w:spacing w:after="200" w:line="276" w:lineRule="auto"/>
        <w:rPr>
          <w:rFonts w:ascii="Aptos" w:eastAsiaTheme="majorEastAsia" w:hAnsi="Aptos" w:cstheme="majorBidi"/>
          <w:b/>
          <w:bCs/>
          <w:color w:val="374C80" w:themeColor="accent1" w:themeShade="BF"/>
          <w:sz w:val="28"/>
          <w:szCs w:val="28"/>
        </w:rPr>
      </w:pPr>
      <w:r>
        <w:rPr>
          <w:rFonts w:ascii="Aptos" w:hAnsi="Aptos"/>
        </w:rPr>
        <w:br w:type="page"/>
      </w:r>
    </w:p>
    <w:p w14:paraId="1706D65B" w14:textId="6790ADA0" w:rsidR="00DB7B5E" w:rsidRPr="00DB7B5E" w:rsidRDefault="00DD261E" w:rsidP="00DB7B5E">
      <w:pPr>
        <w:pStyle w:val="Heading1"/>
        <w:jc w:val="both"/>
        <w:rPr>
          <w:rFonts w:ascii="Aptos" w:hAnsi="Aptos"/>
        </w:rPr>
      </w:pPr>
      <w:bookmarkStart w:id="48" w:name="_Toc215056518"/>
      <w:r>
        <w:rPr>
          <w:rFonts w:ascii="Aptos" w:hAnsi="Aptos"/>
        </w:rPr>
        <w:lastRenderedPageBreak/>
        <w:t xml:space="preserve">Appendix: </w:t>
      </w:r>
      <w:r w:rsidR="20B6908A" w:rsidRPr="7B8EF941">
        <w:rPr>
          <w:rFonts w:ascii="Aptos" w:hAnsi="Aptos"/>
        </w:rPr>
        <w:t>Glossary</w:t>
      </w:r>
      <w:bookmarkEnd w:id="48"/>
    </w:p>
    <w:bookmarkEnd w:id="43"/>
    <w:bookmarkEnd w:id="44"/>
    <w:p w14:paraId="0198C74F" w14:textId="77777777" w:rsidR="00DB7B5E" w:rsidRPr="00DB7B5E" w:rsidRDefault="00DB7B5E" w:rsidP="005F626C">
      <w:pPr>
        <w:rPr>
          <w:rFonts w:ascii="Aptos" w:eastAsiaTheme="majorEastAsia" w:hAnsi="Aptos" w:cstheme="majorBidi"/>
          <w:b/>
          <w:bCs/>
          <w:color w:val="4A66AC" w:themeColor="accent1"/>
          <w:sz w:val="26"/>
          <w:szCs w:val="26"/>
        </w:rPr>
      </w:pPr>
    </w:p>
    <w:tbl>
      <w:tblPr>
        <w:tblStyle w:val="TableGrid"/>
        <w:tblW w:w="0" w:type="auto"/>
        <w:tblLook w:val="04A0" w:firstRow="1" w:lastRow="0" w:firstColumn="1" w:lastColumn="0" w:noHBand="0" w:noVBand="1"/>
      </w:tblPr>
      <w:tblGrid>
        <w:gridCol w:w="1383"/>
        <w:gridCol w:w="6736"/>
      </w:tblGrid>
      <w:tr w:rsidR="005F626C" w:rsidRPr="00DB7B5E" w14:paraId="1173B057" w14:textId="77777777" w:rsidTr="00DB7B5E">
        <w:tc>
          <w:tcPr>
            <w:tcW w:w="0" w:type="auto"/>
            <w:hideMark/>
          </w:tcPr>
          <w:p w14:paraId="639CA965" w14:textId="77777777" w:rsidR="005F626C" w:rsidRPr="00DB7B5E" w:rsidRDefault="005F626C" w:rsidP="00DB7B5E">
            <w:pPr>
              <w:pStyle w:val="NoSpacing"/>
              <w:rPr>
                <w:rFonts w:ascii="Aptos" w:eastAsia="Times New Roman" w:hAnsi="Aptos" w:cs="Times New Roman"/>
                <w:b/>
                <w:bCs/>
                <w:sz w:val="24"/>
                <w:szCs w:val="24"/>
                <w:lang w:eastAsia="en-GB"/>
              </w:rPr>
            </w:pPr>
            <w:r w:rsidRPr="00DB7B5E">
              <w:rPr>
                <w:rFonts w:ascii="Aptos" w:eastAsia="Times New Roman" w:hAnsi="Aptos" w:cs="Times New Roman"/>
                <w:b/>
                <w:bCs/>
                <w:sz w:val="24"/>
                <w:szCs w:val="24"/>
                <w:lang w:eastAsia="en-GB"/>
              </w:rPr>
              <w:t>Term</w:t>
            </w:r>
          </w:p>
        </w:tc>
        <w:tc>
          <w:tcPr>
            <w:tcW w:w="0" w:type="auto"/>
            <w:hideMark/>
          </w:tcPr>
          <w:p w14:paraId="0C1B6162" w14:textId="77777777" w:rsidR="005F626C" w:rsidRPr="00DB7B5E" w:rsidRDefault="005F626C" w:rsidP="00DB7B5E">
            <w:pPr>
              <w:pStyle w:val="NoSpacing"/>
              <w:rPr>
                <w:rFonts w:ascii="Aptos" w:eastAsia="Times New Roman" w:hAnsi="Aptos" w:cs="Times New Roman"/>
                <w:b/>
                <w:bCs/>
                <w:sz w:val="24"/>
                <w:szCs w:val="24"/>
                <w:lang w:eastAsia="en-GB"/>
              </w:rPr>
            </w:pPr>
            <w:r w:rsidRPr="00DB7B5E">
              <w:rPr>
                <w:rFonts w:ascii="Aptos" w:eastAsia="Times New Roman" w:hAnsi="Aptos" w:cs="Times New Roman"/>
                <w:b/>
                <w:bCs/>
                <w:sz w:val="24"/>
                <w:szCs w:val="24"/>
                <w:lang w:eastAsia="en-GB"/>
              </w:rPr>
              <w:t>Description</w:t>
            </w:r>
          </w:p>
        </w:tc>
      </w:tr>
      <w:tr w:rsidR="005F626C" w:rsidRPr="00DB7B5E" w14:paraId="2EAAF7FE" w14:textId="77777777" w:rsidTr="00DB7B5E">
        <w:tc>
          <w:tcPr>
            <w:tcW w:w="0" w:type="auto"/>
            <w:hideMark/>
          </w:tcPr>
          <w:p w14:paraId="1E40B4E0"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DF</w:t>
            </w:r>
          </w:p>
        </w:tc>
        <w:tc>
          <w:tcPr>
            <w:tcW w:w="0" w:type="auto"/>
            <w:hideMark/>
          </w:tcPr>
          <w:p w14:paraId="3367C2DA"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Data Fiduciary (organization collecting user consent)</w:t>
            </w:r>
          </w:p>
        </w:tc>
      </w:tr>
      <w:tr w:rsidR="005F626C" w:rsidRPr="00DB7B5E" w14:paraId="4128CBCB" w14:textId="77777777" w:rsidTr="00DB7B5E">
        <w:tc>
          <w:tcPr>
            <w:tcW w:w="0" w:type="auto"/>
            <w:hideMark/>
          </w:tcPr>
          <w:p w14:paraId="6FF89A18" w14:textId="23FBAC91" w:rsidR="005F626C" w:rsidRPr="00DB7B5E" w:rsidRDefault="00697CC9" w:rsidP="00DB7B5E">
            <w:pPr>
              <w:pStyle w:val="NoSpacing"/>
              <w:rPr>
                <w:rFonts w:ascii="Aptos" w:eastAsia="Times New Roman" w:hAnsi="Aptos" w:cs="Times New Roman"/>
                <w:sz w:val="24"/>
                <w:szCs w:val="24"/>
                <w:lang w:eastAsia="en-GB"/>
              </w:rPr>
            </w:pPr>
            <w:r>
              <w:rPr>
                <w:rFonts w:ascii="Aptos" w:eastAsia="Times New Roman" w:hAnsi="Aptos" w:cs="Times New Roman"/>
                <w:sz w:val="24"/>
                <w:szCs w:val="24"/>
                <w:lang w:eastAsia="en-GB"/>
              </w:rPr>
              <w:t>Processors</w:t>
            </w:r>
          </w:p>
        </w:tc>
        <w:tc>
          <w:tcPr>
            <w:tcW w:w="0" w:type="auto"/>
            <w:hideMark/>
          </w:tcPr>
          <w:p w14:paraId="2F3C8E38" w14:textId="09180248"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Processor (third party acting on behalf of DF)</w:t>
            </w:r>
          </w:p>
        </w:tc>
      </w:tr>
      <w:tr w:rsidR="005F626C" w:rsidRPr="00DB7B5E" w14:paraId="271801CF" w14:textId="77777777" w:rsidTr="00DB7B5E">
        <w:tc>
          <w:tcPr>
            <w:tcW w:w="0" w:type="auto"/>
            <w:hideMark/>
          </w:tcPr>
          <w:p w14:paraId="551EEF3B"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CMS</w:t>
            </w:r>
          </w:p>
        </w:tc>
        <w:tc>
          <w:tcPr>
            <w:tcW w:w="0" w:type="auto"/>
            <w:hideMark/>
          </w:tcPr>
          <w:p w14:paraId="1ECC8506"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Consent Management System</w:t>
            </w:r>
          </w:p>
        </w:tc>
      </w:tr>
      <w:tr w:rsidR="005F626C" w:rsidRPr="00DB7B5E" w14:paraId="0C8CDF8A" w14:textId="77777777" w:rsidTr="00DB7B5E">
        <w:tc>
          <w:tcPr>
            <w:tcW w:w="0" w:type="auto"/>
            <w:hideMark/>
          </w:tcPr>
          <w:p w14:paraId="5F0A38BD"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JWT</w:t>
            </w:r>
          </w:p>
        </w:tc>
        <w:tc>
          <w:tcPr>
            <w:tcW w:w="0" w:type="auto"/>
            <w:hideMark/>
          </w:tcPr>
          <w:p w14:paraId="262FA2FF"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JSON Web Token, signed artifact for tamper-proof transmission</w:t>
            </w:r>
          </w:p>
        </w:tc>
      </w:tr>
      <w:tr w:rsidR="005F626C" w:rsidRPr="00DB7B5E" w14:paraId="45256261" w14:textId="77777777" w:rsidTr="00DB7B5E">
        <w:tc>
          <w:tcPr>
            <w:tcW w:w="0" w:type="auto"/>
            <w:hideMark/>
          </w:tcPr>
          <w:p w14:paraId="13686EE0"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Callback</w:t>
            </w:r>
          </w:p>
        </w:tc>
        <w:tc>
          <w:tcPr>
            <w:tcW w:w="0" w:type="auto"/>
            <w:hideMark/>
          </w:tcPr>
          <w:p w14:paraId="287254A1"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Webhook triggered by CMS on DF/DP endpoint</w:t>
            </w:r>
          </w:p>
        </w:tc>
      </w:tr>
      <w:tr w:rsidR="005F626C" w:rsidRPr="00DB7B5E" w14:paraId="3BA5779C" w14:textId="77777777" w:rsidTr="00DB7B5E">
        <w:tc>
          <w:tcPr>
            <w:tcW w:w="0" w:type="auto"/>
            <w:hideMark/>
          </w:tcPr>
          <w:p w14:paraId="463BFE6D"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Event ID</w:t>
            </w:r>
          </w:p>
        </w:tc>
        <w:tc>
          <w:tcPr>
            <w:tcW w:w="0" w:type="auto"/>
            <w:hideMark/>
          </w:tcPr>
          <w:p w14:paraId="069C779D"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Unique identifier representing consent or grievance event</w:t>
            </w:r>
          </w:p>
        </w:tc>
      </w:tr>
      <w:tr w:rsidR="005F626C" w:rsidRPr="00DB7B5E" w14:paraId="1F88A4D7" w14:textId="77777777" w:rsidTr="00DB7B5E">
        <w:tc>
          <w:tcPr>
            <w:tcW w:w="0" w:type="auto"/>
            <w:hideMark/>
          </w:tcPr>
          <w:p w14:paraId="55EA70A4"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DLQ</w:t>
            </w:r>
          </w:p>
        </w:tc>
        <w:tc>
          <w:tcPr>
            <w:tcW w:w="0" w:type="auto"/>
            <w:hideMark/>
          </w:tcPr>
          <w:p w14:paraId="1DF01CAC"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Dead Letter Queue (for failed notification delivery recovery)</w:t>
            </w:r>
          </w:p>
        </w:tc>
      </w:tr>
      <w:tr w:rsidR="005F626C" w:rsidRPr="00DB7B5E" w14:paraId="55C9F65D" w14:textId="77777777" w:rsidTr="00DB7B5E">
        <w:tc>
          <w:tcPr>
            <w:tcW w:w="0" w:type="auto"/>
            <w:hideMark/>
          </w:tcPr>
          <w:p w14:paraId="582881FA"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Artifact</w:t>
            </w:r>
          </w:p>
        </w:tc>
        <w:tc>
          <w:tcPr>
            <w:tcW w:w="0" w:type="auto"/>
            <w:hideMark/>
          </w:tcPr>
          <w:p w14:paraId="250F44AA" w14:textId="77777777" w:rsidR="005F626C" w:rsidRPr="00DB7B5E" w:rsidRDefault="005F626C" w:rsidP="00DB7B5E">
            <w:pPr>
              <w:pStyle w:val="NoSpacing"/>
              <w:rPr>
                <w:rFonts w:ascii="Aptos" w:eastAsia="Times New Roman" w:hAnsi="Aptos" w:cs="Times New Roman"/>
                <w:sz w:val="24"/>
                <w:szCs w:val="24"/>
                <w:lang w:eastAsia="en-GB"/>
              </w:rPr>
            </w:pPr>
            <w:r w:rsidRPr="00DB7B5E">
              <w:rPr>
                <w:rFonts w:ascii="Aptos" w:eastAsia="Times New Roman" w:hAnsi="Aptos" w:cs="Times New Roman"/>
                <w:sz w:val="24"/>
                <w:szCs w:val="24"/>
                <w:lang w:eastAsia="en-GB"/>
              </w:rPr>
              <w:t>A digitally signed consent record, issued by CMS</w:t>
            </w:r>
          </w:p>
        </w:tc>
      </w:tr>
    </w:tbl>
    <w:p w14:paraId="34EA85F0" w14:textId="77777777" w:rsidR="00C25AB5" w:rsidRDefault="00C25AB5" w:rsidP="00DD261E"/>
    <w:sectPr w:rsidR="00C25AB5" w:rsidSect="00697CC9">
      <w:headerReference w:type="even" r:id="rId24"/>
      <w:headerReference w:type="default" r:id="rId25"/>
      <w:footerReference w:type="even" r:id="rId26"/>
      <w:footerReference w:type="default" r:id="rId27"/>
      <w:headerReference w:type="first" r:id="rId28"/>
      <w:footerReference w:type="first" r:id="rId29"/>
      <w:pgSz w:w="11906" w:h="16838"/>
      <w:pgMar w:top="1188" w:right="111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56F72" w14:textId="77777777" w:rsidR="00284586" w:rsidRDefault="00284586" w:rsidP="00BF05B8">
      <w:r>
        <w:separator/>
      </w:r>
    </w:p>
  </w:endnote>
  <w:endnote w:type="continuationSeparator" w:id="0">
    <w:p w14:paraId="223CD2CD" w14:textId="77777777" w:rsidR="00284586" w:rsidRDefault="00284586" w:rsidP="00BF05B8">
      <w:r>
        <w:continuationSeparator/>
      </w:r>
    </w:p>
  </w:endnote>
  <w:endnote w:type="continuationNotice" w:id="1">
    <w:p w14:paraId="6558BDC8" w14:textId="77777777" w:rsidR="00284586" w:rsidRDefault="00284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1328178"/>
      <w:docPartObj>
        <w:docPartGallery w:val="Page Numbers (Bottom of Page)"/>
        <w:docPartUnique/>
      </w:docPartObj>
    </w:sdtPr>
    <w:sdtContent>
      <w:p w14:paraId="20F67279" w14:textId="6BF14779" w:rsidR="00232F26" w:rsidRDefault="00232F26" w:rsidP="00D305F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C3E338" w14:textId="77777777" w:rsidR="00232F26" w:rsidRDefault="00232F26" w:rsidP="00C96D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ptos" w:hAnsi="Aptos"/>
        <w:sz w:val="20"/>
        <w:szCs w:val="20"/>
      </w:rPr>
      <w:id w:val="-1556550216"/>
      <w:docPartObj>
        <w:docPartGallery w:val="Page Numbers (Bottom of Page)"/>
        <w:docPartUnique/>
      </w:docPartObj>
    </w:sdtPr>
    <w:sdtContent>
      <w:p w14:paraId="3F0D9392" w14:textId="7FC43A8A" w:rsidR="00232F26" w:rsidRPr="00697CC9" w:rsidRDefault="00232F26" w:rsidP="00DA683F">
        <w:pPr>
          <w:pStyle w:val="Footer"/>
          <w:framePr w:wrap="none" w:vAnchor="text" w:hAnchor="margin" w:xAlign="right" w:y="1"/>
          <w:rPr>
            <w:rStyle w:val="PageNumber"/>
            <w:rFonts w:ascii="Aptos" w:hAnsi="Aptos"/>
            <w:sz w:val="20"/>
            <w:szCs w:val="20"/>
          </w:rPr>
        </w:pPr>
        <w:r w:rsidRPr="00697CC9">
          <w:rPr>
            <w:rStyle w:val="PageNumber"/>
            <w:rFonts w:ascii="Aptos" w:hAnsi="Aptos"/>
            <w:sz w:val="20"/>
            <w:szCs w:val="20"/>
          </w:rPr>
          <w:fldChar w:fldCharType="begin"/>
        </w:r>
        <w:r w:rsidRPr="00697CC9">
          <w:rPr>
            <w:rStyle w:val="PageNumber"/>
            <w:rFonts w:ascii="Aptos" w:hAnsi="Aptos"/>
            <w:sz w:val="20"/>
            <w:szCs w:val="20"/>
          </w:rPr>
          <w:instrText xml:space="preserve"> PAGE </w:instrText>
        </w:r>
        <w:r w:rsidRPr="00697CC9">
          <w:rPr>
            <w:rStyle w:val="PageNumber"/>
            <w:rFonts w:ascii="Aptos" w:hAnsi="Aptos"/>
            <w:sz w:val="20"/>
            <w:szCs w:val="20"/>
          </w:rPr>
          <w:fldChar w:fldCharType="separate"/>
        </w:r>
        <w:r w:rsidRPr="00697CC9">
          <w:rPr>
            <w:rStyle w:val="PageNumber"/>
            <w:rFonts w:ascii="Aptos" w:hAnsi="Aptos"/>
            <w:noProof/>
            <w:sz w:val="20"/>
            <w:szCs w:val="20"/>
          </w:rPr>
          <w:t>1</w:t>
        </w:r>
        <w:r w:rsidRPr="00697CC9">
          <w:rPr>
            <w:rStyle w:val="PageNumber"/>
            <w:rFonts w:ascii="Aptos" w:hAnsi="Aptos"/>
            <w:sz w:val="20"/>
            <w:szCs w:val="20"/>
          </w:rPr>
          <w:fldChar w:fldCharType="end"/>
        </w:r>
      </w:p>
    </w:sdtContent>
  </w:sdt>
  <w:p w14:paraId="15F45C58" w14:textId="0594AEAB" w:rsidR="00232F26" w:rsidRPr="00697CC9" w:rsidRDefault="00232F26" w:rsidP="00C96D23">
    <w:pPr>
      <w:pStyle w:val="Footer"/>
      <w:ind w:right="360"/>
      <w:rPr>
        <w:rFonts w:ascii="Aptos" w:hAnsi="Aptos"/>
        <w:b/>
        <w:bCs/>
        <w:sz w:val="20"/>
        <w:szCs w:val="20"/>
        <w:lang w:val="en-US"/>
      </w:rPr>
    </w:pPr>
    <w:r>
      <w:rPr>
        <w:rFonts w:ascii="Aptos" w:hAnsi="Aptos"/>
        <w:b/>
        <w:bCs/>
        <w:noProof/>
        <w:sz w:val="20"/>
        <w:szCs w:val="20"/>
        <w:lang w:val="en-US"/>
      </w:rPr>
      <mc:AlternateContent>
        <mc:Choice Requires="wps">
          <w:drawing>
            <wp:anchor distT="0" distB="0" distL="114300" distR="114300" simplePos="0" relativeHeight="251659264" behindDoc="0" locked="0" layoutInCell="1" allowOverlap="1" wp14:anchorId="189FF343" wp14:editId="504567C9">
              <wp:simplePos x="0" y="0"/>
              <wp:positionH relativeFrom="column">
                <wp:posOffset>-894715</wp:posOffset>
              </wp:positionH>
              <wp:positionV relativeFrom="paragraph">
                <wp:posOffset>-73988</wp:posOffset>
              </wp:positionV>
              <wp:extent cx="7521677" cy="0"/>
              <wp:effectExtent l="0" t="0" r="9525" b="12700"/>
              <wp:wrapNone/>
              <wp:docPr id="1745412028" name="Straight Connector 2"/>
              <wp:cNvGraphicFramePr/>
              <a:graphic xmlns:a="http://schemas.openxmlformats.org/drawingml/2006/main">
                <a:graphicData uri="http://schemas.microsoft.com/office/word/2010/wordprocessingShape">
                  <wps:wsp>
                    <wps:cNvCnPr/>
                    <wps:spPr>
                      <a:xfrm>
                        <a:off x="0" y="0"/>
                        <a:ext cx="75216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5C111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45pt,-5.85pt" to="521.8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" strokecolor="#4a66ac [3204]">
              <v:stroke endcap="round"/>
            </v:line>
          </w:pict>
        </mc:Fallback>
      </mc:AlternateContent>
    </w:r>
    <w:r>
      <w:rPr>
        <w:rFonts w:ascii="Aptos" w:hAnsi="Aptos"/>
        <w:b/>
        <w:bCs/>
        <w:sz w:val="20"/>
        <w:szCs w:val="20"/>
        <w:lang w:val="en-US"/>
      </w:rPr>
      <w:t xml:space="preserve">Test Plan and </w:t>
    </w:r>
    <w:r w:rsidRPr="0009791F">
      <w:rPr>
        <w:rFonts w:ascii="Aptos" w:hAnsi="Aptos"/>
        <w:b/>
        <w:bCs/>
        <w:sz w:val="20"/>
        <w:szCs w:val="20"/>
        <w:lang w:val="en-US"/>
      </w:rPr>
      <w:t>Execution</w:t>
    </w:r>
    <w:r>
      <w:rPr>
        <w:rFonts w:ascii="Aptos" w:hAnsi="Aptos"/>
        <w:b/>
        <w:bCs/>
        <w:sz w:val="20"/>
        <w:szCs w:val="20"/>
        <w:lang w:val="en-US"/>
      </w:rPr>
      <w:t xml:space="preserve"> </w:t>
    </w:r>
    <w:r w:rsidRPr="00697CC9">
      <w:rPr>
        <w:rFonts w:ascii="Aptos" w:hAnsi="Aptos"/>
        <w:b/>
        <w:bCs/>
        <w:sz w:val="20"/>
        <w:szCs w:val="20"/>
        <w:lang w:val="en-US"/>
      </w:rPr>
      <w:t>Document</w:t>
    </w:r>
    <w:r>
      <w:rPr>
        <w:rFonts w:ascii="Aptos" w:hAnsi="Aptos"/>
        <w:b/>
        <w:bCs/>
        <w:sz w:val="20"/>
        <w:szCs w:val="20"/>
        <w:lang w:val="en-US"/>
      </w:rPr>
      <w:tab/>
    </w:r>
    <w:r w:rsidRPr="00697CC9">
      <w:rPr>
        <w:rFonts w:ascii="Aptos" w:hAnsi="Aptos"/>
        <w:b/>
        <w:bCs/>
        <w:sz w:val="20"/>
        <w:szCs w:val="20"/>
        <w:lang w:val="en-US"/>
      </w:rPr>
      <w:t xml:space="preserve"> </w:t>
    </w:r>
    <w:r>
      <w:rPr>
        <w:rFonts w:ascii="Aptos" w:hAnsi="Aptos"/>
        <w:b/>
        <w:bCs/>
        <w:sz w:val="20"/>
        <w:szCs w:val="20"/>
        <w:lang w:val="en-US"/>
      </w:rPr>
      <w:t>Version 1.0</w:t>
    </w:r>
    <w:r>
      <w:rPr>
        <w:rFonts w:ascii="Aptos" w:hAnsi="Aptos"/>
        <w:b/>
        <w:bCs/>
        <w:sz w:val="20"/>
        <w:szCs w:val="20"/>
        <w:lang w:val="en-US"/>
      </w:rPr>
      <w:tab/>
      <w:t>Page</w:t>
    </w:r>
    <w:r w:rsidRPr="00697CC9">
      <w:rPr>
        <w:rFonts w:ascii="Aptos" w:hAnsi="Aptos"/>
        <w:b/>
        <w:bCs/>
        <w:sz w:val="20"/>
        <w:szCs w:val="20"/>
        <w:lang w:val="en-US"/>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232F26" w14:paraId="2EF26CB4" w14:textId="77777777" w:rsidTr="74C255EC">
      <w:trPr>
        <w:trHeight w:val="300"/>
      </w:trPr>
      <w:tc>
        <w:tcPr>
          <w:tcW w:w="3005" w:type="dxa"/>
        </w:tcPr>
        <w:p w14:paraId="10931804" w14:textId="598E03D0" w:rsidR="00232F26" w:rsidRDefault="00232F26" w:rsidP="74C255EC">
          <w:pPr>
            <w:pStyle w:val="Header"/>
            <w:ind w:left="-115"/>
          </w:pPr>
        </w:p>
      </w:tc>
      <w:tc>
        <w:tcPr>
          <w:tcW w:w="3005" w:type="dxa"/>
        </w:tcPr>
        <w:p w14:paraId="32B4979D" w14:textId="28F74580" w:rsidR="00232F26" w:rsidRDefault="00232F26" w:rsidP="74C255EC">
          <w:pPr>
            <w:pStyle w:val="Header"/>
            <w:jc w:val="center"/>
          </w:pPr>
        </w:p>
      </w:tc>
      <w:tc>
        <w:tcPr>
          <w:tcW w:w="3005" w:type="dxa"/>
        </w:tcPr>
        <w:p w14:paraId="7D505899" w14:textId="04D90BC2" w:rsidR="00232F26" w:rsidRDefault="00232F26" w:rsidP="74C255EC">
          <w:pPr>
            <w:pStyle w:val="Header"/>
            <w:ind w:right="-115"/>
            <w:jc w:val="right"/>
          </w:pPr>
        </w:p>
      </w:tc>
    </w:tr>
  </w:tbl>
  <w:p w14:paraId="77856BF3" w14:textId="15637FD1" w:rsidR="00232F26" w:rsidRDefault="00232F26" w:rsidP="74C25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7D1EC" w14:textId="77777777" w:rsidR="00284586" w:rsidRDefault="00284586" w:rsidP="00BF05B8">
      <w:r>
        <w:separator/>
      </w:r>
    </w:p>
  </w:footnote>
  <w:footnote w:type="continuationSeparator" w:id="0">
    <w:p w14:paraId="21FDB11C" w14:textId="77777777" w:rsidR="00284586" w:rsidRDefault="00284586" w:rsidP="00BF05B8">
      <w:r>
        <w:continuationSeparator/>
      </w:r>
    </w:p>
  </w:footnote>
  <w:footnote w:type="continuationNotice" w:id="1">
    <w:p w14:paraId="7F460367" w14:textId="77777777" w:rsidR="00284586" w:rsidRDefault="002845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A71A" w14:textId="76AE7F9F" w:rsidR="00232F26" w:rsidRDefault="00284586">
    <w:pPr>
      <w:pStyle w:val="Header"/>
    </w:pPr>
    <w:r>
      <w:rPr>
        <w:noProof/>
      </w:rPr>
      <w:pict w14:anchorId="6F33BCE1">
        <v:shapetype id="_x0000_t202" coordsize="21600,21600" o:spt="202" path="m,l,21600r21600,l21600,xe">
          <v:stroke joinstyle="miter"/>
          <v:path gradientshapeok="t" o:connecttype="rect"/>
        </v:shapetype>
        <v:shape id="Text Box 3" o:spid="_x0000_s1028" type="#_x0000_t202" style="position:absolute;margin-left:0;margin-top:0;width:797pt;height:43pt;rotation:-45;z-index:-2516244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" o:allowincell="f" filled="f" stroked="f">
          <o:lock v:ext="edit" rotation="t" aspectratio="t" verticies="t" adjusthandles="t" grouping="t" shapetype="t"/>
          <v:textbox>
            <w:txbxContent>
              <w:p w14:paraId="552B3C20" w14:textId="77777777" w:rsidR="00232F26" w:rsidRDefault="00232F26" w:rsidP="00DA683F">
                <w:pPr>
                  <w:jc w:val="center"/>
                  <w:rPr>
                    <w:rFonts w:ascii="Aptos" w:hAnsi="Aptos"/>
                    <w:b/>
                    <w:bCs/>
                    <w:color w:val="498CF1" w:themeColor="background2" w:themeShade="BF"/>
                    <w:sz w:val="48"/>
                    <w:szCs w:val="48"/>
                    <w:lang w:val="en-GB"/>
                    <w14:textFill>
                      <w14:solidFill>
                        <w14:schemeClr w14:val="bg2">
                          <w14:alpha w14:val="60000"/>
                          <w14:lumMod w14:val="75000"/>
                        </w14:schemeClr>
                      </w14:solidFill>
                    </w14:textFill>
                  </w:rPr>
                </w:pPr>
                <w:r>
                  <w:rPr>
                    <w:rFonts w:ascii="Aptos" w:hAnsi="Aptos"/>
                    <w:b/>
                    <w:bCs/>
                    <w:color w:val="498CF1" w:themeColor="background2" w:themeShade="BF"/>
                    <w:sz w:val="48"/>
                    <w:szCs w:val="48"/>
                    <w:lang w:val="en-GB"/>
                    <w14:textFill>
                      <w14:solidFill>
                        <w14:schemeClr w14:val="bg2">
                          <w14:alpha w14:val="60000"/>
                          <w14:lumMod w14:val="75000"/>
                        </w14:schemeClr>
                      </w14:solidFill>
                    </w14:textFill>
                  </w:rPr>
                  <w:t>“CONFIDENTIAL – FOR NeGDv(MeitY) USE ONLY”</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159D7" w14:textId="3330CC2E" w:rsidR="00232F26" w:rsidRDefault="00284586" w:rsidP="009F59D6">
    <w:pPr>
      <w:pStyle w:val="Header"/>
      <w:rPr>
        <w:rFonts w:ascii="Aptos" w:hAnsi="Aptos"/>
        <w:b/>
        <w:bCs/>
        <w:sz w:val="20"/>
        <w:szCs w:val="20"/>
        <w:lang w:val="en-US"/>
      </w:rPr>
    </w:pPr>
    <w:r>
      <w:rPr>
        <w:noProof/>
      </w:rPr>
      <w:pict w14:anchorId="7C734B23">
        <v:shapetype id="_x0000_t202" coordsize="21600,21600" o:spt="202" path="m,l,21600r21600,l21600,xe">
          <v:stroke joinstyle="miter"/>
          <v:path gradientshapeok="t" o:connecttype="rect"/>
        </v:shapetype>
        <v:shape id="Text Box 2" o:spid="_x0000_s1027" type="#_x0000_t202" style="position:absolute;margin-left:0;margin-top:0;width:797pt;height:43pt;rotation:-45;z-index:-2516224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" o:allowincell="f" filled="f" stroked="f">
          <o:lock v:ext="edit" rotation="t" aspectratio="t" verticies="t" adjusthandles="t" grouping="t" shapetype="t"/>
          <v:textbox>
            <w:txbxContent>
              <w:p w14:paraId="4216F18F" w14:textId="77777777" w:rsidR="00232F26" w:rsidRDefault="00232F26" w:rsidP="00DA683F">
                <w:pPr>
                  <w:jc w:val="center"/>
                  <w:rPr>
                    <w:rFonts w:ascii="Aptos" w:hAnsi="Aptos"/>
                    <w:b/>
                    <w:bCs/>
                    <w:color w:val="498CF1" w:themeColor="background2" w:themeShade="BF"/>
                    <w:sz w:val="48"/>
                    <w:szCs w:val="48"/>
                    <w:lang w:val="en-GB"/>
                    <w14:textFill>
                      <w14:solidFill>
                        <w14:schemeClr w14:val="bg2">
                          <w14:alpha w14:val="60000"/>
                          <w14:lumMod w14:val="75000"/>
                        </w14:schemeClr>
                      </w14:solidFill>
                    </w14:textFill>
                  </w:rPr>
                </w:pPr>
                <w:r>
                  <w:rPr>
                    <w:rFonts w:ascii="Aptos" w:hAnsi="Aptos"/>
                    <w:b/>
                    <w:bCs/>
                    <w:color w:val="498CF1" w:themeColor="background2" w:themeShade="BF"/>
                    <w:sz w:val="48"/>
                    <w:szCs w:val="48"/>
                    <w:lang w:val="en-GB"/>
                    <w14:textFill>
                      <w14:solidFill>
                        <w14:schemeClr w14:val="bg2">
                          <w14:alpha w14:val="60000"/>
                          <w14:lumMod w14:val="75000"/>
                        </w14:schemeClr>
                      </w14:solidFill>
                    </w14:textFill>
                  </w:rPr>
                  <w:t>“CONFIDENTIAL – FOR NeGDv(MeitY) USE ONLY”</w:t>
                </w:r>
              </w:p>
            </w:txbxContent>
          </v:textbox>
          <w10:wrap anchorx="margin" anchory="margin"/>
        </v:shape>
      </w:pict>
    </w:r>
    <w:r w:rsidR="00232F26">
      <w:rPr>
        <w:rFonts w:ascii="Aptos" w:hAnsi="Aptos"/>
        <w:b/>
        <w:bCs/>
        <w:noProof/>
        <w:sz w:val="20"/>
        <w:szCs w:val="20"/>
        <w:lang w:val="en-US"/>
      </w:rPr>
      <mc:AlternateContent>
        <mc:Choice Requires="wps">
          <w:drawing>
            <wp:anchor distT="0" distB="0" distL="114300" distR="114300" simplePos="0" relativeHeight="251661312" behindDoc="0" locked="0" layoutInCell="1" allowOverlap="1" wp14:anchorId="19F60F0F" wp14:editId="604409B9">
              <wp:simplePos x="0" y="0"/>
              <wp:positionH relativeFrom="column">
                <wp:posOffset>-905510</wp:posOffset>
              </wp:positionH>
              <wp:positionV relativeFrom="paragraph">
                <wp:posOffset>220652</wp:posOffset>
              </wp:positionV>
              <wp:extent cx="7521575" cy="0"/>
              <wp:effectExtent l="0" t="0" r="9525" b="12700"/>
              <wp:wrapNone/>
              <wp:docPr id="325562047" name="Straight Connector 2"/>
              <wp:cNvGraphicFramePr/>
              <a:graphic xmlns:a="http://schemas.openxmlformats.org/drawingml/2006/main">
                <a:graphicData uri="http://schemas.microsoft.com/office/word/2010/wordprocessingShape">
                  <wps:wsp>
                    <wps:cNvCnPr/>
                    <wps:spPr>
                      <a:xfrm>
                        <a:off x="0" y="0"/>
                        <a:ext cx="7521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28239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1.3pt,17.35pt" to="520.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" strokecolor="#4a66ac [3204]">
              <v:stroke endcap="round"/>
            </v:line>
          </w:pict>
        </mc:Fallback>
      </mc:AlternateContent>
    </w:r>
    <w:ins w:id="49" w:author="Lokesh6 Sharma" w:date="2025-11-25T09:39:00Z">
      <w:r>
        <w:pict w14:anchorId="25CFB6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3564" o:spid="_x0000_s1026" type="#_x0000_t136" alt="" style="position:absolute;margin-left:0;margin-top:0;width:797pt;height:43pt;rotation:315;z-index:-251620352;mso-wrap-edited:f;mso-width-percent:0;mso-height-percent:0;mso-position-horizontal:center;mso-position-horizontal-relative:margin;mso-position-vertical:center;mso-position-vertical-relative:margin;mso-width-percent:0;mso-height-percent:0" o:allowincell="f" fillcolor="#83b1f6 [2894]" stroked="f">
            <v:fill opacity="19005f"/>
            <v:textpath style="font-family:&quot;Aptos&quot;;font-weight:bold" string="“CONFIDENTIAL – FOR NeGDv(MeitY) USE ONLY”"/>
            <w10:wrap anchorx="margin" anchory="margin"/>
          </v:shape>
        </w:pict>
      </w:r>
    </w:ins>
    <w:r w:rsidR="00232F26">
      <w:rPr>
        <w:rFonts w:ascii="Aptos" w:hAnsi="Aptos"/>
        <w:b/>
        <w:bCs/>
        <w:sz w:val="20"/>
        <w:szCs w:val="20"/>
        <w:lang w:val="en-US"/>
      </w:rPr>
      <w:t>Jio Platforms Limited</w:t>
    </w:r>
    <w:r w:rsidR="00232F26">
      <w:rPr>
        <w:rFonts w:ascii="Aptos" w:hAnsi="Aptos"/>
        <w:b/>
        <w:bCs/>
        <w:sz w:val="20"/>
        <w:szCs w:val="20"/>
        <w:lang w:val="en-US"/>
      </w:rPr>
      <w:ptab w:relativeTo="margin" w:alignment="center" w:leader="none"/>
    </w:r>
    <w:r w:rsidR="00232F26">
      <w:rPr>
        <w:rFonts w:ascii="Aptos" w:hAnsi="Aptos"/>
        <w:b/>
        <w:bCs/>
        <w:sz w:val="20"/>
        <w:szCs w:val="20"/>
        <w:lang w:val="en-US"/>
      </w:rPr>
      <w:t>Consent Management System</w:t>
    </w:r>
    <w:r w:rsidR="00232F26">
      <w:rPr>
        <w:rFonts w:ascii="Aptos" w:hAnsi="Aptos"/>
        <w:b/>
        <w:bCs/>
        <w:sz w:val="20"/>
        <w:szCs w:val="20"/>
        <w:lang w:val="en-US"/>
      </w:rPr>
      <w:ptab w:relativeTo="margin" w:alignment="right" w:leader="none"/>
    </w:r>
    <w:r w:rsidR="00232F26">
      <w:rPr>
        <w:rFonts w:ascii="Aptos" w:hAnsi="Aptos"/>
        <w:b/>
        <w:bCs/>
        <w:sz w:val="20"/>
        <w:szCs w:val="20"/>
        <w:lang w:val="en-US"/>
      </w:rPr>
      <w:t>Confidential</w:t>
    </w:r>
  </w:p>
  <w:p w14:paraId="6CF03843" w14:textId="77777777" w:rsidR="00232F26" w:rsidRDefault="00232F26" w:rsidP="009F59D6">
    <w:pPr>
      <w:pStyle w:val="Header"/>
      <w:rPr>
        <w:rFonts w:ascii="Aptos" w:hAnsi="Aptos"/>
        <w:b/>
        <w:bCs/>
        <w:sz w:val="20"/>
        <w:szCs w:val="20"/>
        <w:lang w:val="en-US"/>
      </w:rPr>
    </w:pPr>
  </w:p>
  <w:p w14:paraId="56AB5428" w14:textId="77777777" w:rsidR="00232F26" w:rsidRDefault="00232F26" w:rsidP="009F59D6">
    <w:pPr>
      <w:pStyle w:val="Footer"/>
      <w:ind w:right="360"/>
      <w:jc w:val="center"/>
      <w:rPr>
        <w:rFonts w:ascii="Calibri" w:hAnsi="Calibri" w:cs="Calibri"/>
        <w:b/>
        <w:bCs/>
        <w:color w:val="0000FF"/>
        <w:sz w:val="22"/>
        <w:szCs w:val="22"/>
      </w:rPr>
    </w:pPr>
    <w:r>
      <w:rPr>
        <w:rFonts w:ascii="Calibri" w:hAnsi="Calibri" w:cs="Calibri"/>
        <w:b/>
        <w:bCs/>
        <w:color w:val="0000FF"/>
        <w:sz w:val="22"/>
        <w:szCs w:val="22"/>
        <w:highlight w:val="lightGray"/>
      </w:rPr>
      <w:t>“This document is submitted only for Code for Consent Challenge, organised by NeGD (a part of MeitY) and shall not be used for any other purpose.”</w:t>
    </w:r>
  </w:p>
  <w:p w14:paraId="2B007318" w14:textId="05C85914" w:rsidR="00232F26" w:rsidRPr="00697CC9" w:rsidRDefault="00232F26">
    <w:pPr>
      <w:pStyle w:val="Header"/>
      <w:rPr>
        <w:sz w:val="20"/>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2E648" w14:textId="1FD05BFE" w:rsidR="00232F26" w:rsidRPr="0060149F" w:rsidRDefault="00284586" w:rsidP="00697CC9">
    <w:pPr>
      <w:pStyle w:val="Header"/>
      <w:jc w:val="center"/>
      <w:rPr>
        <w:lang w:val="en-US"/>
      </w:rPr>
    </w:pPr>
    <w:r>
      <w:rPr>
        <w:noProof/>
      </w:rPr>
      <w:pict w14:anchorId="1BF769A9">
        <v:shapetype id="_x0000_t202" coordsize="21600,21600" o:spt="202" path="m,l,21600r21600,l21600,xe">
          <v:stroke joinstyle="miter"/>
          <v:path gradientshapeok="t" o:connecttype="rect"/>
        </v:shapetype>
        <v:shape id="Text Box 1" o:spid="_x0000_s1025" type="#_x0000_t202" style="position:absolute;left:0;text-align:left;margin-left:0;margin-top:0;width:797pt;height:43pt;rotation:-45;z-index:-2516264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" o:allowincell="f" filled="f" stroked="f">
          <o:lock v:ext="edit" rotation="t" aspectratio="t" verticies="t" adjusthandles="t" grouping="t" shapetype="t"/>
          <v:textbox>
            <w:txbxContent>
              <w:p w14:paraId="2971BDDB" w14:textId="77777777" w:rsidR="00232F26" w:rsidRDefault="00232F26" w:rsidP="00DA683F">
                <w:pPr>
                  <w:jc w:val="center"/>
                  <w:rPr>
                    <w:rFonts w:ascii="Aptos" w:hAnsi="Aptos"/>
                    <w:b/>
                    <w:bCs/>
                    <w:color w:val="498CF1" w:themeColor="background2" w:themeShade="BF"/>
                    <w:sz w:val="48"/>
                    <w:szCs w:val="48"/>
                    <w:lang w:val="en-GB"/>
                    <w14:textFill>
                      <w14:solidFill>
                        <w14:schemeClr w14:val="bg2">
                          <w14:alpha w14:val="60000"/>
                          <w14:lumMod w14:val="75000"/>
                        </w14:schemeClr>
                      </w14:solidFill>
                    </w14:textFill>
                  </w:rPr>
                </w:pPr>
                <w:r>
                  <w:rPr>
                    <w:rFonts w:ascii="Aptos" w:hAnsi="Aptos"/>
                    <w:b/>
                    <w:bCs/>
                    <w:color w:val="498CF1" w:themeColor="background2" w:themeShade="BF"/>
                    <w:sz w:val="48"/>
                    <w:szCs w:val="48"/>
                    <w:lang w:val="en-GB"/>
                    <w14:textFill>
                      <w14:solidFill>
                        <w14:schemeClr w14:val="bg2">
                          <w14:alpha w14:val="60000"/>
                          <w14:lumMod w14:val="75000"/>
                        </w14:schemeClr>
                      </w14:solidFill>
                    </w14:textFill>
                  </w:rPr>
                  <w:t>“CONFIDENTIAL – FOR NeGDv(MeitY) USE ONLY”</w:t>
                </w:r>
              </w:p>
            </w:txbxContent>
          </v:textbox>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wV3nX1nRRo1HL8" int2:id="YyyW9NU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C22"/>
    <w:multiLevelType w:val="hybridMultilevel"/>
    <w:tmpl w:val="DD62778A"/>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AEE73C8"/>
    <w:multiLevelType w:val="hybridMultilevel"/>
    <w:tmpl w:val="D784A23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E091A0E"/>
    <w:multiLevelType w:val="hybridMultilevel"/>
    <w:tmpl w:val="A6882A6C"/>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5F66F2"/>
    <w:multiLevelType w:val="hybridMultilevel"/>
    <w:tmpl w:val="3162F11C"/>
    <w:lvl w:ilvl="0" w:tplc="08090011">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12C377CE"/>
    <w:multiLevelType w:val="multilevel"/>
    <w:tmpl w:val="221E3B5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DDF2384"/>
    <w:multiLevelType w:val="hybridMultilevel"/>
    <w:tmpl w:val="3162F1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EC2218E"/>
    <w:multiLevelType w:val="hybridMultilevel"/>
    <w:tmpl w:val="0EFC5458"/>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F7C15DD"/>
    <w:multiLevelType w:val="hybridMultilevel"/>
    <w:tmpl w:val="C26C1E42"/>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943855"/>
    <w:multiLevelType w:val="hybridMultilevel"/>
    <w:tmpl w:val="A6522C58"/>
    <w:lvl w:ilvl="0" w:tplc="414C6166">
      <w:numFmt w:val="bullet"/>
      <w:lvlText w:val="•"/>
      <w:lvlJc w:val="left"/>
      <w:pPr>
        <w:ind w:left="720" w:hanging="360"/>
      </w:pPr>
      <w:rPr>
        <w:rFonts w:ascii="Aptos" w:eastAsia="Times New Roman" w:hAnsi="Aptos"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4075DF"/>
    <w:multiLevelType w:val="hybridMultilevel"/>
    <w:tmpl w:val="A0D0F8C2"/>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F26D5"/>
    <w:multiLevelType w:val="hybridMultilevel"/>
    <w:tmpl w:val="3162F1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DAC56E6"/>
    <w:multiLevelType w:val="multilevel"/>
    <w:tmpl w:val="CB8E825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98568DB"/>
    <w:multiLevelType w:val="hybridMultilevel"/>
    <w:tmpl w:val="EB560142"/>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55D62"/>
    <w:multiLevelType w:val="hybridMultilevel"/>
    <w:tmpl w:val="80468A8A"/>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3727D6"/>
    <w:multiLevelType w:val="hybridMultilevel"/>
    <w:tmpl w:val="132A765C"/>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F84E74"/>
    <w:multiLevelType w:val="hybridMultilevel"/>
    <w:tmpl w:val="18BAE65C"/>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8D02D7"/>
    <w:multiLevelType w:val="hybridMultilevel"/>
    <w:tmpl w:val="D784A23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4E4A2C1A"/>
    <w:multiLevelType w:val="multilevel"/>
    <w:tmpl w:val="901C1A10"/>
    <w:lvl w:ilvl="0">
      <w:start w:val="1"/>
      <w:numFmt w:val="upperRoman"/>
      <w:lvlText w:val="%1."/>
      <w:lvlJc w:val="left"/>
      <w:pPr>
        <w:ind w:left="0" w:firstLine="0"/>
      </w:pPr>
    </w:lvl>
    <w:lvl w:ilvl="1">
      <w:start w:val="1"/>
      <w:numFmt w:val="decimal"/>
      <w:pStyle w:val="Heading2"/>
      <w:lvlText w:val="%2."/>
      <w:lvlJc w:val="left"/>
      <w:pPr>
        <w:ind w:left="1211" w:hanging="360"/>
      </w:p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8" w15:restartNumberingAfterBreak="0">
    <w:nsid w:val="4F326966"/>
    <w:multiLevelType w:val="multilevel"/>
    <w:tmpl w:val="5D1A1AD8"/>
    <w:lvl w:ilvl="0">
      <w:start w:val="1"/>
      <w:numFmt w:val="decimal"/>
      <w:lvlText w:val="%1)"/>
      <w:lvlJc w:val="left"/>
      <w:pPr>
        <w:ind w:left="1080" w:hanging="360"/>
      </w:pPr>
      <w:rPr>
        <w:rFonts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501B6A15"/>
    <w:multiLevelType w:val="hybridMultilevel"/>
    <w:tmpl w:val="CE866CC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12B1574"/>
    <w:multiLevelType w:val="hybridMultilevel"/>
    <w:tmpl w:val="855CA26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7B5890"/>
    <w:multiLevelType w:val="hybridMultilevel"/>
    <w:tmpl w:val="D784A23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53C3380E"/>
    <w:multiLevelType w:val="hybridMultilevel"/>
    <w:tmpl w:val="3162F1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58487AB6"/>
    <w:multiLevelType w:val="multilevel"/>
    <w:tmpl w:val="1AEAE2D0"/>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77F3D43"/>
    <w:multiLevelType w:val="hybridMultilevel"/>
    <w:tmpl w:val="DD62778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8171080"/>
    <w:multiLevelType w:val="hybridMultilevel"/>
    <w:tmpl w:val="7D32540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69482F23"/>
    <w:multiLevelType w:val="hybridMultilevel"/>
    <w:tmpl w:val="186E87D6"/>
    <w:lvl w:ilvl="0" w:tplc="414C6166">
      <w:numFmt w:val="bullet"/>
      <w:lvlText w:val="•"/>
      <w:lvlJc w:val="left"/>
      <w:pPr>
        <w:ind w:left="720" w:hanging="360"/>
      </w:pPr>
      <w:rPr>
        <w:rFonts w:ascii="Aptos" w:eastAsia="Times New Roman" w:hAnsi="Apto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235A93"/>
    <w:multiLevelType w:val="hybridMultilevel"/>
    <w:tmpl w:val="DD62778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954501B"/>
    <w:multiLevelType w:val="hybridMultilevel"/>
    <w:tmpl w:val="D784A238"/>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7CD95CB1"/>
    <w:multiLevelType w:val="hybridMultilevel"/>
    <w:tmpl w:val="DD62778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EF12E57"/>
    <w:multiLevelType w:val="hybridMultilevel"/>
    <w:tmpl w:val="3162F11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8043219">
    <w:abstractNumId w:val="23"/>
  </w:num>
  <w:num w:numId="2" w16cid:durableId="1757556126">
    <w:abstractNumId w:val="17"/>
  </w:num>
  <w:num w:numId="3" w16cid:durableId="1234850436">
    <w:abstractNumId w:val="11"/>
  </w:num>
  <w:num w:numId="4" w16cid:durableId="1165511266">
    <w:abstractNumId w:val="25"/>
  </w:num>
  <w:num w:numId="5" w16cid:durableId="1129057272">
    <w:abstractNumId w:val="4"/>
  </w:num>
  <w:num w:numId="6" w16cid:durableId="1882590186">
    <w:abstractNumId w:val="20"/>
  </w:num>
  <w:num w:numId="7" w16cid:durableId="1337608658">
    <w:abstractNumId w:val="19"/>
  </w:num>
  <w:num w:numId="8" w16cid:durableId="1463426757">
    <w:abstractNumId w:val="6"/>
  </w:num>
  <w:num w:numId="9" w16cid:durableId="1836845712">
    <w:abstractNumId w:val="0"/>
  </w:num>
  <w:num w:numId="10" w16cid:durableId="287247061">
    <w:abstractNumId w:val="24"/>
  </w:num>
  <w:num w:numId="11" w16cid:durableId="1829783179">
    <w:abstractNumId w:val="27"/>
  </w:num>
  <w:num w:numId="12" w16cid:durableId="1613900341">
    <w:abstractNumId w:val="29"/>
  </w:num>
  <w:num w:numId="13" w16cid:durableId="414784328">
    <w:abstractNumId w:val="9"/>
  </w:num>
  <w:num w:numId="14" w16cid:durableId="759982743">
    <w:abstractNumId w:val="14"/>
  </w:num>
  <w:num w:numId="15" w16cid:durableId="237399276">
    <w:abstractNumId w:val="8"/>
  </w:num>
  <w:num w:numId="16" w16cid:durableId="285040077">
    <w:abstractNumId w:val="15"/>
  </w:num>
  <w:num w:numId="17" w16cid:durableId="1500122657">
    <w:abstractNumId w:val="7"/>
  </w:num>
  <w:num w:numId="18" w16cid:durableId="884219388">
    <w:abstractNumId w:val="2"/>
  </w:num>
  <w:num w:numId="19" w16cid:durableId="901410893">
    <w:abstractNumId w:val="13"/>
  </w:num>
  <w:num w:numId="20" w16cid:durableId="222915317">
    <w:abstractNumId w:val="12"/>
  </w:num>
  <w:num w:numId="21" w16cid:durableId="833648758">
    <w:abstractNumId w:val="26"/>
  </w:num>
  <w:num w:numId="22" w16cid:durableId="1920827154">
    <w:abstractNumId w:val="3"/>
  </w:num>
  <w:num w:numId="23" w16cid:durableId="981233751">
    <w:abstractNumId w:val="21"/>
  </w:num>
  <w:num w:numId="24" w16cid:durableId="1778017756">
    <w:abstractNumId w:val="30"/>
  </w:num>
  <w:num w:numId="25" w16cid:durableId="790130430">
    <w:abstractNumId w:val="22"/>
  </w:num>
  <w:num w:numId="26" w16cid:durableId="772290553">
    <w:abstractNumId w:val="10"/>
  </w:num>
  <w:num w:numId="27" w16cid:durableId="1063790578">
    <w:abstractNumId w:val="5"/>
  </w:num>
  <w:num w:numId="28" w16cid:durableId="821777365">
    <w:abstractNumId w:val="28"/>
  </w:num>
  <w:num w:numId="29" w16cid:durableId="1868132122">
    <w:abstractNumId w:val="16"/>
  </w:num>
  <w:num w:numId="30" w16cid:durableId="1951475210">
    <w:abstractNumId w:val="1"/>
  </w:num>
  <w:num w:numId="31" w16cid:durableId="1615669170">
    <w:abstractNumId w:val="18"/>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kesh6 Sharma">
    <w15:presenceInfo w15:providerId="AD" w15:userId="S::Lokesh6.Sharma@ril.com::9ec9c1c9-d94c-4a55-aa4e-6df5b4ded7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isplayBackgroundShape/>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B8"/>
    <w:rsid w:val="00002FF7"/>
    <w:rsid w:val="00030EE7"/>
    <w:rsid w:val="00032791"/>
    <w:rsid w:val="000671A0"/>
    <w:rsid w:val="0007386B"/>
    <w:rsid w:val="0009067E"/>
    <w:rsid w:val="00091694"/>
    <w:rsid w:val="0009791F"/>
    <w:rsid w:val="00097DA5"/>
    <w:rsid w:val="000A4F06"/>
    <w:rsid w:val="000B14B1"/>
    <w:rsid w:val="000D788C"/>
    <w:rsid w:val="000E4A69"/>
    <w:rsid w:val="0010150A"/>
    <w:rsid w:val="00117701"/>
    <w:rsid w:val="00134AB9"/>
    <w:rsid w:val="00136B77"/>
    <w:rsid w:val="00160D1F"/>
    <w:rsid w:val="001610FC"/>
    <w:rsid w:val="00164C1A"/>
    <w:rsid w:val="0017236D"/>
    <w:rsid w:val="0017325F"/>
    <w:rsid w:val="001C315F"/>
    <w:rsid w:val="001C7EAA"/>
    <w:rsid w:val="001D351C"/>
    <w:rsid w:val="001F5D67"/>
    <w:rsid w:val="001F6245"/>
    <w:rsid w:val="0021211A"/>
    <w:rsid w:val="00226664"/>
    <w:rsid w:val="00227A0D"/>
    <w:rsid w:val="00232F26"/>
    <w:rsid w:val="00280DEF"/>
    <w:rsid w:val="00284586"/>
    <w:rsid w:val="00284CEB"/>
    <w:rsid w:val="00290D44"/>
    <w:rsid w:val="00292F8D"/>
    <w:rsid w:val="00296193"/>
    <w:rsid w:val="002B4D73"/>
    <w:rsid w:val="002D227A"/>
    <w:rsid w:val="002E09AB"/>
    <w:rsid w:val="002F2048"/>
    <w:rsid w:val="003000BB"/>
    <w:rsid w:val="00316186"/>
    <w:rsid w:val="003176B8"/>
    <w:rsid w:val="0033204F"/>
    <w:rsid w:val="00335DA0"/>
    <w:rsid w:val="00340962"/>
    <w:rsid w:val="00356DB6"/>
    <w:rsid w:val="00385C32"/>
    <w:rsid w:val="00387FBB"/>
    <w:rsid w:val="00393C20"/>
    <w:rsid w:val="003B6A77"/>
    <w:rsid w:val="003C31D1"/>
    <w:rsid w:val="003D5A6D"/>
    <w:rsid w:val="003D5C69"/>
    <w:rsid w:val="003E6A72"/>
    <w:rsid w:val="003F0516"/>
    <w:rsid w:val="00402604"/>
    <w:rsid w:val="00404994"/>
    <w:rsid w:val="0041034C"/>
    <w:rsid w:val="00416ACD"/>
    <w:rsid w:val="00432E37"/>
    <w:rsid w:val="00441307"/>
    <w:rsid w:val="00447553"/>
    <w:rsid w:val="0045344E"/>
    <w:rsid w:val="004874ED"/>
    <w:rsid w:val="004928D1"/>
    <w:rsid w:val="00495067"/>
    <w:rsid w:val="004B4AD9"/>
    <w:rsid w:val="004C5B64"/>
    <w:rsid w:val="004D005B"/>
    <w:rsid w:val="004D4474"/>
    <w:rsid w:val="004E07AF"/>
    <w:rsid w:val="004F0CE2"/>
    <w:rsid w:val="0051398D"/>
    <w:rsid w:val="005561EC"/>
    <w:rsid w:val="00561845"/>
    <w:rsid w:val="00590771"/>
    <w:rsid w:val="0059135E"/>
    <w:rsid w:val="005C18AC"/>
    <w:rsid w:val="005E143B"/>
    <w:rsid w:val="005F626C"/>
    <w:rsid w:val="005F7A9C"/>
    <w:rsid w:val="005F7DD1"/>
    <w:rsid w:val="0060149F"/>
    <w:rsid w:val="006437B7"/>
    <w:rsid w:val="00645E31"/>
    <w:rsid w:val="006506E2"/>
    <w:rsid w:val="00692DC0"/>
    <w:rsid w:val="00694F95"/>
    <w:rsid w:val="00697CC9"/>
    <w:rsid w:val="006A14DB"/>
    <w:rsid w:val="006B28FD"/>
    <w:rsid w:val="006C45D6"/>
    <w:rsid w:val="006D64B5"/>
    <w:rsid w:val="00702755"/>
    <w:rsid w:val="0071030F"/>
    <w:rsid w:val="00731CB0"/>
    <w:rsid w:val="0075105C"/>
    <w:rsid w:val="00766104"/>
    <w:rsid w:val="007711C7"/>
    <w:rsid w:val="00777BDA"/>
    <w:rsid w:val="00780798"/>
    <w:rsid w:val="00790C30"/>
    <w:rsid w:val="007C0C45"/>
    <w:rsid w:val="007C5D50"/>
    <w:rsid w:val="007D5B5C"/>
    <w:rsid w:val="007F3FC7"/>
    <w:rsid w:val="00816EEA"/>
    <w:rsid w:val="0082318F"/>
    <w:rsid w:val="00845E88"/>
    <w:rsid w:val="00862F5C"/>
    <w:rsid w:val="00874F8B"/>
    <w:rsid w:val="008911E5"/>
    <w:rsid w:val="008954E0"/>
    <w:rsid w:val="008C3376"/>
    <w:rsid w:val="008F0E7E"/>
    <w:rsid w:val="008F64A5"/>
    <w:rsid w:val="00902DE0"/>
    <w:rsid w:val="00930D99"/>
    <w:rsid w:val="00942486"/>
    <w:rsid w:val="009433A6"/>
    <w:rsid w:val="00947451"/>
    <w:rsid w:val="009546E4"/>
    <w:rsid w:val="009568DE"/>
    <w:rsid w:val="009701D2"/>
    <w:rsid w:val="00974610"/>
    <w:rsid w:val="009A63C8"/>
    <w:rsid w:val="009A77F2"/>
    <w:rsid w:val="009D1A16"/>
    <w:rsid w:val="009F59D6"/>
    <w:rsid w:val="00A24553"/>
    <w:rsid w:val="00A3090F"/>
    <w:rsid w:val="00A32209"/>
    <w:rsid w:val="00AA12EC"/>
    <w:rsid w:val="00AA5D59"/>
    <w:rsid w:val="00AE1131"/>
    <w:rsid w:val="00AE540B"/>
    <w:rsid w:val="00AE6998"/>
    <w:rsid w:val="00AF61A6"/>
    <w:rsid w:val="00B004B8"/>
    <w:rsid w:val="00B146BB"/>
    <w:rsid w:val="00B24827"/>
    <w:rsid w:val="00B26820"/>
    <w:rsid w:val="00B41019"/>
    <w:rsid w:val="00B47869"/>
    <w:rsid w:val="00B50E61"/>
    <w:rsid w:val="00B62C3A"/>
    <w:rsid w:val="00B9376F"/>
    <w:rsid w:val="00B95BDD"/>
    <w:rsid w:val="00B97E0A"/>
    <w:rsid w:val="00BE4D4A"/>
    <w:rsid w:val="00BF05B8"/>
    <w:rsid w:val="00BF2C8F"/>
    <w:rsid w:val="00C134F9"/>
    <w:rsid w:val="00C25AB5"/>
    <w:rsid w:val="00C7614D"/>
    <w:rsid w:val="00C815DB"/>
    <w:rsid w:val="00C96D23"/>
    <w:rsid w:val="00D26E5B"/>
    <w:rsid w:val="00D305F6"/>
    <w:rsid w:val="00D367C7"/>
    <w:rsid w:val="00D37A37"/>
    <w:rsid w:val="00D63118"/>
    <w:rsid w:val="00D7559A"/>
    <w:rsid w:val="00D773C5"/>
    <w:rsid w:val="00D829B9"/>
    <w:rsid w:val="00DA0467"/>
    <w:rsid w:val="00DA683F"/>
    <w:rsid w:val="00DA7142"/>
    <w:rsid w:val="00DB7B5E"/>
    <w:rsid w:val="00DD261E"/>
    <w:rsid w:val="00DF6344"/>
    <w:rsid w:val="00E006A0"/>
    <w:rsid w:val="00E03AA3"/>
    <w:rsid w:val="00E112A4"/>
    <w:rsid w:val="00E4114A"/>
    <w:rsid w:val="00E4181E"/>
    <w:rsid w:val="00E43976"/>
    <w:rsid w:val="00ED6D2A"/>
    <w:rsid w:val="00EE0CDB"/>
    <w:rsid w:val="00EE2FF3"/>
    <w:rsid w:val="00EF6ED7"/>
    <w:rsid w:val="00F21AF1"/>
    <w:rsid w:val="00F44106"/>
    <w:rsid w:val="00F53A47"/>
    <w:rsid w:val="00F56924"/>
    <w:rsid w:val="00F62338"/>
    <w:rsid w:val="00FA06B0"/>
    <w:rsid w:val="00FA4196"/>
    <w:rsid w:val="00FD34A1"/>
    <w:rsid w:val="00FF3332"/>
    <w:rsid w:val="05A85F03"/>
    <w:rsid w:val="068A5CF6"/>
    <w:rsid w:val="081D55A8"/>
    <w:rsid w:val="08BB2F93"/>
    <w:rsid w:val="09692CF2"/>
    <w:rsid w:val="0993828B"/>
    <w:rsid w:val="09ACC332"/>
    <w:rsid w:val="0D19D7A0"/>
    <w:rsid w:val="0ECBA7CC"/>
    <w:rsid w:val="0F6E45A5"/>
    <w:rsid w:val="1549ACD5"/>
    <w:rsid w:val="1627A79C"/>
    <w:rsid w:val="16EE50F4"/>
    <w:rsid w:val="16EE6AD9"/>
    <w:rsid w:val="17D5EEA9"/>
    <w:rsid w:val="19883569"/>
    <w:rsid w:val="19E1469A"/>
    <w:rsid w:val="1C9D6042"/>
    <w:rsid w:val="1D84A6ED"/>
    <w:rsid w:val="200CFD89"/>
    <w:rsid w:val="20B6908A"/>
    <w:rsid w:val="214408FC"/>
    <w:rsid w:val="2403E2E7"/>
    <w:rsid w:val="242E6463"/>
    <w:rsid w:val="265EB833"/>
    <w:rsid w:val="26FC0C00"/>
    <w:rsid w:val="2726479A"/>
    <w:rsid w:val="277187B0"/>
    <w:rsid w:val="28D3A6E9"/>
    <w:rsid w:val="2EF0F02B"/>
    <w:rsid w:val="2FE5514B"/>
    <w:rsid w:val="30DD7B59"/>
    <w:rsid w:val="3251D9AE"/>
    <w:rsid w:val="32A038EC"/>
    <w:rsid w:val="32DAF932"/>
    <w:rsid w:val="33A0E623"/>
    <w:rsid w:val="35FDAD1A"/>
    <w:rsid w:val="379F7EE2"/>
    <w:rsid w:val="3E2C08A0"/>
    <w:rsid w:val="3E9D0667"/>
    <w:rsid w:val="401E0314"/>
    <w:rsid w:val="43EF1513"/>
    <w:rsid w:val="44A9604A"/>
    <w:rsid w:val="44DC0387"/>
    <w:rsid w:val="44EBA3B6"/>
    <w:rsid w:val="45232E90"/>
    <w:rsid w:val="45FBDBE8"/>
    <w:rsid w:val="46C84537"/>
    <w:rsid w:val="493CC53A"/>
    <w:rsid w:val="4B5CA197"/>
    <w:rsid w:val="4D2054F3"/>
    <w:rsid w:val="4E69EFB5"/>
    <w:rsid w:val="516B4A3B"/>
    <w:rsid w:val="5278FB81"/>
    <w:rsid w:val="52981744"/>
    <w:rsid w:val="54104E1C"/>
    <w:rsid w:val="54E4DC0A"/>
    <w:rsid w:val="557A64A0"/>
    <w:rsid w:val="58F0D303"/>
    <w:rsid w:val="5A19C8DB"/>
    <w:rsid w:val="5B37D228"/>
    <w:rsid w:val="5BD10836"/>
    <w:rsid w:val="5DF0DC6C"/>
    <w:rsid w:val="6305E17C"/>
    <w:rsid w:val="63AC7166"/>
    <w:rsid w:val="656854B4"/>
    <w:rsid w:val="65A83489"/>
    <w:rsid w:val="66013AA0"/>
    <w:rsid w:val="66D8928A"/>
    <w:rsid w:val="672798B9"/>
    <w:rsid w:val="6858DA10"/>
    <w:rsid w:val="69462EC7"/>
    <w:rsid w:val="6D530DE3"/>
    <w:rsid w:val="6FB4D54A"/>
    <w:rsid w:val="71D64057"/>
    <w:rsid w:val="735E2C11"/>
    <w:rsid w:val="73BD7C59"/>
    <w:rsid w:val="73CA06BA"/>
    <w:rsid w:val="74C255EC"/>
    <w:rsid w:val="77D2B36E"/>
    <w:rsid w:val="78361688"/>
    <w:rsid w:val="7A4D009A"/>
    <w:rsid w:val="7B8EF941"/>
    <w:rsid w:val="7CCCC613"/>
    <w:rsid w:val="7CF1A25A"/>
    <w:rsid w:val="7E51E187"/>
    <w:rsid w:val="7EEBDB7A"/>
    <w:rsid w:val="7FC99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D4467"/>
  <w15:docId w15:val="{EBC328BD-C8A7-E34C-A8C7-ECEBACD5C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D4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E112A4"/>
    <w:pPr>
      <w:keepNext/>
      <w:keepLines/>
      <w:spacing w:before="48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iPriority w:val="9"/>
    <w:unhideWhenUsed/>
    <w:qFormat/>
    <w:rsid w:val="00E112A4"/>
    <w:pPr>
      <w:keepNext/>
      <w:keepLines/>
      <w:numPr>
        <w:ilvl w:val="1"/>
        <w:numId w:val="2"/>
      </w:numPr>
      <w:spacing w:before="20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iPriority w:val="9"/>
    <w:unhideWhenUsed/>
    <w:qFormat/>
    <w:rsid w:val="00E112A4"/>
    <w:pPr>
      <w:keepNext/>
      <w:keepLines/>
      <w:numPr>
        <w:ilvl w:val="2"/>
        <w:numId w:val="2"/>
      </w:numPr>
      <w:spacing w:before="20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uiPriority w:val="9"/>
    <w:unhideWhenUsed/>
    <w:qFormat/>
    <w:rsid w:val="00E112A4"/>
    <w:pPr>
      <w:keepNext/>
      <w:keepLines/>
      <w:numPr>
        <w:ilvl w:val="3"/>
        <w:numId w:val="2"/>
      </w:numPr>
      <w:spacing w:before="200"/>
      <w:outlineLvl w:val="3"/>
    </w:pPr>
    <w:rPr>
      <w:rFonts w:asciiTheme="majorHAnsi" w:eastAsiaTheme="majorEastAsia" w:hAnsiTheme="majorHAnsi" w:cstheme="majorBidi"/>
      <w:b/>
      <w:bCs/>
      <w:i/>
      <w:iCs/>
      <w:color w:val="4A66AC" w:themeColor="accent1"/>
    </w:rPr>
  </w:style>
  <w:style w:type="paragraph" w:styleId="Heading5">
    <w:name w:val="heading 5"/>
    <w:basedOn w:val="Normal"/>
    <w:next w:val="Normal"/>
    <w:link w:val="Heading5Char"/>
    <w:uiPriority w:val="9"/>
    <w:semiHidden/>
    <w:unhideWhenUsed/>
    <w:qFormat/>
    <w:rsid w:val="00E112A4"/>
    <w:pPr>
      <w:keepNext/>
      <w:keepLines/>
      <w:numPr>
        <w:ilvl w:val="4"/>
        <w:numId w:val="2"/>
      </w:numPr>
      <w:spacing w:before="200"/>
      <w:outlineLvl w:val="4"/>
    </w:pPr>
    <w:rPr>
      <w:rFonts w:asciiTheme="majorHAnsi" w:eastAsiaTheme="majorEastAsia" w:hAnsiTheme="majorHAnsi" w:cstheme="majorBidi"/>
      <w:color w:val="243255" w:themeColor="accent1" w:themeShade="7F"/>
    </w:rPr>
  </w:style>
  <w:style w:type="paragraph" w:styleId="Heading6">
    <w:name w:val="heading 6"/>
    <w:basedOn w:val="Normal"/>
    <w:next w:val="Normal"/>
    <w:link w:val="Heading6Char"/>
    <w:uiPriority w:val="9"/>
    <w:semiHidden/>
    <w:unhideWhenUsed/>
    <w:qFormat/>
    <w:rsid w:val="00E112A4"/>
    <w:pPr>
      <w:keepNext/>
      <w:keepLines/>
      <w:numPr>
        <w:ilvl w:val="5"/>
        <w:numId w:val="2"/>
      </w:numPr>
      <w:spacing w:before="200"/>
      <w:outlineLvl w:val="5"/>
    </w:pPr>
    <w:rPr>
      <w:rFonts w:asciiTheme="majorHAnsi" w:eastAsiaTheme="majorEastAsia" w:hAnsiTheme="majorHAnsi" w:cstheme="majorBidi"/>
      <w:i/>
      <w:iCs/>
      <w:color w:val="243255" w:themeColor="accent1" w:themeShade="7F"/>
    </w:rPr>
  </w:style>
  <w:style w:type="paragraph" w:styleId="Heading7">
    <w:name w:val="heading 7"/>
    <w:basedOn w:val="Normal"/>
    <w:next w:val="Normal"/>
    <w:link w:val="Heading7Char"/>
    <w:uiPriority w:val="9"/>
    <w:semiHidden/>
    <w:unhideWhenUsed/>
    <w:qFormat/>
    <w:rsid w:val="00E112A4"/>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112A4"/>
    <w:pPr>
      <w:keepNext/>
      <w:keepLines/>
      <w:numPr>
        <w:ilvl w:val="7"/>
        <w:numId w:val="2"/>
      </w:numPr>
      <w:spacing w:before="200"/>
      <w:outlineLvl w:val="7"/>
    </w:pPr>
    <w:rPr>
      <w:rFonts w:asciiTheme="majorHAnsi" w:eastAsiaTheme="majorEastAsia" w:hAnsiTheme="majorHAnsi" w:cstheme="majorBidi"/>
      <w:color w:val="4A66AC" w:themeColor="accent1"/>
      <w:sz w:val="20"/>
      <w:szCs w:val="20"/>
    </w:rPr>
  </w:style>
  <w:style w:type="paragraph" w:styleId="Heading9">
    <w:name w:val="heading 9"/>
    <w:basedOn w:val="Normal"/>
    <w:next w:val="Normal"/>
    <w:link w:val="Heading9Char"/>
    <w:uiPriority w:val="9"/>
    <w:semiHidden/>
    <w:unhideWhenUsed/>
    <w:qFormat/>
    <w:rsid w:val="00E112A4"/>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112A4"/>
    <w:pPr>
      <w:spacing w:after="0" w:line="240" w:lineRule="auto"/>
    </w:pPr>
  </w:style>
  <w:style w:type="character" w:customStyle="1" w:styleId="NoSpacingChar">
    <w:name w:val="No Spacing Char"/>
    <w:basedOn w:val="DefaultParagraphFont"/>
    <w:link w:val="NoSpacing"/>
    <w:uiPriority w:val="1"/>
    <w:rsid w:val="00E112A4"/>
  </w:style>
  <w:style w:type="character" w:customStyle="1" w:styleId="Heading1Char">
    <w:name w:val="Heading 1 Char"/>
    <w:basedOn w:val="DefaultParagraphFont"/>
    <w:link w:val="Heading1"/>
    <w:uiPriority w:val="9"/>
    <w:rsid w:val="00E112A4"/>
    <w:rPr>
      <w:rFonts w:asciiTheme="majorHAnsi" w:eastAsiaTheme="majorEastAsia" w:hAnsiTheme="majorHAnsi" w:cstheme="majorBidi"/>
      <w:b/>
      <w:bCs/>
      <w:color w:val="374C80" w:themeColor="accent1" w:themeShade="BF"/>
      <w:sz w:val="28"/>
      <w:szCs w:val="28"/>
    </w:rPr>
  </w:style>
  <w:style w:type="character" w:customStyle="1" w:styleId="Heading2Char">
    <w:name w:val="Heading 2 Char"/>
    <w:basedOn w:val="DefaultParagraphFont"/>
    <w:link w:val="Heading2"/>
    <w:uiPriority w:val="9"/>
    <w:rsid w:val="00E112A4"/>
    <w:rPr>
      <w:rFonts w:asciiTheme="majorHAnsi" w:eastAsiaTheme="majorEastAsia" w:hAnsiTheme="majorHAnsi" w:cstheme="majorBidi"/>
      <w:b/>
      <w:bCs/>
      <w:color w:val="4A66AC" w:themeColor="accent1"/>
      <w:sz w:val="26"/>
      <w:szCs w:val="26"/>
      <w:lang w:eastAsia="en-GB"/>
    </w:rPr>
  </w:style>
  <w:style w:type="character" w:customStyle="1" w:styleId="Heading3Char">
    <w:name w:val="Heading 3 Char"/>
    <w:basedOn w:val="DefaultParagraphFont"/>
    <w:link w:val="Heading3"/>
    <w:uiPriority w:val="9"/>
    <w:rsid w:val="00E112A4"/>
    <w:rPr>
      <w:rFonts w:asciiTheme="majorHAnsi" w:eastAsiaTheme="majorEastAsia" w:hAnsiTheme="majorHAnsi" w:cstheme="majorBidi"/>
      <w:b/>
      <w:bCs/>
      <w:color w:val="4A66AC" w:themeColor="accent1"/>
      <w:sz w:val="24"/>
      <w:szCs w:val="24"/>
      <w:lang w:eastAsia="en-GB"/>
    </w:rPr>
  </w:style>
  <w:style w:type="character" w:customStyle="1" w:styleId="Heading4Char">
    <w:name w:val="Heading 4 Char"/>
    <w:basedOn w:val="DefaultParagraphFont"/>
    <w:link w:val="Heading4"/>
    <w:uiPriority w:val="9"/>
    <w:rsid w:val="00E112A4"/>
    <w:rPr>
      <w:rFonts w:asciiTheme="majorHAnsi" w:eastAsiaTheme="majorEastAsia" w:hAnsiTheme="majorHAnsi" w:cstheme="majorBidi"/>
      <w:b/>
      <w:bCs/>
      <w:i/>
      <w:iCs/>
      <w:color w:val="4A66AC" w:themeColor="accent1"/>
      <w:sz w:val="24"/>
      <w:szCs w:val="24"/>
      <w:lang w:eastAsia="en-GB"/>
    </w:rPr>
  </w:style>
  <w:style w:type="character" w:customStyle="1" w:styleId="Heading5Char">
    <w:name w:val="Heading 5 Char"/>
    <w:basedOn w:val="DefaultParagraphFont"/>
    <w:link w:val="Heading5"/>
    <w:uiPriority w:val="9"/>
    <w:semiHidden/>
    <w:rsid w:val="00E112A4"/>
    <w:rPr>
      <w:rFonts w:asciiTheme="majorHAnsi" w:eastAsiaTheme="majorEastAsia" w:hAnsiTheme="majorHAnsi" w:cstheme="majorBidi"/>
      <w:color w:val="243255" w:themeColor="accent1" w:themeShade="7F"/>
      <w:sz w:val="24"/>
      <w:szCs w:val="24"/>
      <w:lang w:eastAsia="en-GB"/>
    </w:rPr>
  </w:style>
  <w:style w:type="character" w:customStyle="1" w:styleId="Heading6Char">
    <w:name w:val="Heading 6 Char"/>
    <w:basedOn w:val="DefaultParagraphFont"/>
    <w:link w:val="Heading6"/>
    <w:uiPriority w:val="9"/>
    <w:semiHidden/>
    <w:rsid w:val="00E112A4"/>
    <w:rPr>
      <w:rFonts w:asciiTheme="majorHAnsi" w:eastAsiaTheme="majorEastAsia" w:hAnsiTheme="majorHAnsi" w:cstheme="majorBidi"/>
      <w:i/>
      <w:iCs/>
      <w:color w:val="243255" w:themeColor="accent1" w:themeShade="7F"/>
      <w:sz w:val="24"/>
      <w:szCs w:val="24"/>
      <w:lang w:eastAsia="en-GB"/>
    </w:rPr>
  </w:style>
  <w:style w:type="character" w:customStyle="1" w:styleId="Heading7Char">
    <w:name w:val="Heading 7 Char"/>
    <w:basedOn w:val="DefaultParagraphFont"/>
    <w:link w:val="Heading7"/>
    <w:uiPriority w:val="9"/>
    <w:semiHidden/>
    <w:rsid w:val="00E112A4"/>
    <w:rPr>
      <w:rFonts w:asciiTheme="majorHAnsi" w:eastAsiaTheme="majorEastAsia" w:hAnsiTheme="majorHAnsi" w:cstheme="majorBidi"/>
      <w:i/>
      <w:iCs/>
      <w:color w:val="404040" w:themeColor="text1" w:themeTint="BF"/>
      <w:sz w:val="24"/>
      <w:szCs w:val="24"/>
      <w:lang w:eastAsia="en-GB"/>
    </w:rPr>
  </w:style>
  <w:style w:type="character" w:customStyle="1" w:styleId="Heading8Char">
    <w:name w:val="Heading 8 Char"/>
    <w:basedOn w:val="DefaultParagraphFont"/>
    <w:link w:val="Heading8"/>
    <w:uiPriority w:val="9"/>
    <w:semiHidden/>
    <w:rsid w:val="00E112A4"/>
    <w:rPr>
      <w:rFonts w:asciiTheme="majorHAnsi" w:eastAsiaTheme="majorEastAsia" w:hAnsiTheme="majorHAnsi" w:cstheme="majorBidi"/>
      <w:color w:val="4A66AC" w:themeColor="accent1"/>
      <w:sz w:val="20"/>
      <w:szCs w:val="20"/>
      <w:lang w:eastAsia="en-GB"/>
    </w:rPr>
  </w:style>
  <w:style w:type="character" w:customStyle="1" w:styleId="Heading9Char">
    <w:name w:val="Heading 9 Char"/>
    <w:basedOn w:val="DefaultParagraphFont"/>
    <w:link w:val="Heading9"/>
    <w:uiPriority w:val="9"/>
    <w:semiHidden/>
    <w:rsid w:val="00E112A4"/>
    <w:rPr>
      <w:rFonts w:asciiTheme="majorHAnsi" w:eastAsiaTheme="majorEastAsia" w:hAnsiTheme="majorHAnsi" w:cstheme="majorBidi"/>
      <w:i/>
      <w:iCs/>
      <w:color w:val="404040" w:themeColor="text1" w:themeTint="BF"/>
      <w:sz w:val="20"/>
      <w:szCs w:val="20"/>
      <w:lang w:eastAsia="en-GB"/>
    </w:rPr>
  </w:style>
  <w:style w:type="paragraph" w:styleId="Caption">
    <w:name w:val="caption"/>
    <w:basedOn w:val="Normal"/>
    <w:next w:val="Normal"/>
    <w:uiPriority w:val="35"/>
    <w:unhideWhenUsed/>
    <w:qFormat/>
    <w:rsid w:val="00E112A4"/>
    <w:rPr>
      <w:b/>
      <w:bCs/>
      <w:color w:val="4A66AC" w:themeColor="accent1"/>
      <w:sz w:val="18"/>
      <w:szCs w:val="18"/>
    </w:rPr>
  </w:style>
  <w:style w:type="paragraph" w:styleId="Title">
    <w:name w:val="Title"/>
    <w:basedOn w:val="Normal"/>
    <w:next w:val="Normal"/>
    <w:link w:val="TitleChar"/>
    <w:uiPriority w:val="10"/>
    <w:qFormat/>
    <w:rsid w:val="00E112A4"/>
    <w:pPr>
      <w:pBdr>
        <w:bottom w:val="single" w:sz="8" w:space="4" w:color="4A66AC" w:themeColor="accent1"/>
      </w:pBdr>
      <w:spacing w:after="300"/>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leChar">
    <w:name w:val="Title Char"/>
    <w:basedOn w:val="DefaultParagraphFont"/>
    <w:link w:val="Title"/>
    <w:uiPriority w:val="10"/>
    <w:rsid w:val="00E112A4"/>
    <w:rPr>
      <w:rFonts w:asciiTheme="majorHAnsi" w:eastAsiaTheme="majorEastAsia" w:hAnsiTheme="majorHAnsi" w:cstheme="majorBidi"/>
      <w:color w:val="1B1D3D" w:themeColor="text2" w:themeShade="BF"/>
      <w:spacing w:val="5"/>
      <w:kern w:val="28"/>
      <w:sz w:val="52"/>
      <w:szCs w:val="52"/>
    </w:rPr>
  </w:style>
  <w:style w:type="paragraph" w:styleId="Subtitle">
    <w:name w:val="Subtitle"/>
    <w:basedOn w:val="Normal"/>
    <w:next w:val="Normal"/>
    <w:link w:val="SubtitleChar"/>
    <w:uiPriority w:val="11"/>
    <w:qFormat/>
    <w:rsid w:val="00E112A4"/>
    <w:pPr>
      <w:numPr>
        <w:ilvl w:val="1"/>
      </w:numPr>
    </w:pPr>
    <w:rPr>
      <w:rFonts w:asciiTheme="majorHAnsi" w:eastAsiaTheme="majorEastAsia" w:hAnsiTheme="majorHAnsi" w:cstheme="majorBidi"/>
      <w:i/>
      <w:iCs/>
      <w:color w:val="4A66AC" w:themeColor="accent1"/>
      <w:spacing w:val="15"/>
    </w:rPr>
  </w:style>
  <w:style w:type="character" w:customStyle="1" w:styleId="SubtitleChar">
    <w:name w:val="Subtitle Char"/>
    <w:basedOn w:val="DefaultParagraphFont"/>
    <w:link w:val="Subtitle"/>
    <w:uiPriority w:val="11"/>
    <w:rsid w:val="00E112A4"/>
    <w:rPr>
      <w:rFonts w:asciiTheme="majorHAnsi" w:eastAsiaTheme="majorEastAsia" w:hAnsiTheme="majorHAnsi" w:cstheme="majorBidi"/>
      <w:i/>
      <w:iCs/>
      <w:color w:val="4A66AC" w:themeColor="accent1"/>
      <w:spacing w:val="15"/>
      <w:sz w:val="24"/>
      <w:szCs w:val="24"/>
    </w:rPr>
  </w:style>
  <w:style w:type="character" w:styleId="Strong">
    <w:name w:val="Strong"/>
    <w:basedOn w:val="DefaultParagraphFont"/>
    <w:uiPriority w:val="22"/>
    <w:qFormat/>
    <w:rsid w:val="00E112A4"/>
    <w:rPr>
      <w:b/>
      <w:bCs/>
    </w:rPr>
  </w:style>
  <w:style w:type="character" w:styleId="Emphasis">
    <w:name w:val="Emphasis"/>
    <w:basedOn w:val="DefaultParagraphFont"/>
    <w:uiPriority w:val="20"/>
    <w:qFormat/>
    <w:rsid w:val="00E112A4"/>
    <w:rPr>
      <w:i/>
      <w:iCs/>
    </w:rPr>
  </w:style>
  <w:style w:type="paragraph" w:styleId="ListParagraph">
    <w:name w:val="List Paragraph"/>
    <w:basedOn w:val="Normal"/>
    <w:uiPriority w:val="34"/>
    <w:qFormat/>
    <w:rsid w:val="00E112A4"/>
    <w:pPr>
      <w:ind w:left="720"/>
      <w:contextualSpacing/>
    </w:pPr>
  </w:style>
  <w:style w:type="paragraph" w:styleId="Quote">
    <w:name w:val="Quote"/>
    <w:basedOn w:val="Normal"/>
    <w:next w:val="Normal"/>
    <w:link w:val="QuoteChar"/>
    <w:uiPriority w:val="29"/>
    <w:qFormat/>
    <w:rsid w:val="00E112A4"/>
    <w:rPr>
      <w:i/>
      <w:iCs/>
      <w:color w:val="000000" w:themeColor="text1"/>
    </w:rPr>
  </w:style>
  <w:style w:type="character" w:customStyle="1" w:styleId="QuoteChar">
    <w:name w:val="Quote Char"/>
    <w:basedOn w:val="DefaultParagraphFont"/>
    <w:link w:val="Quote"/>
    <w:uiPriority w:val="29"/>
    <w:rsid w:val="00E112A4"/>
    <w:rPr>
      <w:i/>
      <w:iCs/>
      <w:color w:val="000000" w:themeColor="text1"/>
    </w:rPr>
  </w:style>
  <w:style w:type="paragraph" w:styleId="IntenseQuote">
    <w:name w:val="Intense Quote"/>
    <w:basedOn w:val="Normal"/>
    <w:next w:val="Normal"/>
    <w:link w:val="IntenseQuoteChar"/>
    <w:uiPriority w:val="30"/>
    <w:qFormat/>
    <w:rsid w:val="00E112A4"/>
    <w:pPr>
      <w:pBdr>
        <w:bottom w:val="single" w:sz="4" w:space="4" w:color="4A66AC" w:themeColor="accent1"/>
      </w:pBdr>
      <w:spacing w:before="200" w:after="280"/>
      <w:ind w:left="936" w:right="936"/>
    </w:pPr>
    <w:rPr>
      <w:b/>
      <w:bCs/>
      <w:i/>
      <w:iCs/>
      <w:color w:val="4A66AC" w:themeColor="accent1"/>
    </w:rPr>
  </w:style>
  <w:style w:type="character" w:customStyle="1" w:styleId="IntenseQuoteChar">
    <w:name w:val="Intense Quote Char"/>
    <w:basedOn w:val="DefaultParagraphFont"/>
    <w:link w:val="IntenseQuote"/>
    <w:uiPriority w:val="30"/>
    <w:rsid w:val="00E112A4"/>
    <w:rPr>
      <w:b/>
      <w:bCs/>
      <w:i/>
      <w:iCs/>
      <w:color w:val="4A66AC" w:themeColor="accent1"/>
    </w:rPr>
  </w:style>
  <w:style w:type="character" w:styleId="SubtleEmphasis">
    <w:name w:val="Subtle Emphasis"/>
    <w:basedOn w:val="DefaultParagraphFont"/>
    <w:uiPriority w:val="19"/>
    <w:qFormat/>
    <w:rsid w:val="00E112A4"/>
    <w:rPr>
      <w:i/>
      <w:iCs/>
      <w:color w:val="808080" w:themeColor="text1" w:themeTint="7F"/>
    </w:rPr>
  </w:style>
  <w:style w:type="character" w:styleId="IntenseEmphasis">
    <w:name w:val="Intense Emphasis"/>
    <w:basedOn w:val="DefaultParagraphFont"/>
    <w:uiPriority w:val="21"/>
    <w:qFormat/>
    <w:rsid w:val="00E112A4"/>
    <w:rPr>
      <w:b/>
      <w:bCs/>
      <w:i/>
      <w:iCs/>
      <w:color w:val="4A66AC" w:themeColor="accent1"/>
    </w:rPr>
  </w:style>
  <w:style w:type="character" w:styleId="SubtleReference">
    <w:name w:val="Subtle Reference"/>
    <w:basedOn w:val="DefaultParagraphFont"/>
    <w:uiPriority w:val="31"/>
    <w:qFormat/>
    <w:rsid w:val="00E112A4"/>
    <w:rPr>
      <w:smallCaps/>
      <w:color w:val="629DD1" w:themeColor="accent2"/>
      <w:u w:val="single"/>
    </w:rPr>
  </w:style>
  <w:style w:type="character" w:styleId="IntenseReference">
    <w:name w:val="Intense Reference"/>
    <w:basedOn w:val="DefaultParagraphFont"/>
    <w:uiPriority w:val="32"/>
    <w:qFormat/>
    <w:rsid w:val="00E112A4"/>
    <w:rPr>
      <w:b/>
      <w:bCs/>
      <w:smallCaps/>
      <w:color w:val="629DD1" w:themeColor="accent2"/>
      <w:spacing w:val="5"/>
      <w:u w:val="single"/>
    </w:rPr>
  </w:style>
  <w:style w:type="character" w:styleId="BookTitle">
    <w:name w:val="Book Title"/>
    <w:basedOn w:val="DefaultParagraphFont"/>
    <w:uiPriority w:val="33"/>
    <w:qFormat/>
    <w:rsid w:val="00E112A4"/>
    <w:rPr>
      <w:b/>
      <w:bCs/>
      <w:smallCaps/>
      <w:spacing w:val="5"/>
    </w:rPr>
  </w:style>
  <w:style w:type="paragraph" w:styleId="TOCHeading">
    <w:name w:val="TOC Heading"/>
    <w:basedOn w:val="Heading1"/>
    <w:next w:val="Normal"/>
    <w:uiPriority w:val="39"/>
    <w:unhideWhenUsed/>
    <w:qFormat/>
    <w:rsid w:val="00E112A4"/>
    <w:pPr>
      <w:outlineLvl w:val="9"/>
    </w:pPr>
  </w:style>
  <w:style w:type="paragraph" w:customStyle="1" w:styleId="PersonalName">
    <w:name w:val="Personal Name"/>
    <w:basedOn w:val="Title"/>
    <w:rsid w:val="00E112A4"/>
    <w:rPr>
      <w:b/>
      <w:caps/>
      <w:color w:val="000000"/>
      <w:sz w:val="28"/>
      <w:szCs w:val="28"/>
    </w:rPr>
  </w:style>
  <w:style w:type="paragraph" w:styleId="Header">
    <w:name w:val="header"/>
    <w:basedOn w:val="Normal"/>
    <w:link w:val="HeaderChar"/>
    <w:uiPriority w:val="99"/>
    <w:unhideWhenUsed/>
    <w:rsid w:val="00BF05B8"/>
    <w:pPr>
      <w:tabs>
        <w:tab w:val="center" w:pos="4513"/>
        <w:tab w:val="right" w:pos="9026"/>
      </w:tabs>
    </w:pPr>
  </w:style>
  <w:style w:type="character" w:customStyle="1" w:styleId="HeaderChar">
    <w:name w:val="Header Char"/>
    <w:basedOn w:val="DefaultParagraphFont"/>
    <w:link w:val="Header"/>
    <w:uiPriority w:val="99"/>
    <w:rsid w:val="00BF05B8"/>
    <w:rPr>
      <w:i/>
      <w:iCs/>
      <w:sz w:val="20"/>
      <w:szCs w:val="20"/>
    </w:rPr>
  </w:style>
  <w:style w:type="paragraph" w:styleId="Footer">
    <w:name w:val="footer"/>
    <w:basedOn w:val="Normal"/>
    <w:link w:val="FooterChar"/>
    <w:uiPriority w:val="99"/>
    <w:unhideWhenUsed/>
    <w:rsid w:val="00BF05B8"/>
    <w:pPr>
      <w:tabs>
        <w:tab w:val="center" w:pos="4513"/>
        <w:tab w:val="right" w:pos="9026"/>
      </w:tabs>
    </w:pPr>
  </w:style>
  <w:style w:type="character" w:customStyle="1" w:styleId="FooterChar">
    <w:name w:val="Footer Char"/>
    <w:basedOn w:val="DefaultParagraphFont"/>
    <w:link w:val="Footer"/>
    <w:uiPriority w:val="99"/>
    <w:rsid w:val="00BF05B8"/>
    <w:rPr>
      <w:i/>
      <w:iCs/>
      <w:sz w:val="20"/>
      <w:szCs w:val="20"/>
    </w:rPr>
  </w:style>
  <w:style w:type="character" w:styleId="PageNumber">
    <w:name w:val="page number"/>
    <w:basedOn w:val="DefaultParagraphFont"/>
    <w:uiPriority w:val="99"/>
    <w:semiHidden/>
    <w:unhideWhenUsed/>
    <w:rsid w:val="00C96D23"/>
  </w:style>
  <w:style w:type="table" w:styleId="TableGrid">
    <w:name w:val="Table Grid"/>
    <w:basedOn w:val="TableNormal"/>
    <w:uiPriority w:val="39"/>
    <w:rsid w:val="00D63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63118"/>
    <w:pPr>
      <w:spacing w:before="120"/>
      <w:ind w:left="200"/>
    </w:pPr>
    <w:rPr>
      <w:rFonts w:cstheme="minorHAnsi"/>
      <w:b/>
      <w:bCs/>
      <w:sz w:val="22"/>
      <w:szCs w:val="22"/>
    </w:rPr>
  </w:style>
  <w:style w:type="paragraph" w:styleId="TOC1">
    <w:name w:val="toc 1"/>
    <w:basedOn w:val="Normal"/>
    <w:next w:val="Normal"/>
    <w:autoRedefine/>
    <w:uiPriority w:val="39"/>
    <w:unhideWhenUsed/>
    <w:rsid w:val="00340962"/>
    <w:pPr>
      <w:tabs>
        <w:tab w:val="right" w:leader="dot" w:pos="9016"/>
      </w:tabs>
      <w:spacing w:before="120"/>
    </w:pPr>
    <w:rPr>
      <w:rFonts w:cstheme="minorHAnsi"/>
      <w:b/>
      <w:bCs/>
      <w:i/>
      <w:iCs/>
    </w:rPr>
  </w:style>
  <w:style w:type="paragraph" w:styleId="TOC3">
    <w:name w:val="toc 3"/>
    <w:basedOn w:val="Normal"/>
    <w:next w:val="Normal"/>
    <w:autoRedefine/>
    <w:uiPriority w:val="39"/>
    <w:unhideWhenUsed/>
    <w:rsid w:val="00D63118"/>
    <w:pPr>
      <w:ind w:left="400"/>
    </w:pPr>
    <w:rPr>
      <w:rFonts w:cstheme="minorHAnsi"/>
    </w:rPr>
  </w:style>
  <w:style w:type="paragraph" w:styleId="TOC4">
    <w:name w:val="toc 4"/>
    <w:basedOn w:val="Normal"/>
    <w:next w:val="Normal"/>
    <w:autoRedefine/>
    <w:uiPriority w:val="39"/>
    <w:semiHidden/>
    <w:unhideWhenUsed/>
    <w:rsid w:val="00D63118"/>
    <w:pPr>
      <w:ind w:left="600"/>
    </w:pPr>
    <w:rPr>
      <w:rFonts w:cstheme="minorHAnsi"/>
    </w:rPr>
  </w:style>
  <w:style w:type="paragraph" w:styleId="TOC5">
    <w:name w:val="toc 5"/>
    <w:basedOn w:val="Normal"/>
    <w:next w:val="Normal"/>
    <w:autoRedefine/>
    <w:uiPriority w:val="39"/>
    <w:semiHidden/>
    <w:unhideWhenUsed/>
    <w:rsid w:val="00D63118"/>
    <w:pPr>
      <w:ind w:left="800"/>
    </w:pPr>
    <w:rPr>
      <w:rFonts w:cstheme="minorHAnsi"/>
    </w:rPr>
  </w:style>
  <w:style w:type="paragraph" w:styleId="TOC6">
    <w:name w:val="toc 6"/>
    <w:basedOn w:val="Normal"/>
    <w:next w:val="Normal"/>
    <w:autoRedefine/>
    <w:uiPriority w:val="39"/>
    <w:semiHidden/>
    <w:unhideWhenUsed/>
    <w:rsid w:val="00D63118"/>
    <w:pPr>
      <w:ind w:left="1000"/>
    </w:pPr>
    <w:rPr>
      <w:rFonts w:cstheme="minorHAnsi"/>
    </w:rPr>
  </w:style>
  <w:style w:type="paragraph" w:styleId="TOC7">
    <w:name w:val="toc 7"/>
    <w:basedOn w:val="Normal"/>
    <w:next w:val="Normal"/>
    <w:autoRedefine/>
    <w:uiPriority w:val="39"/>
    <w:semiHidden/>
    <w:unhideWhenUsed/>
    <w:rsid w:val="00D63118"/>
    <w:pPr>
      <w:ind w:left="1200"/>
    </w:pPr>
    <w:rPr>
      <w:rFonts w:cstheme="minorHAnsi"/>
    </w:rPr>
  </w:style>
  <w:style w:type="paragraph" w:styleId="TOC8">
    <w:name w:val="toc 8"/>
    <w:basedOn w:val="Normal"/>
    <w:next w:val="Normal"/>
    <w:autoRedefine/>
    <w:uiPriority w:val="39"/>
    <w:semiHidden/>
    <w:unhideWhenUsed/>
    <w:rsid w:val="00D63118"/>
    <w:pPr>
      <w:ind w:left="1400"/>
    </w:pPr>
    <w:rPr>
      <w:rFonts w:cstheme="minorHAnsi"/>
    </w:rPr>
  </w:style>
  <w:style w:type="paragraph" w:styleId="TOC9">
    <w:name w:val="toc 9"/>
    <w:basedOn w:val="Normal"/>
    <w:next w:val="Normal"/>
    <w:autoRedefine/>
    <w:uiPriority w:val="39"/>
    <w:semiHidden/>
    <w:unhideWhenUsed/>
    <w:rsid w:val="00D63118"/>
    <w:pPr>
      <w:ind w:left="1600"/>
    </w:pPr>
    <w:rPr>
      <w:rFonts w:cstheme="minorHAnsi"/>
    </w:rPr>
  </w:style>
  <w:style w:type="character" w:styleId="Hyperlink">
    <w:name w:val="Hyperlink"/>
    <w:basedOn w:val="DefaultParagraphFont"/>
    <w:uiPriority w:val="99"/>
    <w:unhideWhenUsed/>
    <w:rsid w:val="00D63118"/>
    <w:rPr>
      <w:color w:val="9454C3" w:themeColor="hyperlink"/>
      <w:u w:val="single"/>
    </w:rPr>
  </w:style>
  <w:style w:type="paragraph" w:styleId="NormalWeb">
    <w:name w:val="Normal (Web)"/>
    <w:basedOn w:val="Normal"/>
    <w:uiPriority w:val="99"/>
    <w:unhideWhenUsed/>
    <w:rsid w:val="0051398D"/>
    <w:pPr>
      <w:spacing w:before="100" w:beforeAutospacing="1" w:after="100" w:afterAutospacing="1"/>
    </w:pPr>
  </w:style>
  <w:style w:type="paragraph" w:styleId="HTMLPreformatted">
    <w:name w:val="HTML Preformatted"/>
    <w:basedOn w:val="Normal"/>
    <w:link w:val="HTMLPreformattedChar"/>
    <w:uiPriority w:val="99"/>
    <w:unhideWhenUsed/>
    <w:rsid w:val="00694F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694F95"/>
    <w:rPr>
      <w:rFonts w:ascii="Courier New" w:eastAsia="Times New Roman" w:hAnsi="Courier New" w:cs="Courier New"/>
      <w:lang w:eastAsia="en-GB"/>
    </w:rPr>
  </w:style>
  <w:style w:type="character" w:styleId="HTMLCode">
    <w:name w:val="HTML Code"/>
    <w:basedOn w:val="DefaultParagraphFont"/>
    <w:uiPriority w:val="99"/>
    <w:semiHidden/>
    <w:unhideWhenUsed/>
    <w:rsid w:val="00694F95"/>
    <w:rPr>
      <w:rFonts w:ascii="Courier New" w:eastAsia="Times New Roman" w:hAnsi="Courier New" w:cs="Courier New"/>
      <w:sz w:val="20"/>
      <w:szCs w:val="20"/>
    </w:rPr>
  </w:style>
  <w:style w:type="character" w:customStyle="1" w:styleId="ng-tns-c2653131112-92">
    <w:name w:val="ng-tns-c2653131112-92"/>
    <w:basedOn w:val="DefaultParagraphFont"/>
    <w:rsid w:val="00164C1A"/>
  </w:style>
  <w:style w:type="character" w:customStyle="1" w:styleId="ng-tns-c2653131112-93">
    <w:name w:val="ng-tns-c2653131112-93"/>
    <w:basedOn w:val="DefaultParagraphFont"/>
    <w:rsid w:val="00164C1A"/>
  </w:style>
  <w:style w:type="character" w:customStyle="1" w:styleId="ng-tns-c2653131112-94">
    <w:name w:val="ng-tns-c2653131112-94"/>
    <w:basedOn w:val="DefaultParagraphFont"/>
    <w:rsid w:val="00164C1A"/>
  </w:style>
  <w:style w:type="character" w:customStyle="1" w:styleId="ng-tns-c2653131112-95">
    <w:name w:val="ng-tns-c2653131112-95"/>
    <w:basedOn w:val="DefaultParagraphFont"/>
    <w:rsid w:val="00164C1A"/>
  </w:style>
  <w:style w:type="paragraph" w:styleId="FootnoteText">
    <w:name w:val="footnote text"/>
    <w:basedOn w:val="Normal"/>
    <w:link w:val="FootnoteTextChar"/>
    <w:uiPriority w:val="99"/>
    <w:semiHidden/>
    <w:unhideWhenUsed/>
    <w:rsid w:val="00032791"/>
    <w:rPr>
      <w:sz w:val="20"/>
      <w:szCs w:val="20"/>
    </w:rPr>
  </w:style>
  <w:style w:type="character" w:customStyle="1" w:styleId="FootnoteTextChar">
    <w:name w:val="Footnote Text Char"/>
    <w:basedOn w:val="DefaultParagraphFont"/>
    <w:link w:val="FootnoteText"/>
    <w:uiPriority w:val="99"/>
    <w:semiHidden/>
    <w:rsid w:val="00032791"/>
    <w:rPr>
      <w:sz w:val="20"/>
      <w:szCs w:val="20"/>
    </w:rPr>
  </w:style>
  <w:style w:type="character" w:styleId="FootnoteReference">
    <w:name w:val="footnote reference"/>
    <w:basedOn w:val="DefaultParagraphFont"/>
    <w:uiPriority w:val="99"/>
    <w:semiHidden/>
    <w:unhideWhenUsed/>
    <w:rsid w:val="00032791"/>
    <w:rPr>
      <w:vertAlign w:val="superscript"/>
    </w:rPr>
  </w:style>
  <w:style w:type="character" w:styleId="UnresolvedMention">
    <w:name w:val="Unresolved Mention"/>
    <w:basedOn w:val="DefaultParagraphFont"/>
    <w:uiPriority w:val="99"/>
    <w:semiHidden/>
    <w:unhideWhenUsed/>
    <w:rsid w:val="00032791"/>
    <w:rPr>
      <w:color w:val="605E5C"/>
      <w:shd w:val="clear" w:color="auto" w:fill="E1DFDD"/>
    </w:rPr>
  </w:style>
  <w:style w:type="character" w:styleId="FollowedHyperlink">
    <w:name w:val="FollowedHyperlink"/>
    <w:basedOn w:val="DefaultParagraphFont"/>
    <w:uiPriority w:val="99"/>
    <w:semiHidden/>
    <w:unhideWhenUsed/>
    <w:rsid w:val="00032791"/>
    <w:rPr>
      <w:color w:val="3EBBF0" w:themeColor="followedHyperlink"/>
      <w:u w:val="single"/>
    </w:rPr>
  </w:style>
  <w:style w:type="numbering" w:customStyle="1" w:styleId="CurrentList1">
    <w:name w:val="Current List1"/>
    <w:uiPriority w:val="99"/>
    <w:rsid w:val="007D5B5C"/>
    <w:pPr>
      <w:numPr>
        <w:numId w:val="1"/>
      </w:numPr>
    </w:pPr>
  </w:style>
  <w:style w:type="character" w:customStyle="1" w:styleId="hljs-builtin">
    <w:name w:val="hljs-built_in"/>
    <w:basedOn w:val="DefaultParagraphFont"/>
    <w:rsid w:val="005F7A9C"/>
  </w:style>
  <w:style w:type="character" w:customStyle="1" w:styleId="hljs-punctuation">
    <w:name w:val="hljs-punctuation"/>
    <w:basedOn w:val="DefaultParagraphFont"/>
    <w:rsid w:val="005F7A9C"/>
  </w:style>
  <w:style w:type="character" w:customStyle="1" w:styleId="hljs-attr">
    <w:name w:val="hljs-attr"/>
    <w:basedOn w:val="DefaultParagraphFont"/>
    <w:rsid w:val="005F7A9C"/>
  </w:style>
  <w:style w:type="character" w:customStyle="1" w:styleId="hljs-string">
    <w:name w:val="hljs-string"/>
    <w:basedOn w:val="DefaultParagraphFont"/>
    <w:rsid w:val="005F7A9C"/>
  </w:style>
  <w:style w:type="table" w:styleId="TableGridLight">
    <w:name w:val="Grid Table Light"/>
    <w:basedOn w:val="TableNormal"/>
    <w:uiPriority w:val="40"/>
    <w:rsid w:val="00B95B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AE6998"/>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0A4F06"/>
    <w:rPr>
      <w:sz w:val="16"/>
      <w:szCs w:val="16"/>
    </w:rPr>
  </w:style>
  <w:style w:type="paragraph" w:styleId="CommentText">
    <w:name w:val="annotation text"/>
    <w:basedOn w:val="Normal"/>
    <w:link w:val="CommentTextChar"/>
    <w:uiPriority w:val="99"/>
    <w:semiHidden/>
    <w:unhideWhenUsed/>
    <w:rsid w:val="000A4F06"/>
    <w:rPr>
      <w:sz w:val="20"/>
      <w:szCs w:val="20"/>
    </w:rPr>
  </w:style>
  <w:style w:type="character" w:customStyle="1" w:styleId="CommentTextChar">
    <w:name w:val="Comment Text Char"/>
    <w:basedOn w:val="DefaultParagraphFont"/>
    <w:link w:val="CommentText"/>
    <w:uiPriority w:val="99"/>
    <w:semiHidden/>
    <w:rsid w:val="000A4F06"/>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0A4F06"/>
    <w:rPr>
      <w:b/>
      <w:bCs/>
    </w:rPr>
  </w:style>
  <w:style w:type="character" w:customStyle="1" w:styleId="CommentSubjectChar">
    <w:name w:val="Comment Subject Char"/>
    <w:basedOn w:val="CommentTextChar"/>
    <w:link w:val="CommentSubject"/>
    <w:uiPriority w:val="99"/>
    <w:semiHidden/>
    <w:rsid w:val="000A4F06"/>
    <w:rPr>
      <w:rFonts w:ascii="Times New Roman" w:eastAsia="Times New Roman" w:hAnsi="Times New Roman" w:cs="Times New Roman"/>
      <w:b/>
      <w:bCs/>
      <w:sz w:val="20"/>
      <w:szCs w:val="20"/>
      <w:lang w:eastAsia="en-GB"/>
    </w:rPr>
  </w:style>
  <w:style w:type="paragraph" w:customStyle="1" w:styleId="Default">
    <w:name w:val="Default"/>
    <w:rsid w:val="00AA12EC"/>
    <w:pPr>
      <w:autoSpaceDE w:val="0"/>
      <w:autoSpaceDN w:val="0"/>
      <w:adjustRightInd w:val="0"/>
      <w:spacing w:after="0" w:line="240" w:lineRule="auto"/>
    </w:pPr>
    <w:rPr>
      <w:rFonts w:ascii="Calibri" w:hAnsi="Calibri" w:cs="Calibri"/>
      <w:color w:val="000000"/>
      <w:sz w:val="24"/>
      <w:szCs w:val="24"/>
      <w:lang w:val="en-GB"/>
    </w:rPr>
  </w:style>
  <w:style w:type="paragraph" w:customStyle="1" w:styleId="paragraph">
    <w:name w:val="paragraph"/>
    <w:basedOn w:val="Normal"/>
    <w:rsid w:val="00AA12EC"/>
    <w:pPr>
      <w:spacing w:before="100" w:beforeAutospacing="1" w:after="100" w:afterAutospacing="1"/>
    </w:pPr>
  </w:style>
  <w:style w:type="character" w:customStyle="1" w:styleId="normaltextrun">
    <w:name w:val="normaltextrun"/>
    <w:basedOn w:val="DefaultParagraphFont"/>
    <w:rsid w:val="00AA12EC"/>
  </w:style>
  <w:style w:type="character" w:customStyle="1" w:styleId="eop">
    <w:name w:val="eop"/>
    <w:basedOn w:val="DefaultParagraphFont"/>
    <w:rsid w:val="00AA12EC"/>
  </w:style>
  <w:style w:type="paragraph" w:customStyle="1" w:styleId="msonormal0">
    <w:name w:val="msonormal"/>
    <w:basedOn w:val="Normal"/>
    <w:rsid w:val="00777BDA"/>
    <w:pPr>
      <w:spacing w:before="100" w:beforeAutospacing="1" w:after="100" w:afterAutospacing="1"/>
    </w:pPr>
  </w:style>
  <w:style w:type="paragraph" w:customStyle="1" w:styleId="p1">
    <w:name w:val="p1"/>
    <w:basedOn w:val="Normal"/>
    <w:rsid w:val="00777BDA"/>
    <w:pPr>
      <w:spacing w:before="100" w:beforeAutospacing="1" w:after="100" w:afterAutospacing="1"/>
    </w:pPr>
  </w:style>
  <w:style w:type="character" w:customStyle="1" w:styleId="s1">
    <w:name w:val="s1"/>
    <w:basedOn w:val="DefaultParagraphFont"/>
    <w:rsid w:val="00777BDA"/>
  </w:style>
  <w:style w:type="paragraph" w:customStyle="1" w:styleId="p2">
    <w:name w:val="p2"/>
    <w:basedOn w:val="Normal"/>
    <w:rsid w:val="00777BDA"/>
    <w:pPr>
      <w:spacing w:before="100" w:beforeAutospacing="1" w:after="100" w:afterAutospacing="1"/>
    </w:pPr>
  </w:style>
  <w:style w:type="paragraph" w:customStyle="1" w:styleId="p3">
    <w:name w:val="p3"/>
    <w:basedOn w:val="Normal"/>
    <w:rsid w:val="00777BDA"/>
    <w:pPr>
      <w:spacing w:before="100" w:beforeAutospacing="1" w:after="100" w:afterAutospacing="1"/>
    </w:pPr>
  </w:style>
  <w:style w:type="character" w:customStyle="1" w:styleId="s2">
    <w:name w:val="s2"/>
    <w:basedOn w:val="DefaultParagraphFont"/>
    <w:rsid w:val="00777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5476">
      <w:bodyDiv w:val="1"/>
      <w:marLeft w:val="0"/>
      <w:marRight w:val="0"/>
      <w:marTop w:val="0"/>
      <w:marBottom w:val="0"/>
      <w:divBdr>
        <w:top w:val="none" w:sz="0" w:space="0" w:color="auto"/>
        <w:left w:val="none" w:sz="0" w:space="0" w:color="auto"/>
        <w:bottom w:val="none" w:sz="0" w:space="0" w:color="auto"/>
        <w:right w:val="none" w:sz="0" w:space="0" w:color="auto"/>
      </w:divBdr>
    </w:div>
    <w:div w:id="7298289">
      <w:bodyDiv w:val="1"/>
      <w:marLeft w:val="0"/>
      <w:marRight w:val="0"/>
      <w:marTop w:val="0"/>
      <w:marBottom w:val="0"/>
      <w:divBdr>
        <w:top w:val="none" w:sz="0" w:space="0" w:color="auto"/>
        <w:left w:val="none" w:sz="0" w:space="0" w:color="auto"/>
        <w:bottom w:val="none" w:sz="0" w:space="0" w:color="auto"/>
        <w:right w:val="none" w:sz="0" w:space="0" w:color="auto"/>
      </w:divBdr>
    </w:div>
    <w:div w:id="11927663">
      <w:bodyDiv w:val="1"/>
      <w:marLeft w:val="0"/>
      <w:marRight w:val="0"/>
      <w:marTop w:val="0"/>
      <w:marBottom w:val="0"/>
      <w:divBdr>
        <w:top w:val="none" w:sz="0" w:space="0" w:color="auto"/>
        <w:left w:val="none" w:sz="0" w:space="0" w:color="auto"/>
        <w:bottom w:val="none" w:sz="0" w:space="0" w:color="auto"/>
        <w:right w:val="none" w:sz="0" w:space="0" w:color="auto"/>
      </w:divBdr>
      <w:divsChild>
        <w:div w:id="862328693">
          <w:marLeft w:val="0"/>
          <w:marRight w:val="0"/>
          <w:marTop w:val="0"/>
          <w:marBottom w:val="0"/>
          <w:divBdr>
            <w:top w:val="none" w:sz="0" w:space="0" w:color="auto"/>
            <w:left w:val="none" w:sz="0" w:space="0" w:color="auto"/>
            <w:bottom w:val="none" w:sz="0" w:space="0" w:color="auto"/>
            <w:right w:val="none" w:sz="0" w:space="0" w:color="auto"/>
          </w:divBdr>
          <w:divsChild>
            <w:div w:id="8926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9379">
      <w:bodyDiv w:val="1"/>
      <w:marLeft w:val="0"/>
      <w:marRight w:val="0"/>
      <w:marTop w:val="0"/>
      <w:marBottom w:val="0"/>
      <w:divBdr>
        <w:top w:val="none" w:sz="0" w:space="0" w:color="auto"/>
        <w:left w:val="none" w:sz="0" w:space="0" w:color="auto"/>
        <w:bottom w:val="none" w:sz="0" w:space="0" w:color="auto"/>
        <w:right w:val="none" w:sz="0" w:space="0" w:color="auto"/>
      </w:divBdr>
    </w:div>
    <w:div w:id="39211783">
      <w:bodyDiv w:val="1"/>
      <w:marLeft w:val="0"/>
      <w:marRight w:val="0"/>
      <w:marTop w:val="0"/>
      <w:marBottom w:val="0"/>
      <w:divBdr>
        <w:top w:val="none" w:sz="0" w:space="0" w:color="auto"/>
        <w:left w:val="none" w:sz="0" w:space="0" w:color="auto"/>
        <w:bottom w:val="none" w:sz="0" w:space="0" w:color="auto"/>
        <w:right w:val="none" w:sz="0" w:space="0" w:color="auto"/>
      </w:divBdr>
    </w:div>
    <w:div w:id="54813682">
      <w:bodyDiv w:val="1"/>
      <w:marLeft w:val="0"/>
      <w:marRight w:val="0"/>
      <w:marTop w:val="0"/>
      <w:marBottom w:val="0"/>
      <w:divBdr>
        <w:top w:val="none" w:sz="0" w:space="0" w:color="auto"/>
        <w:left w:val="none" w:sz="0" w:space="0" w:color="auto"/>
        <w:bottom w:val="none" w:sz="0" w:space="0" w:color="auto"/>
        <w:right w:val="none" w:sz="0" w:space="0" w:color="auto"/>
      </w:divBdr>
      <w:divsChild>
        <w:div w:id="1828668037">
          <w:marLeft w:val="0"/>
          <w:marRight w:val="0"/>
          <w:marTop w:val="0"/>
          <w:marBottom w:val="0"/>
          <w:divBdr>
            <w:top w:val="none" w:sz="0" w:space="0" w:color="auto"/>
            <w:left w:val="none" w:sz="0" w:space="0" w:color="auto"/>
            <w:bottom w:val="none" w:sz="0" w:space="0" w:color="auto"/>
            <w:right w:val="none" w:sz="0" w:space="0" w:color="auto"/>
          </w:divBdr>
        </w:div>
      </w:divsChild>
    </w:div>
    <w:div w:id="80295889">
      <w:bodyDiv w:val="1"/>
      <w:marLeft w:val="0"/>
      <w:marRight w:val="0"/>
      <w:marTop w:val="0"/>
      <w:marBottom w:val="0"/>
      <w:divBdr>
        <w:top w:val="none" w:sz="0" w:space="0" w:color="auto"/>
        <w:left w:val="none" w:sz="0" w:space="0" w:color="auto"/>
        <w:bottom w:val="none" w:sz="0" w:space="0" w:color="auto"/>
        <w:right w:val="none" w:sz="0" w:space="0" w:color="auto"/>
      </w:divBdr>
      <w:divsChild>
        <w:div w:id="458769474">
          <w:marLeft w:val="0"/>
          <w:marRight w:val="0"/>
          <w:marTop w:val="0"/>
          <w:marBottom w:val="0"/>
          <w:divBdr>
            <w:top w:val="none" w:sz="0" w:space="0" w:color="auto"/>
            <w:left w:val="none" w:sz="0" w:space="0" w:color="auto"/>
            <w:bottom w:val="none" w:sz="0" w:space="0" w:color="auto"/>
            <w:right w:val="none" w:sz="0" w:space="0" w:color="auto"/>
          </w:divBdr>
          <w:divsChild>
            <w:div w:id="1671904955">
              <w:marLeft w:val="0"/>
              <w:marRight w:val="0"/>
              <w:marTop w:val="0"/>
              <w:marBottom w:val="0"/>
              <w:divBdr>
                <w:top w:val="none" w:sz="0" w:space="0" w:color="auto"/>
                <w:left w:val="none" w:sz="0" w:space="0" w:color="auto"/>
                <w:bottom w:val="none" w:sz="0" w:space="0" w:color="auto"/>
                <w:right w:val="none" w:sz="0" w:space="0" w:color="auto"/>
              </w:divBdr>
            </w:div>
          </w:divsChild>
        </w:div>
        <w:div w:id="298389542">
          <w:marLeft w:val="0"/>
          <w:marRight w:val="0"/>
          <w:marTop w:val="0"/>
          <w:marBottom w:val="0"/>
          <w:divBdr>
            <w:top w:val="none" w:sz="0" w:space="0" w:color="auto"/>
            <w:left w:val="none" w:sz="0" w:space="0" w:color="auto"/>
            <w:bottom w:val="none" w:sz="0" w:space="0" w:color="auto"/>
            <w:right w:val="none" w:sz="0" w:space="0" w:color="auto"/>
          </w:divBdr>
          <w:divsChild>
            <w:div w:id="71717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0799">
      <w:bodyDiv w:val="1"/>
      <w:marLeft w:val="0"/>
      <w:marRight w:val="0"/>
      <w:marTop w:val="0"/>
      <w:marBottom w:val="0"/>
      <w:divBdr>
        <w:top w:val="none" w:sz="0" w:space="0" w:color="auto"/>
        <w:left w:val="none" w:sz="0" w:space="0" w:color="auto"/>
        <w:bottom w:val="none" w:sz="0" w:space="0" w:color="auto"/>
        <w:right w:val="none" w:sz="0" w:space="0" w:color="auto"/>
      </w:divBdr>
      <w:divsChild>
        <w:div w:id="9236828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352693">
      <w:bodyDiv w:val="1"/>
      <w:marLeft w:val="0"/>
      <w:marRight w:val="0"/>
      <w:marTop w:val="0"/>
      <w:marBottom w:val="0"/>
      <w:divBdr>
        <w:top w:val="none" w:sz="0" w:space="0" w:color="auto"/>
        <w:left w:val="none" w:sz="0" w:space="0" w:color="auto"/>
        <w:bottom w:val="none" w:sz="0" w:space="0" w:color="auto"/>
        <w:right w:val="none" w:sz="0" w:space="0" w:color="auto"/>
      </w:divBdr>
    </w:div>
    <w:div w:id="94059009">
      <w:bodyDiv w:val="1"/>
      <w:marLeft w:val="0"/>
      <w:marRight w:val="0"/>
      <w:marTop w:val="0"/>
      <w:marBottom w:val="0"/>
      <w:divBdr>
        <w:top w:val="none" w:sz="0" w:space="0" w:color="auto"/>
        <w:left w:val="none" w:sz="0" w:space="0" w:color="auto"/>
        <w:bottom w:val="none" w:sz="0" w:space="0" w:color="auto"/>
        <w:right w:val="none" w:sz="0" w:space="0" w:color="auto"/>
      </w:divBdr>
      <w:divsChild>
        <w:div w:id="61298190">
          <w:marLeft w:val="0"/>
          <w:marRight w:val="0"/>
          <w:marTop w:val="0"/>
          <w:marBottom w:val="0"/>
          <w:divBdr>
            <w:top w:val="none" w:sz="0" w:space="0" w:color="auto"/>
            <w:left w:val="none" w:sz="0" w:space="0" w:color="auto"/>
            <w:bottom w:val="none" w:sz="0" w:space="0" w:color="auto"/>
            <w:right w:val="none" w:sz="0" w:space="0" w:color="auto"/>
          </w:divBdr>
          <w:divsChild>
            <w:div w:id="432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1717">
      <w:bodyDiv w:val="1"/>
      <w:marLeft w:val="0"/>
      <w:marRight w:val="0"/>
      <w:marTop w:val="0"/>
      <w:marBottom w:val="0"/>
      <w:divBdr>
        <w:top w:val="none" w:sz="0" w:space="0" w:color="auto"/>
        <w:left w:val="none" w:sz="0" w:space="0" w:color="auto"/>
        <w:bottom w:val="none" w:sz="0" w:space="0" w:color="auto"/>
        <w:right w:val="none" w:sz="0" w:space="0" w:color="auto"/>
      </w:divBdr>
      <w:divsChild>
        <w:div w:id="1337196709">
          <w:marLeft w:val="0"/>
          <w:marRight w:val="0"/>
          <w:marTop w:val="0"/>
          <w:marBottom w:val="0"/>
          <w:divBdr>
            <w:top w:val="none" w:sz="0" w:space="0" w:color="auto"/>
            <w:left w:val="none" w:sz="0" w:space="0" w:color="auto"/>
            <w:bottom w:val="none" w:sz="0" w:space="0" w:color="auto"/>
            <w:right w:val="none" w:sz="0" w:space="0" w:color="auto"/>
          </w:divBdr>
        </w:div>
        <w:div w:id="1232812813">
          <w:marLeft w:val="0"/>
          <w:marRight w:val="0"/>
          <w:marTop w:val="0"/>
          <w:marBottom w:val="0"/>
          <w:divBdr>
            <w:top w:val="none" w:sz="0" w:space="0" w:color="auto"/>
            <w:left w:val="none" w:sz="0" w:space="0" w:color="auto"/>
            <w:bottom w:val="none" w:sz="0" w:space="0" w:color="auto"/>
            <w:right w:val="none" w:sz="0" w:space="0" w:color="auto"/>
          </w:divBdr>
        </w:div>
      </w:divsChild>
    </w:div>
    <w:div w:id="115760419">
      <w:bodyDiv w:val="1"/>
      <w:marLeft w:val="0"/>
      <w:marRight w:val="0"/>
      <w:marTop w:val="0"/>
      <w:marBottom w:val="0"/>
      <w:divBdr>
        <w:top w:val="none" w:sz="0" w:space="0" w:color="auto"/>
        <w:left w:val="none" w:sz="0" w:space="0" w:color="auto"/>
        <w:bottom w:val="none" w:sz="0" w:space="0" w:color="auto"/>
        <w:right w:val="none" w:sz="0" w:space="0" w:color="auto"/>
      </w:divBdr>
    </w:div>
    <w:div w:id="125782172">
      <w:bodyDiv w:val="1"/>
      <w:marLeft w:val="0"/>
      <w:marRight w:val="0"/>
      <w:marTop w:val="0"/>
      <w:marBottom w:val="0"/>
      <w:divBdr>
        <w:top w:val="none" w:sz="0" w:space="0" w:color="auto"/>
        <w:left w:val="none" w:sz="0" w:space="0" w:color="auto"/>
        <w:bottom w:val="none" w:sz="0" w:space="0" w:color="auto"/>
        <w:right w:val="none" w:sz="0" w:space="0" w:color="auto"/>
      </w:divBdr>
    </w:div>
    <w:div w:id="128281589">
      <w:bodyDiv w:val="1"/>
      <w:marLeft w:val="0"/>
      <w:marRight w:val="0"/>
      <w:marTop w:val="0"/>
      <w:marBottom w:val="0"/>
      <w:divBdr>
        <w:top w:val="none" w:sz="0" w:space="0" w:color="auto"/>
        <w:left w:val="none" w:sz="0" w:space="0" w:color="auto"/>
        <w:bottom w:val="none" w:sz="0" w:space="0" w:color="auto"/>
        <w:right w:val="none" w:sz="0" w:space="0" w:color="auto"/>
      </w:divBdr>
    </w:div>
    <w:div w:id="129789228">
      <w:bodyDiv w:val="1"/>
      <w:marLeft w:val="0"/>
      <w:marRight w:val="0"/>
      <w:marTop w:val="0"/>
      <w:marBottom w:val="0"/>
      <w:divBdr>
        <w:top w:val="none" w:sz="0" w:space="0" w:color="auto"/>
        <w:left w:val="none" w:sz="0" w:space="0" w:color="auto"/>
        <w:bottom w:val="none" w:sz="0" w:space="0" w:color="auto"/>
        <w:right w:val="none" w:sz="0" w:space="0" w:color="auto"/>
      </w:divBdr>
    </w:div>
    <w:div w:id="177544339">
      <w:bodyDiv w:val="1"/>
      <w:marLeft w:val="0"/>
      <w:marRight w:val="0"/>
      <w:marTop w:val="0"/>
      <w:marBottom w:val="0"/>
      <w:divBdr>
        <w:top w:val="none" w:sz="0" w:space="0" w:color="auto"/>
        <w:left w:val="none" w:sz="0" w:space="0" w:color="auto"/>
        <w:bottom w:val="none" w:sz="0" w:space="0" w:color="auto"/>
        <w:right w:val="none" w:sz="0" w:space="0" w:color="auto"/>
      </w:divBdr>
    </w:div>
    <w:div w:id="212616364">
      <w:bodyDiv w:val="1"/>
      <w:marLeft w:val="0"/>
      <w:marRight w:val="0"/>
      <w:marTop w:val="0"/>
      <w:marBottom w:val="0"/>
      <w:divBdr>
        <w:top w:val="none" w:sz="0" w:space="0" w:color="auto"/>
        <w:left w:val="none" w:sz="0" w:space="0" w:color="auto"/>
        <w:bottom w:val="none" w:sz="0" w:space="0" w:color="auto"/>
        <w:right w:val="none" w:sz="0" w:space="0" w:color="auto"/>
      </w:divBdr>
      <w:divsChild>
        <w:div w:id="1577013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6190666">
      <w:bodyDiv w:val="1"/>
      <w:marLeft w:val="0"/>
      <w:marRight w:val="0"/>
      <w:marTop w:val="0"/>
      <w:marBottom w:val="0"/>
      <w:divBdr>
        <w:top w:val="none" w:sz="0" w:space="0" w:color="auto"/>
        <w:left w:val="none" w:sz="0" w:space="0" w:color="auto"/>
        <w:bottom w:val="none" w:sz="0" w:space="0" w:color="auto"/>
        <w:right w:val="none" w:sz="0" w:space="0" w:color="auto"/>
      </w:divBdr>
    </w:div>
    <w:div w:id="228882642">
      <w:bodyDiv w:val="1"/>
      <w:marLeft w:val="0"/>
      <w:marRight w:val="0"/>
      <w:marTop w:val="0"/>
      <w:marBottom w:val="0"/>
      <w:divBdr>
        <w:top w:val="none" w:sz="0" w:space="0" w:color="auto"/>
        <w:left w:val="none" w:sz="0" w:space="0" w:color="auto"/>
        <w:bottom w:val="none" w:sz="0" w:space="0" w:color="auto"/>
        <w:right w:val="none" w:sz="0" w:space="0" w:color="auto"/>
      </w:divBdr>
    </w:div>
    <w:div w:id="289358068">
      <w:bodyDiv w:val="1"/>
      <w:marLeft w:val="0"/>
      <w:marRight w:val="0"/>
      <w:marTop w:val="0"/>
      <w:marBottom w:val="0"/>
      <w:divBdr>
        <w:top w:val="none" w:sz="0" w:space="0" w:color="auto"/>
        <w:left w:val="none" w:sz="0" w:space="0" w:color="auto"/>
        <w:bottom w:val="none" w:sz="0" w:space="0" w:color="auto"/>
        <w:right w:val="none" w:sz="0" w:space="0" w:color="auto"/>
      </w:divBdr>
    </w:div>
    <w:div w:id="294023181">
      <w:bodyDiv w:val="1"/>
      <w:marLeft w:val="0"/>
      <w:marRight w:val="0"/>
      <w:marTop w:val="0"/>
      <w:marBottom w:val="0"/>
      <w:divBdr>
        <w:top w:val="none" w:sz="0" w:space="0" w:color="auto"/>
        <w:left w:val="none" w:sz="0" w:space="0" w:color="auto"/>
        <w:bottom w:val="none" w:sz="0" w:space="0" w:color="auto"/>
        <w:right w:val="none" w:sz="0" w:space="0" w:color="auto"/>
      </w:divBdr>
      <w:divsChild>
        <w:div w:id="300362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5767242">
      <w:bodyDiv w:val="1"/>
      <w:marLeft w:val="0"/>
      <w:marRight w:val="0"/>
      <w:marTop w:val="0"/>
      <w:marBottom w:val="0"/>
      <w:divBdr>
        <w:top w:val="none" w:sz="0" w:space="0" w:color="auto"/>
        <w:left w:val="none" w:sz="0" w:space="0" w:color="auto"/>
        <w:bottom w:val="none" w:sz="0" w:space="0" w:color="auto"/>
        <w:right w:val="none" w:sz="0" w:space="0" w:color="auto"/>
      </w:divBdr>
      <w:divsChild>
        <w:div w:id="2050449534">
          <w:marLeft w:val="0"/>
          <w:marRight w:val="0"/>
          <w:marTop w:val="0"/>
          <w:marBottom w:val="0"/>
          <w:divBdr>
            <w:top w:val="none" w:sz="0" w:space="0" w:color="auto"/>
            <w:left w:val="none" w:sz="0" w:space="0" w:color="auto"/>
            <w:bottom w:val="none" w:sz="0" w:space="0" w:color="auto"/>
            <w:right w:val="none" w:sz="0" w:space="0" w:color="auto"/>
          </w:divBdr>
        </w:div>
        <w:div w:id="1747340326">
          <w:marLeft w:val="0"/>
          <w:marRight w:val="0"/>
          <w:marTop w:val="0"/>
          <w:marBottom w:val="0"/>
          <w:divBdr>
            <w:top w:val="none" w:sz="0" w:space="0" w:color="auto"/>
            <w:left w:val="none" w:sz="0" w:space="0" w:color="auto"/>
            <w:bottom w:val="none" w:sz="0" w:space="0" w:color="auto"/>
            <w:right w:val="none" w:sz="0" w:space="0" w:color="auto"/>
          </w:divBdr>
        </w:div>
        <w:div w:id="1112631808">
          <w:marLeft w:val="0"/>
          <w:marRight w:val="0"/>
          <w:marTop w:val="0"/>
          <w:marBottom w:val="0"/>
          <w:divBdr>
            <w:top w:val="none" w:sz="0" w:space="0" w:color="auto"/>
            <w:left w:val="none" w:sz="0" w:space="0" w:color="auto"/>
            <w:bottom w:val="none" w:sz="0" w:space="0" w:color="auto"/>
            <w:right w:val="none" w:sz="0" w:space="0" w:color="auto"/>
          </w:divBdr>
        </w:div>
        <w:div w:id="633953454">
          <w:marLeft w:val="0"/>
          <w:marRight w:val="0"/>
          <w:marTop w:val="0"/>
          <w:marBottom w:val="0"/>
          <w:divBdr>
            <w:top w:val="none" w:sz="0" w:space="0" w:color="auto"/>
            <w:left w:val="none" w:sz="0" w:space="0" w:color="auto"/>
            <w:bottom w:val="none" w:sz="0" w:space="0" w:color="auto"/>
            <w:right w:val="none" w:sz="0" w:space="0" w:color="auto"/>
          </w:divBdr>
        </w:div>
        <w:div w:id="2123915705">
          <w:marLeft w:val="0"/>
          <w:marRight w:val="0"/>
          <w:marTop w:val="0"/>
          <w:marBottom w:val="0"/>
          <w:divBdr>
            <w:top w:val="none" w:sz="0" w:space="0" w:color="auto"/>
            <w:left w:val="none" w:sz="0" w:space="0" w:color="auto"/>
            <w:bottom w:val="none" w:sz="0" w:space="0" w:color="auto"/>
            <w:right w:val="none" w:sz="0" w:space="0" w:color="auto"/>
          </w:divBdr>
        </w:div>
        <w:div w:id="48918362">
          <w:marLeft w:val="0"/>
          <w:marRight w:val="0"/>
          <w:marTop w:val="0"/>
          <w:marBottom w:val="0"/>
          <w:divBdr>
            <w:top w:val="none" w:sz="0" w:space="0" w:color="auto"/>
            <w:left w:val="none" w:sz="0" w:space="0" w:color="auto"/>
            <w:bottom w:val="none" w:sz="0" w:space="0" w:color="auto"/>
            <w:right w:val="none" w:sz="0" w:space="0" w:color="auto"/>
          </w:divBdr>
        </w:div>
        <w:div w:id="55059002">
          <w:marLeft w:val="0"/>
          <w:marRight w:val="0"/>
          <w:marTop w:val="0"/>
          <w:marBottom w:val="0"/>
          <w:divBdr>
            <w:top w:val="none" w:sz="0" w:space="0" w:color="auto"/>
            <w:left w:val="none" w:sz="0" w:space="0" w:color="auto"/>
            <w:bottom w:val="none" w:sz="0" w:space="0" w:color="auto"/>
            <w:right w:val="none" w:sz="0" w:space="0" w:color="auto"/>
          </w:divBdr>
        </w:div>
        <w:div w:id="488716481">
          <w:marLeft w:val="0"/>
          <w:marRight w:val="0"/>
          <w:marTop w:val="0"/>
          <w:marBottom w:val="0"/>
          <w:divBdr>
            <w:top w:val="none" w:sz="0" w:space="0" w:color="auto"/>
            <w:left w:val="none" w:sz="0" w:space="0" w:color="auto"/>
            <w:bottom w:val="none" w:sz="0" w:space="0" w:color="auto"/>
            <w:right w:val="none" w:sz="0" w:space="0" w:color="auto"/>
          </w:divBdr>
        </w:div>
        <w:div w:id="1601136859">
          <w:marLeft w:val="0"/>
          <w:marRight w:val="0"/>
          <w:marTop w:val="0"/>
          <w:marBottom w:val="0"/>
          <w:divBdr>
            <w:top w:val="none" w:sz="0" w:space="0" w:color="auto"/>
            <w:left w:val="none" w:sz="0" w:space="0" w:color="auto"/>
            <w:bottom w:val="none" w:sz="0" w:space="0" w:color="auto"/>
            <w:right w:val="none" w:sz="0" w:space="0" w:color="auto"/>
          </w:divBdr>
        </w:div>
        <w:div w:id="1100643858">
          <w:marLeft w:val="0"/>
          <w:marRight w:val="0"/>
          <w:marTop w:val="0"/>
          <w:marBottom w:val="0"/>
          <w:divBdr>
            <w:top w:val="none" w:sz="0" w:space="0" w:color="auto"/>
            <w:left w:val="none" w:sz="0" w:space="0" w:color="auto"/>
            <w:bottom w:val="none" w:sz="0" w:space="0" w:color="auto"/>
            <w:right w:val="none" w:sz="0" w:space="0" w:color="auto"/>
          </w:divBdr>
        </w:div>
        <w:div w:id="1411734179">
          <w:marLeft w:val="0"/>
          <w:marRight w:val="0"/>
          <w:marTop w:val="0"/>
          <w:marBottom w:val="0"/>
          <w:divBdr>
            <w:top w:val="none" w:sz="0" w:space="0" w:color="auto"/>
            <w:left w:val="none" w:sz="0" w:space="0" w:color="auto"/>
            <w:bottom w:val="none" w:sz="0" w:space="0" w:color="auto"/>
            <w:right w:val="none" w:sz="0" w:space="0" w:color="auto"/>
          </w:divBdr>
        </w:div>
        <w:div w:id="1791364691">
          <w:marLeft w:val="0"/>
          <w:marRight w:val="0"/>
          <w:marTop w:val="0"/>
          <w:marBottom w:val="0"/>
          <w:divBdr>
            <w:top w:val="none" w:sz="0" w:space="0" w:color="auto"/>
            <w:left w:val="none" w:sz="0" w:space="0" w:color="auto"/>
            <w:bottom w:val="none" w:sz="0" w:space="0" w:color="auto"/>
            <w:right w:val="none" w:sz="0" w:space="0" w:color="auto"/>
          </w:divBdr>
        </w:div>
      </w:divsChild>
    </w:div>
    <w:div w:id="306055945">
      <w:bodyDiv w:val="1"/>
      <w:marLeft w:val="0"/>
      <w:marRight w:val="0"/>
      <w:marTop w:val="0"/>
      <w:marBottom w:val="0"/>
      <w:divBdr>
        <w:top w:val="none" w:sz="0" w:space="0" w:color="auto"/>
        <w:left w:val="none" w:sz="0" w:space="0" w:color="auto"/>
        <w:bottom w:val="none" w:sz="0" w:space="0" w:color="auto"/>
        <w:right w:val="none" w:sz="0" w:space="0" w:color="auto"/>
      </w:divBdr>
    </w:div>
    <w:div w:id="328096799">
      <w:bodyDiv w:val="1"/>
      <w:marLeft w:val="0"/>
      <w:marRight w:val="0"/>
      <w:marTop w:val="0"/>
      <w:marBottom w:val="0"/>
      <w:divBdr>
        <w:top w:val="none" w:sz="0" w:space="0" w:color="auto"/>
        <w:left w:val="none" w:sz="0" w:space="0" w:color="auto"/>
        <w:bottom w:val="none" w:sz="0" w:space="0" w:color="auto"/>
        <w:right w:val="none" w:sz="0" w:space="0" w:color="auto"/>
      </w:divBdr>
    </w:div>
    <w:div w:id="331878848">
      <w:bodyDiv w:val="1"/>
      <w:marLeft w:val="0"/>
      <w:marRight w:val="0"/>
      <w:marTop w:val="0"/>
      <w:marBottom w:val="0"/>
      <w:divBdr>
        <w:top w:val="none" w:sz="0" w:space="0" w:color="auto"/>
        <w:left w:val="none" w:sz="0" w:space="0" w:color="auto"/>
        <w:bottom w:val="none" w:sz="0" w:space="0" w:color="auto"/>
        <w:right w:val="none" w:sz="0" w:space="0" w:color="auto"/>
      </w:divBdr>
    </w:div>
    <w:div w:id="342323984">
      <w:bodyDiv w:val="1"/>
      <w:marLeft w:val="0"/>
      <w:marRight w:val="0"/>
      <w:marTop w:val="0"/>
      <w:marBottom w:val="0"/>
      <w:divBdr>
        <w:top w:val="none" w:sz="0" w:space="0" w:color="auto"/>
        <w:left w:val="none" w:sz="0" w:space="0" w:color="auto"/>
        <w:bottom w:val="none" w:sz="0" w:space="0" w:color="auto"/>
        <w:right w:val="none" w:sz="0" w:space="0" w:color="auto"/>
      </w:divBdr>
    </w:div>
    <w:div w:id="345904610">
      <w:bodyDiv w:val="1"/>
      <w:marLeft w:val="0"/>
      <w:marRight w:val="0"/>
      <w:marTop w:val="0"/>
      <w:marBottom w:val="0"/>
      <w:divBdr>
        <w:top w:val="none" w:sz="0" w:space="0" w:color="auto"/>
        <w:left w:val="none" w:sz="0" w:space="0" w:color="auto"/>
        <w:bottom w:val="none" w:sz="0" w:space="0" w:color="auto"/>
        <w:right w:val="none" w:sz="0" w:space="0" w:color="auto"/>
      </w:divBdr>
      <w:divsChild>
        <w:div w:id="235209636">
          <w:marLeft w:val="0"/>
          <w:marRight w:val="0"/>
          <w:marTop w:val="0"/>
          <w:marBottom w:val="0"/>
          <w:divBdr>
            <w:top w:val="none" w:sz="0" w:space="0" w:color="auto"/>
            <w:left w:val="none" w:sz="0" w:space="0" w:color="auto"/>
            <w:bottom w:val="none" w:sz="0" w:space="0" w:color="auto"/>
            <w:right w:val="none" w:sz="0" w:space="0" w:color="auto"/>
          </w:divBdr>
          <w:divsChild>
            <w:div w:id="760564431">
              <w:marLeft w:val="0"/>
              <w:marRight w:val="0"/>
              <w:marTop w:val="0"/>
              <w:marBottom w:val="0"/>
              <w:divBdr>
                <w:top w:val="none" w:sz="0" w:space="0" w:color="auto"/>
                <w:left w:val="none" w:sz="0" w:space="0" w:color="auto"/>
                <w:bottom w:val="none" w:sz="0" w:space="0" w:color="auto"/>
                <w:right w:val="none" w:sz="0" w:space="0" w:color="auto"/>
              </w:divBdr>
            </w:div>
          </w:divsChild>
        </w:div>
        <w:div w:id="834296577">
          <w:marLeft w:val="0"/>
          <w:marRight w:val="0"/>
          <w:marTop w:val="0"/>
          <w:marBottom w:val="0"/>
          <w:divBdr>
            <w:top w:val="none" w:sz="0" w:space="0" w:color="auto"/>
            <w:left w:val="none" w:sz="0" w:space="0" w:color="auto"/>
            <w:bottom w:val="none" w:sz="0" w:space="0" w:color="auto"/>
            <w:right w:val="none" w:sz="0" w:space="0" w:color="auto"/>
          </w:divBdr>
          <w:divsChild>
            <w:div w:id="684327871">
              <w:marLeft w:val="0"/>
              <w:marRight w:val="0"/>
              <w:marTop w:val="0"/>
              <w:marBottom w:val="0"/>
              <w:divBdr>
                <w:top w:val="none" w:sz="0" w:space="0" w:color="auto"/>
                <w:left w:val="none" w:sz="0" w:space="0" w:color="auto"/>
                <w:bottom w:val="none" w:sz="0" w:space="0" w:color="auto"/>
                <w:right w:val="none" w:sz="0" w:space="0" w:color="auto"/>
              </w:divBdr>
            </w:div>
          </w:divsChild>
        </w:div>
        <w:div w:id="1134101278">
          <w:marLeft w:val="0"/>
          <w:marRight w:val="0"/>
          <w:marTop w:val="0"/>
          <w:marBottom w:val="0"/>
          <w:divBdr>
            <w:top w:val="none" w:sz="0" w:space="0" w:color="auto"/>
            <w:left w:val="none" w:sz="0" w:space="0" w:color="auto"/>
            <w:bottom w:val="none" w:sz="0" w:space="0" w:color="auto"/>
            <w:right w:val="none" w:sz="0" w:space="0" w:color="auto"/>
          </w:divBdr>
          <w:divsChild>
            <w:div w:id="160777139">
              <w:marLeft w:val="0"/>
              <w:marRight w:val="0"/>
              <w:marTop w:val="0"/>
              <w:marBottom w:val="0"/>
              <w:divBdr>
                <w:top w:val="none" w:sz="0" w:space="0" w:color="auto"/>
                <w:left w:val="none" w:sz="0" w:space="0" w:color="auto"/>
                <w:bottom w:val="none" w:sz="0" w:space="0" w:color="auto"/>
                <w:right w:val="none" w:sz="0" w:space="0" w:color="auto"/>
              </w:divBdr>
            </w:div>
          </w:divsChild>
        </w:div>
        <w:div w:id="1510366359">
          <w:marLeft w:val="0"/>
          <w:marRight w:val="0"/>
          <w:marTop w:val="0"/>
          <w:marBottom w:val="0"/>
          <w:divBdr>
            <w:top w:val="none" w:sz="0" w:space="0" w:color="auto"/>
            <w:left w:val="none" w:sz="0" w:space="0" w:color="auto"/>
            <w:bottom w:val="none" w:sz="0" w:space="0" w:color="auto"/>
            <w:right w:val="none" w:sz="0" w:space="0" w:color="auto"/>
          </w:divBdr>
          <w:divsChild>
            <w:div w:id="1691419994">
              <w:marLeft w:val="0"/>
              <w:marRight w:val="0"/>
              <w:marTop w:val="0"/>
              <w:marBottom w:val="0"/>
              <w:divBdr>
                <w:top w:val="none" w:sz="0" w:space="0" w:color="auto"/>
                <w:left w:val="none" w:sz="0" w:space="0" w:color="auto"/>
                <w:bottom w:val="none" w:sz="0" w:space="0" w:color="auto"/>
                <w:right w:val="none" w:sz="0" w:space="0" w:color="auto"/>
              </w:divBdr>
            </w:div>
          </w:divsChild>
        </w:div>
        <w:div w:id="1558740164">
          <w:marLeft w:val="0"/>
          <w:marRight w:val="0"/>
          <w:marTop w:val="0"/>
          <w:marBottom w:val="0"/>
          <w:divBdr>
            <w:top w:val="none" w:sz="0" w:space="0" w:color="auto"/>
            <w:left w:val="none" w:sz="0" w:space="0" w:color="auto"/>
            <w:bottom w:val="none" w:sz="0" w:space="0" w:color="auto"/>
            <w:right w:val="none" w:sz="0" w:space="0" w:color="auto"/>
          </w:divBdr>
          <w:divsChild>
            <w:div w:id="526911548">
              <w:marLeft w:val="0"/>
              <w:marRight w:val="0"/>
              <w:marTop w:val="0"/>
              <w:marBottom w:val="0"/>
              <w:divBdr>
                <w:top w:val="none" w:sz="0" w:space="0" w:color="auto"/>
                <w:left w:val="none" w:sz="0" w:space="0" w:color="auto"/>
                <w:bottom w:val="none" w:sz="0" w:space="0" w:color="auto"/>
                <w:right w:val="none" w:sz="0" w:space="0" w:color="auto"/>
              </w:divBdr>
            </w:div>
            <w:div w:id="1196693031">
              <w:marLeft w:val="0"/>
              <w:marRight w:val="0"/>
              <w:marTop w:val="0"/>
              <w:marBottom w:val="0"/>
              <w:divBdr>
                <w:top w:val="none" w:sz="0" w:space="0" w:color="auto"/>
                <w:left w:val="none" w:sz="0" w:space="0" w:color="auto"/>
                <w:bottom w:val="none" w:sz="0" w:space="0" w:color="auto"/>
                <w:right w:val="none" w:sz="0" w:space="0" w:color="auto"/>
              </w:divBdr>
              <w:divsChild>
                <w:div w:id="1223558376">
                  <w:marLeft w:val="0"/>
                  <w:marRight w:val="0"/>
                  <w:marTop w:val="0"/>
                  <w:marBottom w:val="0"/>
                  <w:divBdr>
                    <w:top w:val="none" w:sz="0" w:space="0" w:color="auto"/>
                    <w:left w:val="none" w:sz="0" w:space="0" w:color="auto"/>
                    <w:bottom w:val="none" w:sz="0" w:space="0" w:color="auto"/>
                    <w:right w:val="none" w:sz="0" w:space="0" w:color="auto"/>
                  </w:divBdr>
                  <w:divsChild>
                    <w:div w:id="213637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2542">
      <w:bodyDiv w:val="1"/>
      <w:marLeft w:val="0"/>
      <w:marRight w:val="0"/>
      <w:marTop w:val="0"/>
      <w:marBottom w:val="0"/>
      <w:divBdr>
        <w:top w:val="none" w:sz="0" w:space="0" w:color="auto"/>
        <w:left w:val="none" w:sz="0" w:space="0" w:color="auto"/>
        <w:bottom w:val="none" w:sz="0" w:space="0" w:color="auto"/>
        <w:right w:val="none" w:sz="0" w:space="0" w:color="auto"/>
      </w:divBdr>
    </w:div>
    <w:div w:id="369645771">
      <w:bodyDiv w:val="1"/>
      <w:marLeft w:val="0"/>
      <w:marRight w:val="0"/>
      <w:marTop w:val="0"/>
      <w:marBottom w:val="0"/>
      <w:divBdr>
        <w:top w:val="none" w:sz="0" w:space="0" w:color="auto"/>
        <w:left w:val="none" w:sz="0" w:space="0" w:color="auto"/>
        <w:bottom w:val="none" w:sz="0" w:space="0" w:color="auto"/>
        <w:right w:val="none" w:sz="0" w:space="0" w:color="auto"/>
      </w:divBdr>
    </w:div>
    <w:div w:id="373430637">
      <w:bodyDiv w:val="1"/>
      <w:marLeft w:val="0"/>
      <w:marRight w:val="0"/>
      <w:marTop w:val="0"/>
      <w:marBottom w:val="0"/>
      <w:divBdr>
        <w:top w:val="none" w:sz="0" w:space="0" w:color="auto"/>
        <w:left w:val="none" w:sz="0" w:space="0" w:color="auto"/>
        <w:bottom w:val="none" w:sz="0" w:space="0" w:color="auto"/>
        <w:right w:val="none" w:sz="0" w:space="0" w:color="auto"/>
      </w:divBdr>
    </w:div>
    <w:div w:id="376470266">
      <w:bodyDiv w:val="1"/>
      <w:marLeft w:val="0"/>
      <w:marRight w:val="0"/>
      <w:marTop w:val="0"/>
      <w:marBottom w:val="0"/>
      <w:divBdr>
        <w:top w:val="none" w:sz="0" w:space="0" w:color="auto"/>
        <w:left w:val="none" w:sz="0" w:space="0" w:color="auto"/>
        <w:bottom w:val="none" w:sz="0" w:space="0" w:color="auto"/>
        <w:right w:val="none" w:sz="0" w:space="0" w:color="auto"/>
      </w:divBdr>
    </w:div>
    <w:div w:id="384447272">
      <w:bodyDiv w:val="1"/>
      <w:marLeft w:val="0"/>
      <w:marRight w:val="0"/>
      <w:marTop w:val="0"/>
      <w:marBottom w:val="0"/>
      <w:divBdr>
        <w:top w:val="none" w:sz="0" w:space="0" w:color="auto"/>
        <w:left w:val="none" w:sz="0" w:space="0" w:color="auto"/>
        <w:bottom w:val="none" w:sz="0" w:space="0" w:color="auto"/>
        <w:right w:val="none" w:sz="0" w:space="0" w:color="auto"/>
      </w:divBdr>
      <w:divsChild>
        <w:div w:id="559941496">
          <w:marLeft w:val="0"/>
          <w:marRight w:val="0"/>
          <w:marTop w:val="0"/>
          <w:marBottom w:val="0"/>
          <w:divBdr>
            <w:top w:val="none" w:sz="0" w:space="0" w:color="auto"/>
            <w:left w:val="none" w:sz="0" w:space="0" w:color="auto"/>
            <w:bottom w:val="none" w:sz="0" w:space="0" w:color="auto"/>
            <w:right w:val="none" w:sz="0" w:space="0" w:color="auto"/>
          </w:divBdr>
          <w:divsChild>
            <w:div w:id="141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23234">
      <w:bodyDiv w:val="1"/>
      <w:marLeft w:val="0"/>
      <w:marRight w:val="0"/>
      <w:marTop w:val="0"/>
      <w:marBottom w:val="0"/>
      <w:divBdr>
        <w:top w:val="none" w:sz="0" w:space="0" w:color="auto"/>
        <w:left w:val="none" w:sz="0" w:space="0" w:color="auto"/>
        <w:bottom w:val="none" w:sz="0" w:space="0" w:color="auto"/>
        <w:right w:val="none" w:sz="0" w:space="0" w:color="auto"/>
      </w:divBdr>
    </w:div>
    <w:div w:id="401678680">
      <w:bodyDiv w:val="1"/>
      <w:marLeft w:val="0"/>
      <w:marRight w:val="0"/>
      <w:marTop w:val="0"/>
      <w:marBottom w:val="0"/>
      <w:divBdr>
        <w:top w:val="none" w:sz="0" w:space="0" w:color="auto"/>
        <w:left w:val="none" w:sz="0" w:space="0" w:color="auto"/>
        <w:bottom w:val="none" w:sz="0" w:space="0" w:color="auto"/>
        <w:right w:val="none" w:sz="0" w:space="0" w:color="auto"/>
      </w:divBdr>
    </w:div>
    <w:div w:id="416632881">
      <w:bodyDiv w:val="1"/>
      <w:marLeft w:val="0"/>
      <w:marRight w:val="0"/>
      <w:marTop w:val="0"/>
      <w:marBottom w:val="0"/>
      <w:divBdr>
        <w:top w:val="none" w:sz="0" w:space="0" w:color="auto"/>
        <w:left w:val="none" w:sz="0" w:space="0" w:color="auto"/>
        <w:bottom w:val="none" w:sz="0" w:space="0" w:color="auto"/>
        <w:right w:val="none" w:sz="0" w:space="0" w:color="auto"/>
      </w:divBdr>
    </w:div>
    <w:div w:id="430902958">
      <w:bodyDiv w:val="1"/>
      <w:marLeft w:val="0"/>
      <w:marRight w:val="0"/>
      <w:marTop w:val="0"/>
      <w:marBottom w:val="0"/>
      <w:divBdr>
        <w:top w:val="none" w:sz="0" w:space="0" w:color="auto"/>
        <w:left w:val="none" w:sz="0" w:space="0" w:color="auto"/>
        <w:bottom w:val="none" w:sz="0" w:space="0" w:color="auto"/>
        <w:right w:val="none" w:sz="0" w:space="0" w:color="auto"/>
      </w:divBdr>
    </w:div>
    <w:div w:id="434256784">
      <w:bodyDiv w:val="1"/>
      <w:marLeft w:val="0"/>
      <w:marRight w:val="0"/>
      <w:marTop w:val="0"/>
      <w:marBottom w:val="0"/>
      <w:divBdr>
        <w:top w:val="none" w:sz="0" w:space="0" w:color="auto"/>
        <w:left w:val="none" w:sz="0" w:space="0" w:color="auto"/>
        <w:bottom w:val="none" w:sz="0" w:space="0" w:color="auto"/>
        <w:right w:val="none" w:sz="0" w:space="0" w:color="auto"/>
      </w:divBdr>
    </w:div>
    <w:div w:id="488715150">
      <w:bodyDiv w:val="1"/>
      <w:marLeft w:val="0"/>
      <w:marRight w:val="0"/>
      <w:marTop w:val="0"/>
      <w:marBottom w:val="0"/>
      <w:divBdr>
        <w:top w:val="none" w:sz="0" w:space="0" w:color="auto"/>
        <w:left w:val="none" w:sz="0" w:space="0" w:color="auto"/>
        <w:bottom w:val="none" w:sz="0" w:space="0" w:color="auto"/>
        <w:right w:val="none" w:sz="0" w:space="0" w:color="auto"/>
      </w:divBdr>
    </w:div>
    <w:div w:id="496699080">
      <w:bodyDiv w:val="1"/>
      <w:marLeft w:val="0"/>
      <w:marRight w:val="0"/>
      <w:marTop w:val="0"/>
      <w:marBottom w:val="0"/>
      <w:divBdr>
        <w:top w:val="none" w:sz="0" w:space="0" w:color="auto"/>
        <w:left w:val="none" w:sz="0" w:space="0" w:color="auto"/>
        <w:bottom w:val="none" w:sz="0" w:space="0" w:color="auto"/>
        <w:right w:val="none" w:sz="0" w:space="0" w:color="auto"/>
      </w:divBdr>
      <w:divsChild>
        <w:div w:id="807825273">
          <w:marLeft w:val="0"/>
          <w:marRight w:val="0"/>
          <w:marTop w:val="0"/>
          <w:marBottom w:val="0"/>
          <w:divBdr>
            <w:top w:val="none" w:sz="0" w:space="0" w:color="auto"/>
            <w:left w:val="none" w:sz="0" w:space="0" w:color="auto"/>
            <w:bottom w:val="none" w:sz="0" w:space="0" w:color="auto"/>
            <w:right w:val="none" w:sz="0" w:space="0" w:color="auto"/>
          </w:divBdr>
          <w:divsChild>
            <w:div w:id="12084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9034">
      <w:bodyDiv w:val="1"/>
      <w:marLeft w:val="0"/>
      <w:marRight w:val="0"/>
      <w:marTop w:val="0"/>
      <w:marBottom w:val="0"/>
      <w:divBdr>
        <w:top w:val="none" w:sz="0" w:space="0" w:color="auto"/>
        <w:left w:val="none" w:sz="0" w:space="0" w:color="auto"/>
        <w:bottom w:val="none" w:sz="0" w:space="0" w:color="auto"/>
        <w:right w:val="none" w:sz="0" w:space="0" w:color="auto"/>
      </w:divBdr>
      <w:divsChild>
        <w:div w:id="1574581692">
          <w:marLeft w:val="0"/>
          <w:marRight w:val="0"/>
          <w:marTop w:val="0"/>
          <w:marBottom w:val="0"/>
          <w:divBdr>
            <w:top w:val="none" w:sz="0" w:space="0" w:color="auto"/>
            <w:left w:val="none" w:sz="0" w:space="0" w:color="auto"/>
            <w:bottom w:val="none" w:sz="0" w:space="0" w:color="auto"/>
            <w:right w:val="none" w:sz="0" w:space="0" w:color="auto"/>
          </w:divBdr>
          <w:divsChild>
            <w:div w:id="614219883">
              <w:marLeft w:val="0"/>
              <w:marRight w:val="0"/>
              <w:marTop w:val="0"/>
              <w:marBottom w:val="0"/>
              <w:divBdr>
                <w:top w:val="none" w:sz="0" w:space="0" w:color="auto"/>
                <w:left w:val="none" w:sz="0" w:space="0" w:color="auto"/>
                <w:bottom w:val="none" w:sz="0" w:space="0" w:color="auto"/>
                <w:right w:val="none" w:sz="0" w:space="0" w:color="auto"/>
              </w:divBdr>
              <w:divsChild>
                <w:div w:id="1836073953">
                  <w:marLeft w:val="0"/>
                  <w:marRight w:val="0"/>
                  <w:marTop w:val="0"/>
                  <w:marBottom w:val="0"/>
                  <w:divBdr>
                    <w:top w:val="none" w:sz="0" w:space="0" w:color="auto"/>
                    <w:left w:val="none" w:sz="0" w:space="0" w:color="auto"/>
                    <w:bottom w:val="none" w:sz="0" w:space="0" w:color="auto"/>
                    <w:right w:val="none" w:sz="0" w:space="0" w:color="auto"/>
                  </w:divBdr>
                  <w:divsChild>
                    <w:div w:id="389306707">
                      <w:marLeft w:val="0"/>
                      <w:marRight w:val="0"/>
                      <w:marTop w:val="0"/>
                      <w:marBottom w:val="0"/>
                      <w:divBdr>
                        <w:top w:val="none" w:sz="0" w:space="0" w:color="auto"/>
                        <w:left w:val="none" w:sz="0" w:space="0" w:color="auto"/>
                        <w:bottom w:val="none" w:sz="0" w:space="0" w:color="auto"/>
                        <w:right w:val="none" w:sz="0" w:space="0" w:color="auto"/>
                      </w:divBdr>
                      <w:divsChild>
                        <w:div w:id="1109814170">
                          <w:marLeft w:val="0"/>
                          <w:marRight w:val="0"/>
                          <w:marTop w:val="0"/>
                          <w:marBottom w:val="0"/>
                          <w:divBdr>
                            <w:top w:val="none" w:sz="0" w:space="0" w:color="auto"/>
                            <w:left w:val="none" w:sz="0" w:space="0" w:color="auto"/>
                            <w:bottom w:val="none" w:sz="0" w:space="0" w:color="auto"/>
                            <w:right w:val="none" w:sz="0" w:space="0" w:color="auto"/>
                          </w:divBdr>
                          <w:divsChild>
                            <w:div w:id="1063799031">
                              <w:marLeft w:val="0"/>
                              <w:marRight w:val="0"/>
                              <w:marTop w:val="0"/>
                              <w:marBottom w:val="0"/>
                              <w:divBdr>
                                <w:top w:val="none" w:sz="0" w:space="0" w:color="auto"/>
                                <w:left w:val="none" w:sz="0" w:space="0" w:color="auto"/>
                                <w:bottom w:val="none" w:sz="0" w:space="0" w:color="auto"/>
                                <w:right w:val="none" w:sz="0" w:space="0" w:color="auto"/>
                              </w:divBdr>
                              <w:divsChild>
                                <w:div w:id="1105345712">
                                  <w:marLeft w:val="0"/>
                                  <w:marRight w:val="0"/>
                                  <w:marTop w:val="0"/>
                                  <w:marBottom w:val="0"/>
                                  <w:divBdr>
                                    <w:top w:val="none" w:sz="0" w:space="0" w:color="auto"/>
                                    <w:left w:val="none" w:sz="0" w:space="0" w:color="auto"/>
                                    <w:bottom w:val="none" w:sz="0" w:space="0" w:color="auto"/>
                                    <w:right w:val="none" w:sz="0" w:space="0" w:color="auto"/>
                                  </w:divBdr>
                                  <w:divsChild>
                                    <w:div w:id="1312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13893">
          <w:marLeft w:val="0"/>
          <w:marRight w:val="0"/>
          <w:marTop w:val="0"/>
          <w:marBottom w:val="0"/>
          <w:divBdr>
            <w:top w:val="none" w:sz="0" w:space="0" w:color="auto"/>
            <w:left w:val="none" w:sz="0" w:space="0" w:color="auto"/>
            <w:bottom w:val="none" w:sz="0" w:space="0" w:color="auto"/>
            <w:right w:val="none" w:sz="0" w:space="0" w:color="auto"/>
          </w:divBdr>
          <w:divsChild>
            <w:div w:id="180945944">
              <w:marLeft w:val="0"/>
              <w:marRight w:val="0"/>
              <w:marTop w:val="0"/>
              <w:marBottom w:val="0"/>
              <w:divBdr>
                <w:top w:val="none" w:sz="0" w:space="0" w:color="auto"/>
                <w:left w:val="none" w:sz="0" w:space="0" w:color="auto"/>
                <w:bottom w:val="none" w:sz="0" w:space="0" w:color="auto"/>
                <w:right w:val="none" w:sz="0" w:space="0" w:color="auto"/>
              </w:divBdr>
              <w:divsChild>
                <w:div w:id="2085373023">
                  <w:marLeft w:val="0"/>
                  <w:marRight w:val="0"/>
                  <w:marTop w:val="0"/>
                  <w:marBottom w:val="0"/>
                  <w:divBdr>
                    <w:top w:val="none" w:sz="0" w:space="0" w:color="auto"/>
                    <w:left w:val="none" w:sz="0" w:space="0" w:color="auto"/>
                    <w:bottom w:val="none" w:sz="0" w:space="0" w:color="auto"/>
                    <w:right w:val="none" w:sz="0" w:space="0" w:color="auto"/>
                  </w:divBdr>
                  <w:divsChild>
                    <w:div w:id="322858949">
                      <w:marLeft w:val="0"/>
                      <w:marRight w:val="0"/>
                      <w:marTop w:val="0"/>
                      <w:marBottom w:val="0"/>
                      <w:divBdr>
                        <w:top w:val="none" w:sz="0" w:space="0" w:color="auto"/>
                        <w:left w:val="none" w:sz="0" w:space="0" w:color="auto"/>
                        <w:bottom w:val="none" w:sz="0" w:space="0" w:color="auto"/>
                        <w:right w:val="none" w:sz="0" w:space="0" w:color="auto"/>
                      </w:divBdr>
                      <w:divsChild>
                        <w:div w:id="1010182484">
                          <w:marLeft w:val="0"/>
                          <w:marRight w:val="0"/>
                          <w:marTop w:val="0"/>
                          <w:marBottom w:val="0"/>
                          <w:divBdr>
                            <w:top w:val="none" w:sz="0" w:space="0" w:color="auto"/>
                            <w:left w:val="none" w:sz="0" w:space="0" w:color="auto"/>
                            <w:bottom w:val="none" w:sz="0" w:space="0" w:color="auto"/>
                            <w:right w:val="none" w:sz="0" w:space="0" w:color="auto"/>
                          </w:divBdr>
                          <w:divsChild>
                            <w:div w:id="620263831">
                              <w:marLeft w:val="0"/>
                              <w:marRight w:val="0"/>
                              <w:marTop w:val="0"/>
                              <w:marBottom w:val="0"/>
                              <w:divBdr>
                                <w:top w:val="none" w:sz="0" w:space="0" w:color="auto"/>
                                <w:left w:val="none" w:sz="0" w:space="0" w:color="auto"/>
                                <w:bottom w:val="none" w:sz="0" w:space="0" w:color="auto"/>
                                <w:right w:val="none" w:sz="0" w:space="0" w:color="auto"/>
                              </w:divBdr>
                              <w:divsChild>
                                <w:div w:id="1990471998">
                                  <w:marLeft w:val="0"/>
                                  <w:marRight w:val="0"/>
                                  <w:marTop w:val="0"/>
                                  <w:marBottom w:val="0"/>
                                  <w:divBdr>
                                    <w:top w:val="none" w:sz="0" w:space="0" w:color="auto"/>
                                    <w:left w:val="none" w:sz="0" w:space="0" w:color="auto"/>
                                    <w:bottom w:val="none" w:sz="0" w:space="0" w:color="auto"/>
                                    <w:right w:val="none" w:sz="0" w:space="0" w:color="auto"/>
                                  </w:divBdr>
                                  <w:divsChild>
                                    <w:div w:id="1262029618">
                                      <w:marLeft w:val="0"/>
                                      <w:marRight w:val="0"/>
                                      <w:marTop w:val="0"/>
                                      <w:marBottom w:val="0"/>
                                      <w:divBdr>
                                        <w:top w:val="none" w:sz="0" w:space="0" w:color="auto"/>
                                        <w:left w:val="none" w:sz="0" w:space="0" w:color="auto"/>
                                        <w:bottom w:val="none" w:sz="0" w:space="0" w:color="auto"/>
                                        <w:right w:val="none" w:sz="0" w:space="0" w:color="auto"/>
                                      </w:divBdr>
                                      <w:divsChild>
                                        <w:div w:id="20159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799457">
          <w:marLeft w:val="0"/>
          <w:marRight w:val="0"/>
          <w:marTop w:val="0"/>
          <w:marBottom w:val="0"/>
          <w:divBdr>
            <w:top w:val="none" w:sz="0" w:space="0" w:color="auto"/>
            <w:left w:val="none" w:sz="0" w:space="0" w:color="auto"/>
            <w:bottom w:val="none" w:sz="0" w:space="0" w:color="auto"/>
            <w:right w:val="none" w:sz="0" w:space="0" w:color="auto"/>
          </w:divBdr>
          <w:divsChild>
            <w:div w:id="1590041233">
              <w:marLeft w:val="0"/>
              <w:marRight w:val="0"/>
              <w:marTop w:val="0"/>
              <w:marBottom w:val="0"/>
              <w:divBdr>
                <w:top w:val="none" w:sz="0" w:space="0" w:color="auto"/>
                <w:left w:val="none" w:sz="0" w:space="0" w:color="auto"/>
                <w:bottom w:val="none" w:sz="0" w:space="0" w:color="auto"/>
                <w:right w:val="none" w:sz="0" w:space="0" w:color="auto"/>
              </w:divBdr>
              <w:divsChild>
                <w:div w:id="2078549928">
                  <w:marLeft w:val="0"/>
                  <w:marRight w:val="0"/>
                  <w:marTop w:val="0"/>
                  <w:marBottom w:val="0"/>
                  <w:divBdr>
                    <w:top w:val="none" w:sz="0" w:space="0" w:color="auto"/>
                    <w:left w:val="none" w:sz="0" w:space="0" w:color="auto"/>
                    <w:bottom w:val="none" w:sz="0" w:space="0" w:color="auto"/>
                    <w:right w:val="none" w:sz="0" w:space="0" w:color="auto"/>
                  </w:divBdr>
                  <w:divsChild>
                    <w:div w:id="1757289237">
                      <w:marLeft w:val="0"/>
                      <w:marRight w:val="0"/>
                      <w:marTop w:val="0"/>
                      <w:marBottom w:val="0"/>
                      <w:divBdr>
                        <w:top w:val="none" w:sz="0" w:space="0" w:color="auto"/>
                        <w:left w:val="none" w:sz="0" w:space="0" w:color="auto"/>
                        <w:bottom w:val="none" w:sz="0" w:space="0" w:color="auto"/>
                        <w:right w:val="none" w:sz="0" w:space="0" w:color="auto"/>
                      </w:divBdr>
                      <w:divsChild>
                        <w:div w:id="1896820278">
                          <w:marLeft w:val="0"/>
                          <w:marRight w:val="0"/>
                          <w:marTop w:val="0"/>
                          <w:marBottom w:val="0"/>
                          <w:divBdr>
                            <w:top w:val="none" w:sz="0" w:space="0" w:color="auto"/>
                            <w:left w:val="none" w:sz="0" w:space="0" w:color="auto"/>
                            <w:bottom w:val="none" w:sz="0" w:space="0" w:color="auto"/>
                            <w:right w:val="none" w:sz="0" w:space="0" w:color="auto"/>
                          </w:divBdr>
                          <w:divsChild>
                            <w:div w:id="1629970845">
                              <w:marLeft w:val="0"/>
                              <w:marRight w:val="0"/>
                              <w:marTop w:val="0"/>
                              <w:marBottom w:val="0"/>
                              <w:divBdr>
                                <w:top w:val="none" w:sz="0" w:space="0" w:color="auto"/>
                                <w:left w:val="none" w:sz="0" w:space="0" w:color="auto"/>
                                <w:bottom w:val="none" w:sz="0" w:space="0" w:color="auto"/>
                                <w:right w:val="none" w:sz="0" w:space="0" w:color="auto"/>
                              </w:divBdr>
                              <w:divsChild>
                                <w:div w:id="760875291">
                                  <w:marLeft w:val="0"/>
                                  <w:marRight w:val="0"/>
                                  <w:marTop w:val="0"/>
                                  <w:marBottom w:val="0"/>
                                  <w:divBdr>
                                    <w:top w:val="none" w:sz="0" w:space="0" w:color="auto"/>
                                    <w:left w:val="none" w:sz="0" w:space="0" w:color="auto"/>
                                    <w:bottom w:val="none" w:sz="0" w:space="0" w:color="auto"/>
                                    <w:right w:val="none" w:sz="0" w:space="0" w:color="auto"/>
                                  </w:divBdr>
                                  <w:divsChild>
                                    <w:div w:id="9634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963111">
          <w:marLeft w:val="0"/>
          <w:marRight w:val="0"/>
          <w:marTop w:val="0"/>
          <w:marBottom w:val="0"/>
          <w:divBdr>
            <w:top w:val="none" w:sz="0" w:space="0" w:color="auto"/>
            <w:left w:val="none" w:sz="0" w:space="0" w:color="auto"/>
            <w:bottom w:val="none" w:sz="0" w:space="0" w:color="auto"/>
            <w:right w:val="none" w:sz="0" w:space="0" w:color="auto"/>
          </w:divBdr>
          <w:divsChild>
            <w:div w:id="1939681200">
              <w:marLeft w:val="0"/>
              <w:marRight w:val="0"/>
              <w:marTop w:val="0"/>
              <w:marBottom w:val="0"/>
              <w:divBdr>
                <w:top w:val="none" w:sz="0" w:space="0" w:color="auto"/>
                <w:left w:val="none" w:sz="0" w:space="0" w:color="auto"/>
                <w:bottom w:val="none" w:sz="0" w:space="0" w:color="auto"/>
                <w:right w:val="none" w:sz="0" w:space="0" w:color="auto"/>
              </w:divBdr>
              <w:divsChild>
                <w:div w:id="1694645072">
                  <w:marLeft w:val="0"/>
                  <w:marRight w:val="0"/>
                  <w:marTop w:val="0"/>
                  <w:marBottom w:val="0"/>
                  <w:divBdr>
                    <w:top w:val="none" w:sz="0" w:space="0" w:color="auto"/>
                    <w:left w:val="none" w:sz="0" w:space="0" w:color="auto"/>
                    <w:bottom w:val="none" w:sz="0" w:space="0" w:color="auto"/>
                    <w:right w:val="none" w:sz="0" w:space="0" w:color="auto"/>
                  </w:divBdr>
                  <w:divsChild>
                    <w:div w:id="504708076">
                      <w:marLeft w:val="0"/>
                      <w:marRight w:val="0"/>
                      <w:marTop w:val="0"/>
                      <w:marBottom w:val="0"/>
                      <w:divBdr>
                        <w:top w:val="none" w:sz="0" w:space="0" w:color="auto"/>
                        <w:left w:val="none" w:sz="0" w:space="0" w:color="auto"/>
                        <w:bottom w:val="none" w:sz="0" w:space="0" w:color="auto"/>
                        <w:right w:val="none" w:sz="0" w:space="0" w:color="auto"/>
                      </w:divBdr>
                      <w:divsChild>
                        <w:div w:id="2145542398">
                          <w:marLeft w:val="0"/>
                          <w:marRight w:val="0"/>
                          <w:marTop w:val="0"/>
                          <w:marBottom w:val="0"/>
                          <w:divBdr>
                            <w:top w:val="none" w:sz="0" w:space="0" w:color="auto"/>
                            <w:left w:val="none" w:sz="0" w:space="0" w:color="auto"/>
                            <w:bottom w:val="none" w:sz="0" w:space="0" w:color="auto"/>
                            <w:right w:val="none" w:sz="0" w:space="0" w:color="auto"/>
                          </w:divBdr>
                          <w:divsChild>
                            <w:div w:id="739448984">
                              <w:marLeft w:val="0"/>
                              <w:marRight w:val="0"/>
                              <w:marTop w:val="0"/>
                              <w:marBottom w:val="0"/>
                              <w:divBdr>
                                <w:top w:val="none" w:sz="0" w:space="0" w:color="auto"/>
                                <w:left w:val="none" w:sz="0" w:space="0" w:color="auto"/>
                                <w:bottom w:val="none" w:sz="0" w:space="0" w:color="auto"/>
                                <w:right w:val="none" w:sz="0" w:space="0" w:color="auto"/>
                              </w:divBdr>
                              <w:divsChild>
                                <w:div w:id="540629193">
                                  <w:marLeft w:val="0"/>
                                  <w:marRight w:val="0"/>
                                  <w:marTop w:val="0"/>
                                  <w:marBottom w:val="0"/>
                                  <w:divBdr>
                                    <w:top w:val="none" w:sz="0" w:space="0" w:color="auto"/>
                                    <w:left w:val="none" w:sz="0" w:space="0" w:color="auto"/>
                                    <w:bottom w:val="none" w:sz="0" w:space="0" w:color="auto"/>
                                    <w:right w:val="none" w:sz="0" w:space="0" w:color="auto"/>
                                  </w:divBdr>
                                  <w:divsChild>
                                    <w:div w:id="206797767">
                                      <w:marLeft w:val="0"/>
                                      <w:marRight w:val="0"/>
                                      <w:marTop w:val="0"/>
                                      <w:marBottom w:val="0"/>
                                      <w:divBdr>
                                        <w:top w:val="none" w:sz="0" w:space="0" w:color="auto"/>
                                        <w:left w:val="none" w:sz="0" w:space="0" w:color="auto"/>
                                        <w:bottom w:val="none" w:sz="0" w:space="0" w:color="auto"/>
                                        <w:right w:val="none" w:sz="0" w:space="0" w:color="auto"/>
                                      </w:divBdr>
                                      <w:divsChild>
                                        <w:div w:id="21421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927174">
          <w:marLeft w:val="0"/>
          <w:marRight w:val="0"/>
          <w:marTop w:val="0"/>
          <w:marBottom w:val="0"/>
          <w:divBdr>
            <w:top w:val="none" w:sz="0" w:space="0" w:color="auto"/>
            <w:left w:val="none" w:sz="0" w:space="0" w:color="auto"/>
            <w:bottom w:val="none" w:sz="0" w:space="0" w:color="auto"/>
            <w:right w:val="none" w:sz="0" w:space="0" w:color="auto"/>
          </w:divBdr>
          <w:divsChild>
            <w:div w:id="872495049">
              <w:marLeft w:val="0"/>
              <w:marRight w:val="0"/>
              <w:marTop w:val="0"/>
              <w:marBottom w:val="0"/>
              <w:divBdr>
                <w:top w:val="none" w:sz="0" w:space="0" w:color="auto"/>
                <w:left w:val="none" w:sz="0" w:space="0" w:color="auto"/>
                <w:bottom w:val="none" w:sz="0" w:space="0" w:color="auto"/>
                <w:right w:val="none" w:sz="0" w:space="0" w:color="auto"/>
              </w:divBdr>
              <w:divsChild>
                <w:div w:id="180053577">
                  <w:marLeft w:val="0"/>
                  <w:marRight w:val="0"/>
                  <w:marTop w:val="0"/>
                  <w:marBottom w:val="0"/>
                  <w:divBdr>
                    <w:top w:val="none" w:sz="0" w:space="0" w:color="auto"/>
                    <w:left w:val="none" w:sz="0" w:space="0" w:color="auto"/>
                    <w:bottom w:val="none" w:sz="0" w:space="0" w:color="auto"/>
                    <w:right w:val="none" w:sz="0" w:space="0" w:color="auto"/>
                  </w:divBdr>
                  <w:divsChild>
                    <w:div w:id="1916938293">
                      <w:marLeft w:val="0"/>
                      <w:marRight w:val="0"/>
                      <w:marTop w:val="0"/>
                      <w:marBottom w:val="0"/>
                      <w:divBdr>
                        <w:top w:val="none" w:sz="0" w:space="0" w:color="auto"/>
                        <w:left w:val="none" w:sz="0" w:space="0" w:color="auto"/>
                        <w:bottom w:val="none" w:sz="0" w:space="0" w:color="auto"/>
                        <w:right w:val="none" w:sz="0" w:space="0" w:color="auto"/>
                      </w:divBdr>
                      <w:divsChild>
                        <w:div w:id="1097555861">
                          <w:marLeft w:val="0"/>
                          <w:marRight w:val="0"/>
                          <w:marTop w:val="0"/>
                          <w:marBottom w:val="0"/>
                          <w:divBdr>
                            <w:top w:val="none" w:sz="0" w:space="0" w:color="auto"/>
                            <w:left w:val="none" w:sz="0" w:space="0" w:color="auto"/>
                            <w:bottom w:val="none" w:sz="0" w:space="0" w:color="auto"/>
                            <w:right w:val="none" w:sz="0" w:space="0" w:color="auto"/>
                          </w:divBdr>
                          <w:divsChild>
                            <w:div w:id="1687247496">
                              <w:marLeft w:val="0"/>
                              <w:marRight w:val="0"/>
                              <w:marTop w:val="0"/>
                              <w:marBottom w:val="0"/>
                              <w:divBdr>
                                <w:top w:val="none" w:sz="0" w:space="0" w:color="auto"/>
                                <w:left w:val="none" w:sz="0" w:space="0" w:color="auto"/>
                                <w:bottom w:val="none" w:sz="0" w:space="0" w:color="auto"/>
                                <w:right w:val="none" w:sz="0" w:space="0" w:color="auto"/>
                              </w:divBdr>
                              <w:divsChild>
                                <w:div w:id="1814565525">
                                  <w:marLeft w:val="0"/>
                                  <w:marRight w:val="0"/>
                                  <w:marTop w:val="0"/>
                                  <w:marBottom w:val="0"/>
                                  <w:divBdr>
                                    <w:top w:val="none" w:sz="0" w:space="0" w:color="auto"/>
                                    <w:left w:val="none" w:sz="0" w:space="0" w:color="auto"/>
                                    <w:bottom w:val="none" w:sz="0" w:space="0" w:color="auto"/>
                                    <w:right w:val="none" w:sz="0" w:space="0" w:color="auto"/>
                                  </w:divBdr>
                                  <w:divsChild>
                                    <w:div w:id="14210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5189792">
      <w:bodyDiv w:val="1"/>
      <w:marLeft w:val="0"/>
      <w:marRight w:val="0"/>
      <w:marTop w:val="0"/>
      <w:marBottom w:val="0"/>
      <w:divBdr>
        <w:top w:val="none" w:sz="0" w:space="0" w:color="auto"/>
        <w:left w:val="none" w:sz="0" w:space="0" w:color="auto"/>
        <w:bottom w:val="none" w:sz="0" w:space="0" w:color="auto"/>
        <w:right w:val="none" w:sz="0" w:space="0" w:color="auto"/>
      </w:divBdr>
      <w:divsChild>
        <w:div w:id="416754702">
          <w:marLeft w:val="0"/>
          <w:marRight w:val="0"/>
          <w:marTop w:val="0"/>
          <w:marBottom w:val="0"/>
          <w:divBdr>
            <w:top w:val="none" w:sz="0" w:space="0" w:color="auto"/>
            <w:left w:val="none" w:sz="0" w:space="0" w:color="auto"/>
            <w:bottom w:val="none" w:sz="0" w:space="0" w:color="auto"/>
            <w:right w:val="none" w:sz="0" w:space="0" w:color="auto"/>
          </w:divBdr>
          <w:divsChild>
            <w:div w:id="2129543779">
              <w:marLeft w:val="0"/>
              <w:marRight w:val="0"/>
              <w:marTop w:val="0"/>
              <w:marBottom w:val="0"/>
              <w:divBdr>
                <w:top w:val="none" w:sz="0" w:space="0" w:color="auto"/>
                <w:left w:val="none" w:sz="0" w:space="0" w:color="auto"/>
                <w:bottom w:val="none" w:sz="0" w:space="0" w:color="auto"/>
                <w:right w:val="none" w:sz="0" w:space="0" w:color="auto"/>
              </w:divBdr>
            </w:div>
            <w:div w:id="1487823285">
              <w:marLeft w:val="0"/>
              <w:marRight w:val="0"/>
              <w:marTop w:val="0"/>
              <w:marBottom w:val="0"/>
              <w:divBdr>
                <w:top w:val="none" w:sz="0" w:space="0" w:color="auto"/>
                <w:left w:val="none" w:sz="0" w:space="0" w:color="auto"/>
                <w:bottom w:val="none" w:sz="0" w:space="0" w:color="auto"/>
                <w:right w:val="none" w:sz="0" w:space="0" w:color="auto"/>
              </w:divBdr>
              <w:divsChild>
                <w:div w:id="40516798">
                  <w:marLeft w:val="0"/>
                  <w:marRight w:val="0"/>
                  <w:marTop w:val="0"/>
                  <w:marBottom w:val="0"/>
                  <w:divBdr>
                    <w:top w:val="none" w:sz="0" w:space="0" w:color="auto"/>
                    <w:left w:val="none" w:sz="0" w:space="0" w:color="auto"/>
                    <w:bottom w:val="none" w:sz="0" w:space="0" w:color="auto"/>
                    <w:right w:val="none" w:sz="0" w:space="0" w:color="auto"/>
                  </w:divBdr>
                  <w:divsChild>
                    <w:div w:id="20649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0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5405">
      <w:bodyDiv w:val="1"/>
      <w:marLeft w:val="0"/>
      <w:marRight w:val="0"/>
      <w:marTop w:val="0"/>
      <w:marBottom w:val="0"/>
      <w:divBdr>
        <w:top w:val="none" w:sz="0" w:space="0" w:color="auto"/>
        <w:left w:val="none" w:sz="0" w:space="0" w:color="auto"/>
        <w:bottom w:val="none" w:sz="0" w:space="0" w:color="auto"/>
        <w:right w:val="none" w:sz="0" w:space="0" w:color="auto"/>
      </w:divBdr>
      <w:divsChild>
        <w:div w:id="1417366200">
          <w:marLeft w:val="0"/>
          <w:marRight w:val="0"/>
          <w:marTop w:val="0"/>
          <w:marBottom w:val="0"/>
          <w:divBdr>
            <w:top w:val="none" w:sz="0" w:space="0" w:color="auto"/>
            <w:left w:val="none" w:sz="0" w:space="0" w:color="auto"/>
            <w:bottom w:val="none" w:sz="0" w:space="0" w:color="auto"/>
            <w:right w:val="none" w:sz="0" w:space="0" w:color="auto"/>
          </w:divBdr>
          <w:divsChild>
            <w:div w:id="16999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6919">
      <w:bodyDiv w:val="1"/>
      <w:marLeft w:val="0"/>
      <w:marRight w:val="0"/>
      <w:marTop w:val="0"/>
      <w:marBottom w:val="0"/>
      <w:divBdr>
        <w:top w:val="none" w:sz="0" w:space="0" w:color="auto"/>
        <w:left w:val="none" w:sz="0" w:space="0" w:color="auto"/>
        <w:bottom w:val="none" w:sz="0" w:space="0" w:color="auto"/>
        <w:right w:val="none" w:sz="0" w:space="0" w:color="auto"/>
      </w:divBdr>
      <w:divsChild>
        <w:div w:id="19247995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06373779">
      <w:bodyDiv w:val="1"/>
      <w:marLeft w:val="0"/>
      <w:marRight w:val="0"/>
      <w:marTop w:val="0"/>
      <w:marBottom w:val="0"/>
      <w:divBdr>
        <w:top w:val="none" w:sz="0" w:space="0" w:color="auto"/>
        <w:left w:val="none" w:sz="0" w:space="0" w:color="auto"/>
        <w:bottom w:val="none" w:sz="0" w:space="0" w:color="auto"/>
        <w:right w:val="none" w:sz="0" w:space="0" w:color="auto"/>
      </w:divBdr>
      <w:divsChild>
        <w:div w:id="1680081767">
          <w:marLeft w:val="0"/>
          <w:marRight w:val="0"/>
          <w:marTop w:val="0"/>
          <w:marBottom w:val="0"/>
          <w:divBdr>
            <w:top w:val="none" w:sz="0" w:space="0" w:color="auto"/>
            <w:left w:val="none" w:sz="0" w:space="0" w:color="auto"/>
            <w:bottom w:val="none" w:sz="0" w:space="0" w:color="auto"/>
            <w:right w:val="none" w:sz="0" w:space="0" w:color="auto"/>
          </w:divBdr>
          <w:divsChild>
            <w:div w:id="79909062">
              <w:marLeft w:val="0"/>
              <w:marRight w:val="0"/>
              <w:marTop w:val="0"/>
              <w:marBottom w:val="0"/>
              <w:divBdr>
                <w:top w:val="none" w:sz="0" w:space="0" w:color="auto"/>
                <w:left w:val="none" w:sz="0" w:space="0" w:color="auto"/>
                <w:bottom w:val="none" w:sz="0" w:space="0" w:color="auto"/>
                <w:right w:val="none" w:sz="0" w:space="0" w:color="auto"/>
              </w:divBdr>
            </w:div>
          </w:divsChild>
        </w:div>
        <w:div w:id="469980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605224">
      <w:bodyDiv w:val="1"/>
      <w:marLeft w:val="0"/>
      <w:marRight w:val="0"/>
      <w:marTop w:val="0"/>
      <w:marBottom w:val="0"/>
      <w:divBdr>
        <w:top w:val="none" w:sz="0" w:space="0" w:color="auto"/>
        <w:left w:val="none" w:sz="0" w:space="0" w:color="auto"/>
        <w:bottom w:val="none" w:sz="0" w:space="0" w:color="auto"/>
        <w:right w:val="none" w:sz="0" w:space="0" w:color="auto"/>
      </w:divBdr>
    </w:div>
    <w:div w:id="710808846">
      <w:bodyDiv w:val="1"/>
      <w:marLeft w:val="0"/>
      <w:marRight w:val="0"/>
      <w:marTop w:val="0"/>
      <w:marBottom w:val="0"/>
      <w:divBdr>
        <w:top w:val="none" w:sz="0" w:space="0" w:color="auto"/>
        <w:left w:val="none" w:sz="0" w:space="0" w:color="auto"/>
        <w:bottom w:val="none" w:sz="0" w:space="0" w:color="auto"/>
        <w:right w:val="none" w:sz="0" w:space="0" w:color="auto"/>
      </w:divBdr>
    </w:div>
    <w:div w:id="720518220">
      <w:bodyDiv w:val="1"/>
      <w:marLeft w:val="0"/>
      <w:marRight w:val="0"/>
      <w:marTop w:val="0"/>
      <w:marBottom w:val="0"/>
      <w:divBdr>
        <w:top w:val="none" w:sz="0" w:space="0" w:color="auto"/>
        <w:left w:val="none" w:sz="0" w:space="0" w:color="auto"/>
        <w:bottom w:val="none" w:sz="0" w:space="0" w:color="auto"/>
        <w:right w:val="none" w:sz="0" w:space="0" w:color="auto"/>
      </w:divBdr>
    </w:div>
    <w:div w:id="723483002">
      <w:bodyDiv w:val="1"/>
      <w:marLeft w:val="0"/>
      <w:marRight w:val="0"/>
      <w:marTop w:val="0"/>
      <w:marBottom w:val="0"/>
      <w:divBdr>
        <w:top w:val="none" w:sz="0" w:space="0" w:color="auto"/>
        <w:left w:val="none" w:sz="0" w:space="0" w:color="auto"/>
        <w:bottom w:val="none" w:sz="0" w:space="0" w:color="auto"/>
        <w:right w:val="none" w:sz="0" w:space="0" w:color="auto"/>
      </w:divBdr>
    </w:div>
    <w:div w:id="731927358">
      <w:bodyDiv w:val="1"/>
      <w:marLeft w:val="0"/>
      <w:marRight w:val="0"/>
      <w:marTop w:val="0"/>
      <w:marBottom w:val="0"/>
      <w:divBdr>
        <w:top w:val="none" w:sz="0" w:space="0" w:color="auto"/>
        <w:left w:val="none" w:sz="0" w:space="0" w:color="auto"/>
        <w:bottom w:val="none" w:sz="0" w:space="0" w:color="auto"/>
        <w:right w:val="none" w:sz="0" w:space="0" w:color="auto"/>
      </w:divBdr>
    </w:div>
    <w:div w:id="743378450">
      <w:bodyDiv w:val="1"/>
      <w:marLeft w:val="0"/>
      <w:marRight w:val="0"/>
      <w:marTop w:val="0"/>
      <w:marBottom w:val="0"/>
      <w:divBdr>
        <w:top w:val="none" w:sz="0" w:space="0" w:color="auto"/>
        <w:left w:val="none" w:sz="0" w:space="0" w:color="auto"/>
        <w:bottom w:val="none" w:sz="0" w:space="0" w:color="auto"/>
        <w:right w:val="none" w:sz="0" w:space="0" w:color="auto"/>
      </w:divBdr>
    </w:div>
    <w:div w:id="748816339">
      <w:bodyDiv w:val="1"/>
      <w:marLeft w:val="0"/>
      <w:marRight w:val="0"/>
      <w:marTop w:val="0"/>
      <w:marBottom w:val="0"/>
      <w:divBdr>
        <w:top w:val="none" w:sz="0" w:space="0" w:color="auto"/>
        <w:left w:val="none" w:sz="0" w:space="0" w:color="auto"/>
        <w:bottom w:val="none" w:sz="0" w:space="0" w:color="auto"/>
        <w:right w:val="none" w:sz="0" w:space="0" w:color="auto"/>
      </w:divBdr>
    </w:div>
    <w:div w:id="782962307">
      <w:bodyDiv w:val="1"/>
      <w:marLeft w:val="0"/>
      <w:marRight w:val="0"/>
      <w:marTop w:val="0"/>
      <w:marBottom w:val="0"/>
      <w:divBdr>
        <w:top w:val="none" w:sz="0" w:space="0" w:color="auto"/>
        <w:left w:val="none" w:sz="0" w:space="0" w:color="auto"/>
        <w:bottom w:val="none" w:sz="0" w:space="0" w:color="auto"/>
        <w:right w:val="none" w:sz="0" w:space="0" w:color="auto"/>
      </w:divBdr>
    </w:div>
    <w:div w:id="829447320">
      <w:bodyDiv w:val="1"/>
      <w:marLeft w:val="0"/>
      <w:marRight w:val="0"/>
      <w:marTop w:val="0"/>
      <w:marBottom w:val="0"/>
      <w:divBdr>
        <w:top w:val="none" w:sz="0" w:space="0" w:color="auto"/>
        <w:left w:val="none" w:sz="0" w:space="0" w:color="auto"/>
        <w:bottom w:val="none" w:sz="0" w:space="0" w:color="auto"/>
        <w:right w:val="none" w:sz="0" w:space="0" w:color="auto"/>
      </w:divBdr>
    </w:div>
    <w:div w:id="831529190">
      <w:bodyDiv w:val="1"/>
      <w:marLeft w:val="0"/>
      <w:marRight w:val="0"/>
      <w:marTop w:val="0"/>
      <w:marBottom w:val="0"/>
      <w:divBdr>
        <w:top w:val="none" w:sz="0" w:space="0" w:color="auto"/>
        <w:left w:val="none" w:sz="0" w:space="0" w:color="auto"/>
        <w:bottom w:val="none" w:sz="0" w:space="0" w:color="auto"/>
        <w:right w:val="none" w:sz="0" w:space="0" w:color="auto"/>
      </w:divBdr>
    </w:div>
    <w:div w:id="854345149">
      <w:bodyDiv w:val="1"/>
      <w:marLeft w:val="0"/>
      <w:marRight w:val="0"/>
      <w:marTop w:val="0"/>
      <w:marBottom w:val="0"/>
      <w:divBdr>
        <w:top w:val="none" w:sz="0" w:space="0" w:color="auto"/>
        <w:left w:val="none" w:sz="0" w:space="0" w:color="auto"/>
        <w:bottom w:val="none" w:sz="0" w:space="0" w:color="auto"/>
        <w:right w:val="none" w:sz="0" w:space="0" w:color="auto"/>
      </w:divBdr>
    </w:div>
    <w:div w:id="924726005">
      <w:bodyDiv w:val="1"/>
      <w:marLeft w:val="0"/>
      <w:marRight w:val="0"/>
      <w:marTop w:val="0"/>
      <w:marBottom w:val="0"/>
      <w:divBdr>
        <w:top w:val="none" w:sz="0" w:space="0" w:color="auto"/>
        <w:left w:val="none" w:sz="0" w:space="0" w:color="auto"/>
        <w:bottom w:val="none" w:sz="0" w:space="0" w:color="auto"/>
        <w:right w:val="none" w:sz="0" w:space="0" w:color="auto"/>
      </w:divBdr>
    </w:div>
    <w:div w:id="938634219">
      <w:bodyDiv w:val="1"/>
      <w:marLeft w:val="0"/>
      <w:marRight w:val="0"/>
      <w:marTop w:val="0"/>
      <w:marBottom w:val="0"/>
      <w:divBdr>
        <w:top w:val="none" w:sz="0" w:space="0" w:color="auto"/>
        <w:left w:val="none" w:sz="0" w:space="0" w:color="auto"/>
        <w:bottom w:val="none" w:sz="0" w:space="0" w:color="auto"/>
        <w:right w:val="none" w:sz="0" w:space="0" w:color="auto"/>
      </w:divBdr>
    </w:div>
    <w:div w:id="946498007">
      <w:bodyDiv w:val="1"/>
      <w:marLeft w:val="0"/>
      <w:marRight w:val="0"/>
      <w:marTop w:val="0"/>
      <w:marBottom w:val="0"/>
      <w:divBdr>
        <w:top w:val="none" w:sz="0" w:space="0" w:color="auto"/>
        <w:left w:val="none" w:sz="0" w:space="0" w:color="auto"/>
        <w:bottom w:val="none" w:sz="0" w:space="0" w:color="auto"/>
        <w:right w:val="none" w:sz="0" w:space="0" w:color="auto"/>
      </w:divBdr>
      <w:divsChild>
        <w:div w:id="1144472466">
          <w:marLeft w:val="0"/>
          <w:marRight w:val="0"/>
          <w:marTop w:val="0"/>
          <w:marBottom w:val="0"/>
          <w:divBdr>
            <w:top w:val="none" w:sz="0" w:space="0" w:color="auto"/>
            <w:left w:val="none" w:sz="0" w:space="0" w:color="auto"/>
            <w:bottom w:val="none" w:sz="0" w:space="0" w:color="auto"/>
            <w:right w:val="none" w:sz="0" w:space="0" w:color="auto"/>
          </w:divBdr>
          <w:divsChild>
            <w:div w:id="1779714026">
              <w:marLeft w:val="0"/>
              <w:marRight w:val="0"/>
              <w:marTop w:val="0"/>
              <w:marBottom w:val="0"/>
              <w:divBdr>
                <w:top w:val="none" w:sz="0" w:space="0" w:color="auto"/>
                <w:left w:val="none" w:sz="0" w:space="0" w:color="auto"/>
                <w:bottom w:val="none" w:sz="0" w:space="0" w:color="auto"/>
                <w:right w:val="none" w:sz="0" w:space="0" w:color="auto"/>
              </w:divBdr>
            </w:div>
            <w:div w:id="1751805564">
              <w:marLeft w:val="0"/>
              <w:marRight w:val="0"/>
              <w:marTop w:val="0"/>
              <w:marBottom w:val="0"/>
              <w:divBdr>
                <w:top w:val="none" w:sz="0" w:space="0" w:color="auto"/>
                <w:left w:val="none" w:sz="0" w:space="0" w:color="auto"/>
                <w:bottom w:val="none" w:sz="0" w:space="0" w:color="auto"/>
                <w:right w:val="none" w:sz="0" w:space="0" w:color="auto"/>
              </w:divBdr>
              <w:divsChild>
                <w:div w:id="1990480174">
                  <w:marLeft w:val="0"/>
                  <w:marRight w:val="0"/>
                  <w:marTop w:val="0"/>
                  <w:marBottom w:val="0"/>
                  <w:divBdr>
                    <w:top w:val="none" w:sz="0" w:space="0" w:color="auto"/>
                    <w:left w:val="none" w:sz="0" w:space="0" w:color="auto"/>
                    <w:bottom w:val="none" w:sz="0" w:space="0" w:color="auto"/>
                    <w:right w:val="none" w:sz="0" w:space="0" w:color="auto"/>
                  </w:divBdr>
                  <w:divsChild>
                    <w:div w:id="17178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490">
              <w:marLeft w:val="0"/>
              <w:marRight w:val="0"/>
              <w:marTop w:val="0"/>
              <w:marBottom w:val="0"/>
              <w:divBdr>
                <w:top w:val="none" w:sz="0" w:space="0" w:color="auto"/>
                <w:left w:val="none" w:sz="0" w:space="0" w:color="auto"/>
                <w:bottom w:val="none" w:sz="0" w:space="0" w:color="auto"/>
                <w:right w:val="none" w:sz="0" w:space="0" w:color="auto"/>
              </w:divBdr>
            </w:div>
          </w:divsChild>
        </w:div>
        <w:div w:id="2040159418">
          <w:marLeft w:val="0"/>
          <w:marRight w:val="0"/>
          <w:marTop w:val="0"/>
          <w:marBottom w:val="0"/>
          <w:divBdr>
            <w:top w:val="none" w:sz="0" w:space="0" w:color="auto"/>
            <w:left w:val="none" w:sz="0" w:space="0" w:color="auto"/>
            <w:bottom w:val="none" w:sz="0" w:space="0" w:color="auto"/>
            <w:right w:val="none" w:sz="0" w:space="0" w:color="auto"/>
          </w:divBdr>
          <w:divsChild>
            <w:div w:id="10512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09217">
      <w:bodyDiv w:val="1"/>
      <w:marLeft w:val="0"/>
      <w:marRight w:val="0"/>
      <w:marTop w:val="0"/>
      <w:marBottom w:val="0"/>
      <w:divBdr>
        <w:top w:val="none" w:sz="0" w:space="0" w:color="auto"/>
        <w:left w:val="none" w:sz="0" w:space="0" w:color="auto"/>
        <w:bottom w:val="none" w:sz="0" w:space="0" w:color="auto"/>
        <w:right w:val="none" w:sz="0" w:space="0" w:color="auto"/>
      </w:divBdr>
      <w:divsChild>
        <w:div w:id="104351457">
          <w:marLeft w:val="0"/>
          <w:marRight w:val="0"/>
          <w:marTop w:val="0"/>
          <w:marBottom w:val="0"/>
          <w:divBdr>
            <w:top w:val="none" w:sz="0" w:space="0" w:color="auto"/>
            <w:left w:val="none" w:sz="0" w:space="0" w:color="auto"/>
            <w:bottom w:val="none" w:sz="0" w:space="0" w:color="auto"/>
            <w:right w:val="none" w:sz="0" w:space="0" w:color="auto"/>
          </w:divBdr>
          <w:divsChild>
            <w:div w:id="9105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86995">
      <w:bodyDiv w:val="1"/>
      <w:marLeft w:val="0"/>
      <w:marRight w:val="0"/>
      <w:marTop w:val="0"/>
      <w:marBottom w:val="0"/>
      <w:divBdr>
        <w:top w:val="none" w:sz="0" w:space="0" w:color="auto"/>
        <w:left w:val="none" w:sz="0" w:space="0" w:color="auto"/>
        <w:bottom w:val="none" w:sz="0" w:space="0" w:color="auto"/>
        <w:right w:val="none" w:sz="0" w:space="0" w:color="auto"/>
      </w:divBdr>
    </w:div>
    <w:div w:id="1028677783">
      <w:bodyDiv w:val="1"/>
      <w:marLeft w:val="0"/>
      <w:marRight w:val="0"/>
      <w:marTop w:val="0"/>
      <w:marBottom w:val="0"/>
      <w:divBdr>
        <w:top w:val="none" w:sz="0" w:space="0" w:color="auto"/>
        <w:left w:val="none" w:sz="0" w:space="0" w:color="auto"/>
        <w:bottom w:val="none" w:sz="0" w:space="0" w:color="auto"/>
        <w:right w:val="none" w:sz="0" w:space="0" w:color="auto"/>
      </w:divBdr>
      <w:divsChild>
        <w:div w:id="366024315">
          <w:marLeft w:val="0"/>
          <w:marRight w:val="0"/>
          <w:marTop w:val="0"/>
          <w:marBottom w:val="0"/>
          <w:divBdr>
            <w:top w:val="none" w:sz="0" w:space="0" w:color="auto"/>
            <w:left w:val="none" w:sz="0" w:space="0" w:color="auto"/>
            <w:bottom w:val="none" w:sz="0" w:space="0" w:color="auto"/>
            <w:right w:val="none" w:sz="0" w:space="0" w:color="auto"/>
          </w:divBdr>
          <w:divsChild>
            <w:div w:id="2082293098">
              <w:marLeft w:val="0"/>
              <w:marRight w:val="0"/>
              <w:marTop w:val="0"/>
              <w:marBottom w:val="0"/>
              <w:divBdr>
                <w:top w:val="none" w:sz="0" w:space="0" w:color="auto"/>
                <w:left w:val="none" w:sz="0" w:space="0" w:color="auto"/>
                <w:bottom w:val="none" w:sz="0" w:space="0" w:color="auto"/>
                <w:right w:val="none" w:sz="0" w:space="0" w:color="auto"/>
              </w:divBdr>
            </w:div>
            <w:div w:id="1371564395">
              <w:marLeft w:val="0"/>
              <w:marRight w:val="0"/>
              <w:marTop w:val="0"/>
              <w:marBottom w:val="0"/>
              <w:divBdr>
                <w:top w:val="none" w:sz="0" w:space="0" w:color="auto"/>
                <w:left w:val="none" w:sz="0" w:space="0" w:color="auto"/>
                <w:bottom w:val="none" w:sz="0" w:space="0" w:color="auto"/>
                <w:right w:val="none" w:sz="0" w:space="0" w:color="auto"/>
              </w:divBdr>
              <w:divsChild>
                <w:div w:id="1821968750">
                  <w:marLeft w:val="0"/>
                  <w:marRight w:val="0"/>
                  <w:marTop w:val="0"/>
                  <w:marBottom w:val="0"/>
                  <w:divBdr>
                    <w:top w:val="none" w:sz="0" w:space="0" w:color="auto"/>
                    <w:left w:val="none" w:sz="0" w:space="0" w:color="auto"/>
                    <w:bottom w:val="none" w:sz="0" w:space="0" w:color="auto"/>
                    <w:right w:val="none" w:sz="0" w:space="0" w:color="auto"/>
                  </w:divBdr>
                  <w:divsChild>
                    <w:div w:id="3781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60142">
              <w:marLeft w:val="0"/>
              <w:marRight w:val="0"/>
              <w:marTop w:val="0"/>
              <w:marBottom w:val="0"/>
              <w:divBdr>
                <w:top w:val="none" w:sz="0" w:space="0" w:color="auto"/>
                <w:left w:val="none" w:sz="0" w:space="0" w:color="auto"/>
                <w:bottom w:val="none" w:sz="0" w:space="0" w:color="auto"/>
                <w:right w:val="none" w:sz="0" w:space="0" w:color="auto"/>
              </w:divBdr>
            </w:div>
          </w:divsChild>
        </w:div>
        <w:div w:id="697438878">
          <w:marLeft w:val="0"/>
          <w:marRight w:val="0"/>
          <w:marTop w:val="0"/>
          <w:marBottom w:val="0"/>
          <w:divBdr>
            <w:top w:val="none" w:sz="0" w:space="0" w:color="auto"/>
            <w:left w:val="none" w:sz="0" w:space="0" w:color="auto"/>
            <w:bottom w:val="none" w:sz="0" w:space="0" w:color="auto"/>
            <w:right w:val="none" w:sz="0" w:space="0" w:color="auto"/>
          </w:divBdr>
          <w:divsChild>
            <w:div w:id="39091797">
              <w:marLeft w:val="0"/>
              <w:marRight w:val="0"/>
              <w:marTop w:val="0"/>
              <w:marBottom w:val="0"/>
              <w:divBdr>
                <w:top w:val="none" w:sz="0" w:space="0" w:color="auto"/>
                <w:left w:val="none" w:sz="0" w:space="0" w:color="auto"/>
                <w:bottom w:val="none" w:sz="0" w:space="0" w:color="auto"/>
                <w:right w:val="none" w:sz="0" w:space="0" w:color="auto"/>
              </w:divBdr>
            </w:div>
            <w:div w:id="1641612226">
              <w:marLeft w:val="0"/>
              <w:marRight w:val="0"/>
              <w:marTop w:val="0"/>
              <w:marBottom w:val="0"/>
              <w:divBdr>
                <w:top w:val="none" w:sz="0" w:space="0" w:color="auto"/>
                <w:left w:val="none" w:sz="0" w:space="0" w:color="auto"/>
                <w:bottom w:val="none" w:sz="0" w:space="0" w:color="auto"/>
                <w:right w:val="none" w:sz="0" w:space="0" w:color="auto"/>
              </w:divBdr>
              <w:divsChild>
                <w:div w:id="1119031803">
                  <w:marLeft w:val="0"/>
                  <w:marRight w:val="0"/>
                  <w:marTop w:val="0"/>
                  <w:marBottom w:val="0"/>
                  <w:divBdr>
                    <w:top w:val="none" w:sz="0" w:space="0" w:color="auto"/>
                    <w:left w:val="none" w:sz="0" w:space="0" w:color="auto"/>
                    <w:bottom w:val="none" w:sz="0" w:space="0" w:color="auto"/>
                    <w:right w:val="none" w:sz="0" w:space="0" w:color="auto"/>
                  </w:divBdr>
                  <w:divsChild>
                    <w:div w:id="101438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2136">
      <w:bodyDiv w:val="1"/>
      <w:marLeft w:val="0"/>
      <w:marRight w:val="0"/>
      <w:marTop w:val="0"/>
      <w:marBottom w:val="0"/>
      <w:divBdr>
        <w:top w:val="none" w:sz="0" w:space="0" w:color="auto"/>
        <w:left w:val="none" w:sz="0" w:space="0" w:color="auto"/>
        <w:bottom w:val="none" w:sz="0" w:space="0" w:color="auto"/>
        <w:right w:val="none" w:sz="0" w:space="0" w:color="auto"/>
      </w:divBdr>
    </w:div>
    <w:div w:id="1075057567">
      <w:bodyDiv w:val="1"/>
      <w:marLeft w:val="0"/>
      <w:marRight w:val="0"/>
      <w:marTop w:val="0"/>
      <w:marBottom w:val="0"/>
      <w:divBdr>
        <w:top w:val="none" w:sz="0" w:space="0" w:color="auto"/>
        <w:left w:val="none" w:sz="0" w:space="0" w:color="auto"/>
        <w:bottom w:val="none" w:sz="0" w:space="0" w:color="auto"/>
        <w:right w:val="none" w:sz="0" w:space="0" w:color="auto"/>
      </w:divBdr>
    </w:div>
    <w:div w:id="1084185666">
      <w:bodyDiv w:val="1"/>
      <w:marLeft w:val="0"/>
      <w:marRight w:val="0"/>
      <w:marTop w:val="0"/>
      <w:marBottom w:val="0"/>
      <w:divBdr>
        <w:top w:val="none" w:sz="0" w:space="0" w:color="auto"/>
        <w:left w:val="none" w:sz="0" w:space="0" w:color="auto"/>
        <w:bottom w:val="none" w:sz="0" w:space="0" w:color="auto"/>
        <w:right w:val="none" w:sz="0" w:space="0" w:color="auto"/>
      </w:divBdr>
    </w:div>
    <w:div w:id="1089079787">
      <w:bodyDiv w:val="1"/>
      <w:marLeft w:val="0"/>
      <w:marRight w:val="0"/>
      <w:marTop w:val="0"/>
      <w:marBottom w:val="0"/>
      <w:divBdr>
        <w:top w:val="none" w:sz="0" w:space="0" w:color="auto"/>
        <w:left w:val="none" w:sz="0" w:space="0" w:color="auto"/>
        <w:bottom w:val="none" w:sz="0" w:space="0" w:color="auto"/>
        <w:right w:val="none" w:sz="0" w:space="0" w:color="auto"/>
      </w:divBdr>
      <w:divsChild>
        <w:div w:id="923994528">
          <w:marLeft w:val="0"/>
          <w:marRight w:val="0"/>
          <w:marTop w:val="0"/>
          <w:marBottom w:val="0"/>
          <w:divBdr>
            <w:top w:val="none" w:sz="0" w:space="0" w:color="auto"/>
            <w:left w:val="none" w:sz="0" w:space="0" w:color="auto"/>
            <w:bottom w:val="none" w:sz="0" w:space="0" w:color="auto"/>
            <w:right w:val="none" w:sz="0" w:space="0" w:color="auto"/>
          </w:divBdr>
        </w:div>
      </w:divsChild>
    </w:div>
    <w:div w:id="1111167310">
      <w:bodyDiv w:val="1"/>
      <w:marLeft w:val="0"/>
      <w:marRight w:val="0"/>
      <w:marTop w:val="0"/>
      <w:marBottom w:val="0"/>
      <w:divBdr>
        <w:top w:val="none" w:sz="0" w:space="0" w:color="auto"/>
        <w:left w:val="none" w:sz="0" w:space="0" w:color="auto"/>
        <w:bottom w:val="none" w:sz="0" w:space="0" w:color="auto"/>
        <w:right w:val="none" w:sz="0" w:space="0" w:color="auto"/>
      </w:divBdr>
    </w:div>
    <w:div w:id="1155878074">
      <w:bodyDiv w:val="1"/>
      <w:marLeft w:val="0"/>
      <w:marRight w:val="0"/>
      <w:marTop w:val="0"/>
      <w:marBottom w:val="0"/>
      <w:divBdr>
        <w:top w:val="none" w:sz="0" w:space="0" w:color="auto"/>
        <w:left w:val="none" w:sz="0" w:space="0" w:color="auto"/>
        <w:bottom w:val="none" w:sz="0" w:space="0" w:color="auto"/>
        <w:right w:val="none" w:sz="0" w:space="0" w:color="auto"/>
      </w:divBdr>
    </w:div>
    <w:div w:id="1162311784">
      <w:bodyDiv w:val="1"/>
      <w:marLeft w:val="0"/>
      <w:marRight w:val="0"/>
      <w:marTop w:val="0"/>
      <w:marBottom w:val="0"/>
      <w:divBdr>
        <w:top w:val="none" w:sz="0" w:space="0" w:color="auto"/>
        <w:left w:val="none" w:sz="0" w:space="0" w:color="auto"/>
        <w:bottom w:val="none" w:sz="0" w:space="0" w:color="auto"/>
        <w:right w:val="none" w:sz="0" w:space="0" w:color="auto"/>
      </w:divBdr>
    </w:div>
    <w:div w:id="1210410479">
      <w:bodyDiv w:val="1"/>
      <w:marLeft w:val="0"/>
      <w:marRight w:val="0"/>
      <w:marTop w:val="0"/>
      <w:marBottom w:val="0"/>
      <w:divBdr>
        <w:top w:val="none" w:sz="0" w:space="0" w:color="auto"/>
        <w:left w:val="none" w:sz="0" w:space="0" w:color="auto"/>
        <w:bottom w:val="none" w:sz="0" w:space="0" w:color="auto"/>
        <w:right w:val="none" w:sz="0" w:space="0" w:color="auto"/>
      </w:divBdr>
    </w:div>
    <w:div w:id="1252618384">
      <w:bodyDiv w:val="1"/>
      <w:marLeft w:val="0"/>
      <w:marRight w:val="0"/>
      <w:marTop w:val="0"/>
      <w:marBottom w:val="0"/>
      <w:divBdr>
        <w:top w:val="none" w:sz="0" w:space="0" w:color="auto"/>
        <w:left w:val="none" w:sz="0" w:space="0" w:color="auto"/>
        <w:bottom w:val="none" w:sz="0" w:space="0" w:color="auto"/>
        <w:right w:val="none" w:sz="0" w:space="0" w:color="auto"/>
      </w:divBdr>
    </w:div>
    <w:div w:id="1275944979">
      <w:bodyDiv w:val="1"/>
      <w:marLeft w:val="0"/>
      <w:marRight w:val="0"/>
      <w:marTop w:val="0"/>
      <w:marBottom w:val="0"/>
      <w:divBdr>
        <w:top w:val="none" w:sz="0" w:space="0" w:color="auto"/>
        <w:left w:val="none" w:sz="0" w:space="0" w:color="auto"/>
        <w:bottom w:val="none" w:sz="0" w:space="0" w:color="auto"/>
        <w:right w:val="none" w:sz="0" w:space="0" w:color="auto"/>
      </w:divBdr>
    </w:div>
    <w:div w:id="1292901127">
      <w:bodyDiv w:val="1"/>
      <w:marLeft w:val="0"/>
      <w:marRight w:val="0"/>
      <w:marTop w:val="0"/>
      <w:marBottom w:val="0"/>
      <w:divBdr>
        <w:top w:val="none" w:sz="0" w:space="0" w:color="auto"/>
        <w:left w:val="none" w:sz="0" w:space="0" w:color="auto"/>
        <w:bottom w:val="none" w:sz="0" w:space="0" w:color="auto"/>
        <w:right w:val="none" w:sz="0" w:space="0" w:color="auto"/>
      </w:divBdr>
    </w:div>
    <w:div w:id="1309629102">
      <w:bodyDiv w:val="1"/>
      <w:marLeft w:val="0"/>
      <w:marRight w:val="0"/>
      <w:marTop w:val="0"/>
      <w:marBottom w:val="0"/>
      <w:divBdr>
        <w:top w:val="none" w:sz="0" w:space="0" w:color="auto"/>
        <w:left w:val="none" w:sz="0" w:space="0" w:color="auto"/>
        <w:bottom w:val="none" w:sz="0" w:space="0" w:color="auto"/>
        <w:right w:val="none" w:sz="0" w:space="0" w:color="auto"/>
      </w:divBdr>
    </w:div>
    <w:div w:id="1327436516">
      <w:bodyDiv w:val="1"/>
      <w:marLeft w:val="0"/>
      <w:marRight w:val="0"/>
      <w:marTop w:val="0"/>
      <w:marBottom w:val="0"/>
      <w:divBdr>
        <w:top w:val="none" w:sz="0" w:space="0" w:color="auto"/>
        <w:left w:val="none" w:sz="0" w:space="0" w:color="auto"/>
        <w:bottom w:val="none" w:sz="0" w:space="0" w:color="auto"/>
        <w:right w:val="none" w:sz="0" w:space="0" w:color="auto"/>
      </w:divBdr>
      <w:divsChild>
        <w:div w:id="1052314533">
          <w:marLeft w:val="0"/>
          <w:marRight w:val="0"/>
          <w:marTop w:val="0"/>
          <w:marBottom w:val="0"/>
          <w:divBdr>
            <w:top w:val="none" w:sz="0" w:space="0" w:color="auto"/>
            <w:left w:val="none" w:sz="0" w:space="0" w:color="auto"/>
            <w:bottom w:val="none" w:sz="0" w:space="0" w:color="auto"/>
            <w:right w:val="none" w:sz="0" w:space="0" w:color="auto"/>
          </w:divBdr>
          <w:divsChild>
            <w:div w:id="6509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1909">
      <w:bodyDiv w:val="1"/>
      <w:marLeft w:val="0"/>
      <w:marRight w:val="0"/>
      <w:marTop w:val="0"/>
      <w:marBottom w:val="0"/>
      <w:divBdr>
        <w:top w:val="none" w:sz="0" w:space="0" w:color="auto"/>
        <w:left w:val="none" w:sz="0" w:space="0" w:color="auto"/>
        <w:bottom w:val="none" w:sz="0" w:space="0" w:color="auto"/>
        <w:right w:val="none" w:sz="0" w:space="0" w:color="auto"/>
      </w:divBdr>
      <w:divsChild>
        <w:div w:id="1602760175">
          <w:marLeft w:val="0"/>
          <w:marRight w:val="0"/>
          <w:marTop w:val="0"/>
          <w:marBottom w:val="0"/>
          <w:divBdr>
            <w:top w:val="none" w:sz="0" w:space="0" w:color="auto"/>
            <w:left w:val="none" w:sz="0" w:space="0" w:color="auto"/>
            <w:bottom w:val="none" w:sz="0" w:space="0" w:color="auto"/>
            <w:right w:val="none" w:sz="0" w:space="0" w:color="auto"/>
          </w:divBdr>
          <w:divsChild>
            <w:div w:id="19110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90408">
      <w:bodyDiv w:val="1"/>
      <w:marLeft w:val="0"/>
      <w:marRight w:val="0"/>
      <w:marTop w:val="0"/>
      <w:marBottom w:val="0"/>
      <w:divBdr>
        <w:top w:val="none" w:sz="0" w:space="0" w:color="auto"/>
        <w:left w:val="none" w:sz="0" w:space="0" w:color="auto"/>
        <w:bottom w:val="none" w:sz="0" w:space="0" w:color="auto"/>
        <w:right w:val="none" w:sz="0" w:space="0" w:color="auto"/>
      </w:divBdr>
    </w:div>
    <w:div w:id="1349336614">
      <w:bodyDiv w:val="1"/>
      <w:marLeft w:val="0"/>
      <w:marRight w:val="0"/>
      <w:marTop w:val="0"/>
      <w:marBottom w:val="0"/>
      <w:divBdr>
        <w:top w:val="none" w:sz="0" w:space="0" w:color="auto"/>
        <w:left w:val="none" w:sz="0" w:space="0" w:color="auto"/>
        <w:bottom w:val="none" w:sz="0" w:space="0" w:color="auto"/>
        <w:right w:val="none" w:sz="0" w:space="0" w:color="auto"/>
      </w:divBdr>
    </w:div>
    <w:div w:id="1383021120">
      <w:bodyDiv w:val="1"/>
      <w:marLeft w:val="0"/>
      <w:marRight w:val="0"/>
      <w:marTop w:val="0"/>
      <w:marBottom w:val="0"/>
      <w:divBdr>
        <w:top w:val="none" w:sz="0" w:space="0" w:color="auto"/>
        <w:left w:val="none" w:sz="0" w:space="0" w:color="auto"/>
        <w:bottom w:val="none" w:sz="0" w:space="0" w:color="auto"/>
        <w:right w:val="none" w:sz="0" w:space="0" w:color="auto"/>
      </w:divBdr>
      <w:divsChild>
        <w:div w:id="1993487319">
          <w:marLeft w:val="0"/>
          <w:marRight w:val="0"/>
          <w:marTop w:val="0"/>
          <w:marBottom w:val="0"/>
          <w:divBdr>
            <w:top w:val="none" w:sz="0" w:space="0" w:color="auto"/>
            <w:left w:val="none" w:sz="0" w:space="0" w:color="auto"/>
            <w:bottom w:val="none" w:sz="0" w:space="0" w:color="auto"/>
            <w:right w:val="none" w:sz="0" w:space="0" w:color="auto"/>
          </w:divBdr>
          <w:divsChild>
            <w:div w:id="1743024763">
              <w:marLeft w:val="0"/>
              <w:marRight w:val="0"/>
              <w:marTop w:val="0"/>
              <w:marBottom w:val="0"/>
              <w:divBdr>
                <w:top w:val="none" w:sz="0" w:space="0" w:color="auto"/>
                <w:left w:val="none" w:sz="0" w:space="0" w:color="auto"/>
                <w:bottom w:val="none" w:sz="0" w:space="0" w:color="auto"/>
                <w:right w:val="none" w:sz="0" w:space="0" w:color="auto"/>
              </w:divBdr>
            </w:div>
          </w:divsChild>
        </w:div>
        <w:div w:id="641009077">
          <w:marLeft w:val="0"/>
          <w:marRight w:val="0"/>
          <w:marTop w:val="0"/>
          <w:marBottom w:val="0"/>
          <w:divBdr>
            <w:top w:val="none" w:sz="0" w:space="0" w:color="auto"/>
            <w:left w:val="none" w:sz="0" w:space="0" w:color="auto"/>
            <w:bottom w:val="none" w:sz="0" w:space="0" w:color="auto"/>
            <w:right w:val="none" w:sz="0" w:space="0" w:color="auto"/>
          </w:divBdr>
          <w:divsChild>
            <w:div w:id="1841386903">
              <w:marLeft w:val="0"/>
              <w:marRight w:val="0"/>
              <w:marTop w:val="0"/>
              <w:marBottom w:val="0"/>
              <w:divBdr>
                <w:top w:val="none" w:sz="0" w:space="0" w:color="auto"/>
                <w:left w:val="none" w:sz="0" w:space="0" w:color="auto"/>
                <w:bottom w:val="none" w:sz="0" w:space="0" w:color="auto"/>
                <w:right w:val="none" w:sz="0" w:space="0" w:color="auto"/>
              </w:divBdr>
            </w:div>
          </w:divsChild>
        </w:div>
        <w:div w:id="1631982837">
          <w:marLeft w:val="0"/>
          <w:marRight w:val="0"/>
          <w:marTop w:val="0"/>
          <w:marBottom w:val="0"/>
          <w:divBdr>
            <w:top w:val="none" w:sz="0" w:space="0" w:color="auto"/>
            <w:left w:val="none" w:sz="0" w:space="0" w:color="auto"/>
            <w:bottom w:val="none" w:sz="0" w:space="0" w:color="auto"/>
            <w:right w:val="none" w:sz="0" w:space="0" w:color="auto"/>
          </w:divBdr>
          <w:divsChild>
            <w:div w:id="1338114080">
              <w:marLeft w:val="0"/>
              <w:marRight w:val="0"/>
              <w:marTop w:val="0"/>
              <w:marBottom w:val="0"/>
              <w:divBdr>
                <w:top w:val="none" w:sz="0" w:space="0" w:color="auto"/>
                <w:left w:val="none" w:sz="0" w:space="0" w:color="auto"/>
                <w:bottom w:val="none" w:sz="0" w:space="0" w:color="auto"/>
                <w:right w:val="none" w:sz="0" w:space="0" w:color="auto"/>
              </w:divBdr>
            </w:div>
          </w:divsChild>
        </w:div>
        <w:div w:id="1090614570">
          <w:marLeft w:val="0"/>
          <w:marRight w:val="0"/>
          <w:marTop w:val="0"/>
          <w:marBottom w:val="0"/>
          <w:divBdr>
            <w:top w:val="none" w:sz="0" w:space="0" w:color="auto"/>
            <w:left w:val="none" w:sz="0" w:space="0" w:color="auto"/>
            <w:bottom w:val="none" w:sz="0" w:space="0" w:color="auto"/>
            <w:right w:val="none" w:sz="0" w:space="0" w:color="auto"/>
          </w:divBdr>
          <w:divsChild>
            <w:div w:id="760568016">
              <w:marLeft w:val="0"/>
              <w:marRight w:val="0"/>
              <w:marTop w:val="0"/>
              <w:marBottom w:val="0"/>
              <w:divBdr>
                <w:top w:val="none" w:sz="0" w:space="0" w:color="auto"/>
                <w:left w:val="none" w:sz="0" w:space="0" w:color="auto"/>
                <w:bottom w:val="none" w:sz="0" w:space="0" w:color="auto"/>
                <w:right w:val="none" w:sz="0" w:space="0" w:color="auto"/>
              </w:divBdr>
            </w:div>
          </w:divsChild>
        </w:div>
        <w:div w:id="960183262">
          <w:marLeft w:val="0"/>
          <w:marRight w:val="0"/>
          <w:marTop w:val="0"/>
          <w:marBottom w:val="0"/>
          <w:divBdr>
            <w:top w:val="none" w:sz="0" w:space="0" w:color="auto"/>
            <w:left w:val="none" w:sz="0" w:space="0" w:color="auto"/>
            <w:bottom w:val="none" w:sz="0" w:space="0" w:color="auto"/>
            <w:right w:val="none" w:sz="0" w:space="0" w:color="auto"/>
          </w:divBdr>
          <w:divsChild>
            <w:div w:id="1993941754">
              <w:marLeft w:val="0"/>
              <w:marRight w:val="0"/>
              <w:marTop w:val="0"/>
              <w:marBottom w:val="0"/>
              <w:divBdr>
                <w:top w:val="none" w:sz="0" w:space="0" w:color="auto"/>
                <w:left w:val="none" w:sz="0" w:space="0" w:color="auto"/>
                <w:bottom w:val="none" w:sz="0" w:space="0" w:color="auto"/>
                <w:right w:val="none" w:sz="0" w:space="0" w:color="auto"/>
              </w:divBdr>
            </w:div>
            <w:div w:id="609556299">
              <w:marLeft w:val="0"/>
              <w:marRight w:val="0"/>
              <w:marTop w:val="0"/>
              <w:marBottom w:val="0"/>
              <w:divBdr>
                <w:top w:val="none" w:sz="0" w:space="0" w:color="auto"/>
                <w:left w:val="none" w:sz="0" w:space="0" w:color="auto"/>
                <w:bottom w:val="none" w:sz="0" w:space="0" w:color="auto"/>
                <w:right w:val="none" w:sz="0" w:space="0" w:color="auto"/>
              </w:divBdr>
              <w:divsChild>
                <w:div w:id="1923030129">
                  <w:marLeft w:val="0"/>
                  <w:marRight w:val="0"/>
                  <w:marTop w:val="0"/>
                  <w:marBottom w:val="0"/>
                  <w:divBdr>
                    <w:top w:val="none" w:sz="0" w:space="0" w:color="auto"/>
                    <w:left w:val="none" w:sz="0" w:space="0" w:color="auto"/>
                    <w:bottom w:val="none" w:sz="0" w:space="0" w:color="auto"/>
                    <w:right w:val="none" w:sz="0" w:space="0" w:color="auto"/>
                  </w:divBdr>
                  <w:divsChild>
                    <w:div w:id="16872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1075">
      <w:bodyDiv w:val="1"/>
      <w:marLeft w:val="0"/>
      <w:marRight w:val="0"/>
      <w:marTop w:val="0"/>
      <w:marBottom w:val="0"/>
      <w:divBdr>
        <w:top w:val="none" w:sz="0" w:space="0" w:color="auto"/>
        <w:left w:val="none" w:sz="0" w:space="0" w:color="auto"/>
        <w:bottom w:val="none" w:sz="0" w:space="0" w:color="auto"/>
        <w:right w:val="none" w:sz="0" w:space="0" w:color="auto"/>
      </w:divBdr>
      <w:divsChild>
        <w:div w:id="2011247281">
          <w:marLeft w:val="0"/>
          <w:marRight w:val="0"/>
          <w:marTop w:val="0"/>
          <w:marBottom w:val="0"/>
          <w:divBdr>
            <w:top w:val="none" w:sz="0" w:space="0" w:color="auto"/>
            <w:left w:val="none" w:sz="0" w:space="0" w:color="auto"/>
            <w:bottom w:val="none" w:sz="0" w:space="0" w:color="auto"/>
            <w:right w:val="none" w:sz="0" w:space="0" w:color="auto"/>
          </w:divBdr>
          <w:divsChild>
            <w:div w:id="1358968225">
              <w:marLeft w:val="0"/>
              <w:marRight w:val="0"/>
              <w:marTop w:val="0"/>
              <w:marBottom w:val="0"/>
              <w:divBdr>
                <w:top w:val="none" w:sz="0" w:space="0" w:color="auto"/>
                <w:left w:val="none" w:sz="0" w:space="0" w:color="auto"/>
                <w:bottom w:val="none" w:sz="0" w:space="0" w:color="auto"/>
                <w:right w:val="none" w:sz="0" w:space="0" w:color="auto"/>
              </w:divBdr>
            </w:div>
            <w:div w:id="985739295">
              <w:marLeft w:val="0"/>
              <w:marRight w:val="0"/>
              <w:marTop w:val="0"/>
              <w:marBottom w:val="0"/>
              <w:divBdr>
                <w:top w:val="none" w:sz="0" w:space="0" w:color="auto"/>
                <w:left w:val="none" w:sz="0" w:space="0" w:color="auto"/>
                <w:bottom w:val="none" w:sz="0" w:space="0" w:color="auto"/>
                <w:right w:val="none" w:sz="0" w:space="0" w:color="auto"/>
              </w:divBdr>
            </w:div>
            <w:div w:id="458455346">
              <w:marLeft w:val="0"/>
              <w:marRight w:val="0"/>
              <w:marTop w:val="0"/>
              <w:marBottom w:val="0"/>
              <w:divBdr>
                <w:top w:val="none" w:sz="0" w:space="0" w:color="auto"/>
                <w:left w:val="none" w:sz="0" w:space="0" w:color="auto"/>
                <w:bottom w:val="none" w:sz="0" w:space="0" w:color="auto"/>
                <w:right w:val="none" w:sz="0" w:space="0" w:color="auto"/>
              </w:divBdr>
            </w:div>
            <w:div w:id="121119406">
              <w:marLeft w:val="0"/>
              <w:marRight w:val="0"/>
              <w:marTop w:val="0"/>
              <w:marBottom w:val="0"/>
              <w:divBdr>
                <w:top w:val="none" w:sz="0" w:space="0" w:color="auto"/>
                <w:left w:val="none" w:sz="0" w:space="0" w:color="auto"/>
                <w:bottom w:val="none" w:sz="0" w:space="0" w:color="auto"/>
                <w:right w:val="none" w:sz="0" w:space="0" w:color="auto"/>
              </w:divBdr>
            </w:div>
          </w:divsChild>
        </w:div>
        <w:div w:id="1281493919">
          <w:marLeft w:val="0"/>
          <w:marRight w:val="0"/>
          <w:marTop w:val="0"/>
          <w:marBottom w:val="0"/>
          <w:divBdr>
            <w:top w:val="none" w:sz="0" w:space="0" w:color="auto"/>
            <w:left w:val="none" w:sz="0" w:space="0" w:color="auto"/>
            <w:bottom w:val="none" w:sz="0" w:space="0" w:color="auto"/>
            <w:right w:val="none" w:sz="0" w:space="0" w:color="auto"/>
          </w:divBdr>
        </w:div>
      </w:divsChild>
    </w:div>
    <w:div w:id="1406149036">
      <w:bodyDiv w:val="1"/>
      <w:marLeft w:val="0"/>
      <w:marRight w:val="0"/>
      <w:marTop w:val="0"/>
      <w:marBottom w:val="0"/>
      <w:divBdr>
        <w:top w:val="none" w:sz="0" w:space="0" w:color="auto"/>
        <w:left w:val="none" w:sz="0" w:space="0" w:color="auto"/>
        <w:bottom w:val="none" w:sz="0" w:space="0" w:color="auto"/>
        <w:right w:val="none" w:sz="0" w:space="0" w:color="auto"/>
      </w:divBdr>
    </w:div>
    <w:div w:id="1421370085">
      <w:bodyDiv w:val="1"/>
      <w:marLeft w:val="0"/>
      <w:marRight w:val="0"/>
      <w:marTop w:val="0"/>
      <w:marBottom w:val="0"/>
      <w:divBdr>
        <w:top w:val="none" w:sz="0" w:space="0" w:color="auto"/>
        <w:left w:val="none" w:sz="0" w:space="0" w:color="auto"/>
        <w:bottom w:val="none" w:sz="0" w:space="0" w:color="auto"/>
        <w:right w:val="none" w:sz="0" w:space="0" w:color="auto"/>
      </w:divBdr>
    </w:div>
    <w:div w:id="1427261584">
      <w:bodyDiv w:val="1"/>
      <w:marLeft w:val="0"/>
      <w:marRight w:val="0"/>
      <w:marTop w:val="0"/>
      <w:marBottom w:val="0"/>
      <w:divBdr>
        <w:top w:val="none" w:sz="0" w:space="0" w:color="auto"/>
        <w:left w:val="none" w:sz="0" w:space="0" w:color="auto"/>
        <w:bottom w:val="none" w:sz="0" w:space="0" w:color="auto"/>
        <w:right w:val="none" w:sz="0" w:space="0" w:color="auto"/>
      </w:divBdr>
      <w:divsChild>
        <w:div w:id="2113276266">
          <w:marLeft w:val="0"/>
          <w:marRight w:val="0"/>
          <w:marTop w:val="0"/>
          <w:marBottom w:val="0"/>
          <w:divBdr>
            <w:top w:val="none" w:sz="0" w:space="0" w:color="auto"/>
            <w:left w:val="none" w:sz="0" w:space="0" w:color="auto"/>
            <w:bottom w:val="none" w:sz="0" w:space="0" w:color="auto"/>
            <w:right w:val="none" w:sz="0" w:space="0" w:color="auto"/>
          </w:divBdr>
        </w:div>
        <w:div w:id="902564308">
          <w:marLeft w:val="0"/>
          <w:marRight w:val="0"/>
          <w:marTop w:val="0"/>
          <w:marBottom w:val="0"/>
          <w:divBdr>
            <w:top w:val="none" w:sz="0" w:space="0" w:color="auto"/>
            <w:left w:val="none" w:sz="0" w:space="0" w:color="auto"/>
            <w:bottom w:val="none" w:sz="0" w:space="0" w:color="auto"/>
            <w:right w:val="none" w:sz="0" w:space="0" w:color="auto"/>
          </w:divBdr>
        </w:div>
        <w:div w:id="425425663">
          <w:marLeft w:val="0"/>
          <w:marRight w:val="0"/>
          <w:marTop w:val="0"/>
          <w:marBottom w:val="0"/>
          <w:divBdr>
            <w:top w:val="none" w:sz="0" w:space="0" w:color="auto"/>
            <w:left w:val="none" w:sz="0" w:space="0" w:color="auto"/>
            <w:bottom w:val="none" w:sz="0" w:space="0" w:color="auto"/>
            <w:right w:val="none" w:sz="0" w:space="0" w:color="auto"/>
          </w:divBdr>
        </w:div>
        <w:div w:id="986283606">
          <w:marLeft w:val="0"/>
          <w:marRight w:val="0"/>
          <w:marTop w:val="0"/>
          <w:marBottom w:val="0"/>
          <w:divBdr>
            <w:top w:val="none" w:sz="0" w:space="0" w:color="auto"/>
            <w:left w:val="none" w:sz="0" w:space="0" w:color="auto"/>
            <w:bottom w:val="none" w:sz="0" w:space="0" w:color="auto"/>
            <w:right w:val="none" w:sz="0" w:space="0" w:color="auto"/>
          </w:divBdr>
        </w:div>
        <w:div w:id="1494102584">
          <w:marLeft w:val="0"/>
          <w:marRight w:val="0"/>
          <w:marTop w:val="0"/>
          <w:marBottom w:val="0"/>
          <w:divBdr>
            <w:top w:val="none" w:sz="0" w:space="0" w:color="auto"/>
            <w:left w:val="none" w:sz="0" w:space="0" w:color="auto"/>
            <w:bottom w:val="none" w:sz="0" w:space="0" w:color="auto"/>
            <w:right w:val="none" w:sz="0" w:space="0" w:color="auto"/>
          </w:divBdr>
        </w:div>
        <w:div w:id="838890093">
          <w:marLeft w:val="0"/>
          <w:marRight w:val="0"/>
          <w:marTop w:val="0"/>
          <w:marBottom w:val="0"/>
          <w:divBdr>
            <w:top w:val="none" w:sz="0" w:space="0" w:color="auto"/>
            <w:left w:val="none" w:sz="0" w:space="0" w:color="auto"/>
            <w:bottom w:val="none" w:sz="0" w:space="0" w:color="auto"/>
            <w:right w:val="none" w:sz="0" w:space="0" w:color="auto"/>
          </w:divBdr>
        </w:div>
        <w:div w:id="1571426374">
          <w:marLeft w:val="0"/>
          <w:marRight w:val="0"/>
          <w:marTop w:val="0"/>
          <w:marBottom w:val="0"/>
          <w:divBdr>
            <w:top w:val="none" w:sz="0" w:space="0" w:color="auto"/>
            <w:left w:val="none" w:sz="0" w:space="0" w:color="auto"/>
            <w:bottom w:val="none" w:sz="0" w:space="0" w:color="auto"/>
            <w:right w:val="none" w:sz="0" w:space="0" w:color="auto"/>
          </w:divBdr>
        </w:div>
        <w:div w:id="1430466651">
          <w:marLeft w:val="0"/>
          <w:marRight w:val="0"/>
          <w:marTop w:val="0"/>
          <w:marBottom w:val="0"/>
          <w:divBdr>
            <w:top w:val="none" w:sz="0" w:space="0" w:color="auto"/>
            <w:left w:val="none" w:sz="0" w:space="0" w:color="auto"/>
            <w:bottom w:val="none" w:sz="0" w:space="0" w:color="auto"/>
            <w:right w:val="none" w:sz="0" w:space="0" w:color="auto"/>
          </w:divBdr>
        </w:div>
        <w:div w:id="771511398">
          <w:marLeft w:val="0"/>
          <w:marRight w:val="0"/>
          <w:marTop w:val="0"/>
          <w:marBottom w:val="0"/>
          <w:divBdr>
            <w:top w:val="none" w:sz="0" w:space="0" w:color="auto"/>
            <w:left w:val="none" w:sz="0" w:space="0" w:color="auto"/>
            <w:bottom w:val="none" w:sz="0" w:space="0" w:color="auto"/>
            <w:right w:val="none" w:sz="0" w:space="0" w:color="auto"/>
          </w:divBdr>
        </w:div>
        <w:div w:id="1536700680">
          <w:marLeft w:val="0"/>
          <w:marRight w:val="0"/>
          <w:marTop w:val="0"/>
          <w:marBottom w:val="0"/>
          <w:divBdr>
            <w:top w:val="none" w:sz="0" w:space="0" w:color="auto"/>
            <w:left w:val="none" w:sz="0" w:space="0" w:color="auto"/>
            <w:bottom w:val="none" w:sz="0" w:space="0" w:color="auto"/>
            <w:right w:val="none" w:sz="0" w:space="0" w:color="auto"/>
          </w:divBdr>
        </w:div>
        <w:div w:id="440800000">
          <w:marLeft w:val="0"/>
          <w:marRight w:val="0"/>
          <w:marTop w:val="0"/>
          <w:marBottom w:val="0"/>
          <w:divBdr>
            <w:top w:val="none" w:sz="0" w:space="0" w:color="auto"/>
            <w:left w:val="none" w:sz="0" w:space="0" w:color="auto"/>
            <w:bottom w:val="none" w:sz="0" w:space="0" w:color="auto"/>
            <w:right w:val="none" w:sz="0" w:space="0" w:color="auto"/>
          </w:divBdr>
        </w:div>
        <w:div w:id="2119905173">
          <w:marLeft w:val="0"/>
          <w:marRight w:val="0"/>
          <w:marTop w:val="0"/>
          <w:marBottom w:val="0"/>
          <w:divBdr>
            <w:top w:val="none" w:sz="0" w:space="0" w:color="auto"/>
            <w:left w:val="none" w:sz="0" w:space="0" w:color="auto"/>
            <w:bottom w:val="none" w:sz="0" w:space="0" w:color="auto"/>
            <w:right w:val="none" w:sz="0" w:space="0" w:color="auto"/>
          </w:divBdr>
        </w:div>
        <w:div w:id="2070422910">
          <w:marLeft w:val="0"/>
          <w:marRight w:val="0"/>
          <w:marTop w:val="0"/>
          <w:marBottom w:val="0"/>
          <w:divBdr>
            <w:top w:val="none" w:sz="0" w:space="0" w:color="auto"/>
            <w:left w:val="none" w:sz="0" w:space="0" w:color="auto"/>
            <w:bottom w:val="none" w:sz="0" w:space="0" w:color="auto"/>
            <w:right w:val="none" w:sz="0" w:space="0" w:color="auto"/>
          </w:divBdr>
        </w:div>
      </w:divsChild>
    </w:div>
    <w:div w:id="1479685372">
      <w:bodyDiv w:val="1"/>
      <w:marLeft w:val="0"/>
      <w:marRight w:val="0"/>
      <w:marTop w:val="0"/>
      <w:marBottom w:val="0"/>
      <w:divBdr>
        <w:top w:val="none" w:sz="0" w:space="0" w:color="auto"/>
        <w:left w:val="none" w:sz="0" w:space="0" w:color="auto"/>
        <w:bottom w:val="none" w:sz="0" w:space="0" w:color="auto"/>
        <w:right w:val="none" w:sz="0" w:space="0" w:color="auto"/>
      </w:divBdr>
    </w:div>
    <w:div w:id="1500802834">
      <w:bodyDiv w:val="1"/>
      <w:marLeft w:val="0"/>
      <w:marRight w:val="0"/>
      <w:marTop w:val="0"/>
      <w:marBottom w:val="0"/>
      <w:divBdr>
        <w:top w:val="none" w:sz="0" w:space="0" w:color="auto"/>
        <w:left w:val="none" w:sz="0" w:space="0" w:color="auto"/>
        <w:bottom w:val="none" w:sz="0" w:space="0" w:color="auto"/>
        <w:right w:val="none" w:sz="0" w:space="0" w:color="auto"/>
      </w:divBdr>
    </w:div>
    <w:div w:id="1509978532">
      <w:bodyDiv w:val="1"/>
      <w:marLeft w:val="0"/>
      <w:marRight w:val="0"/>
      <w:marTop w:val="0"/>
      <w:marBottom w:val="0"/>
      <w:divBdr>
        <w:top w:val="none" w:sz="0" w:space="0" w:color="auto"/>
        <w:left w:val="none" w:sz="0" w:space="0" w:color="auto"/>
        <w:bottom w:val="none" w:sz="0" w:space="0" w:color="auto"/>
        <w:right w:val="none" w:sz="0" w:space="0" w:color="auto"/>
      </w:divBdr>
    </w:div>
    <w:div w:id="1522860706">
      <w:bodyDiv w:val="1"/>
      <w:marLeft w:val="0"/>
      <w:marRight w:val="0"/>
      <w:marTop w:val="0"/>
      <w:marBottom w:val="0"/>
      <w:divBdr>
        <w:top w:val="none" w:sz="0" w:space="0" w:color="auto"/>
        <w:left w:val="none" w:sz="0" w:space="0" w:color="auto"/>
        <w:bottom w:val="none" w:sz="0" w:space="0" w:color="auto"/>
        <w:right w:val="none" w:sz="0" w:space="0" w:color="auto"/>
      </w:divBdr>
      <w:divsChild>
        <w:div w:id="1702055030">
          <w:marLeft w:val="0"/>
          <w:marRight w:val="0"/>
          <w:marTop w:val="0"/>
          <w:marBottom w:val="0"/>
          <w:divBdr>
            <w:top w:val="none" w:sz="0" w:space="0" w:color="auto"/>
            <w:left w:val="none" w:sz="0" w:space="0" w:color="auto"/>
            <w:bottom w:val="none" w:sz="0" w:space="0" w:color="auto"/>
            <w:right w:val="none" w:sz="0" w:space="0" w:color="auto"/>
          </w:divBdr>
          <w:divsChild>
            <w:div w:id="1411466564">
              <w:marLeft w:val="0"/>
              <w:marRight w:val="0"/>
              <w:marTop w:val="0"/>
              <w:marBottom w:val="0"/>
              <w:divBdr>
                <w:top w:val="none" w:sz="0" w:space="0" w:color="auto"/>
                <w:left w:val="none" w:sz="0" w:space="0" w:color="auto"/>
                <w:bottom w:val="none" w:sz="0" w:space="0" w:color="auto"/>
                <w:right w:val="none" w:sz="0" w:space="0" w:color="auto"/>
              </w:divBdr>
              <w:divsChild>
                <w:div w:id="1875462945">
                  <w:marLeft w:val="0"/>
                  <w:marRight w:val="0"/>
                  <w:marTop w:val="0"/>
                  <w:marBottom w:val="0"/>
                  <w:divBdr>
                    <w:top w:val="none" w:sz="0" w:space="0" w:color="auto"/>
                    <w:left w:val="none" w:sz="0" w:space="0" w:color="auto"/>
                    <w:bottom w:val="none" w:sz="0" w:space="0" w:color="auto"/>
                    <w:right w:val="none" w:sz="0" w:space="0" w:color="auto"/>
                  </w:divBdr>
                  <w:divsChild>
                    <w:div w:id="1719236089">
                      <w:marLeft w:val="0"/>
                      <w:marRight w:val="0"/>
                      <w:marTop w:val="0"/>
                      <w:marBottom w:val="0"/>
                      <w:divBdr>
                        <w:top w:val="none" w:sz="0" w:space="0" w:color="auto"/>
                        <w:left w:val="none" w:sz="0" w:space="0" w:color="auto"/>
                        <w:bottom w:val="none" w:sz="0" w:space="0" w:color="auto"/>
                        <w:right w:val="none" w:sz="0" w:space="0" w:color="auto"/>
                      </w:divBdr>
                      <w:divsChild>
                        <w:div w:id="965350344">
                          <w:marLeft w:val="0"/>
                          <w:marRight w:val="0"/>
                          <w:marTop w:val="0"/>
                          <w:marBottom w:val="0"/>
                          <w:divBdr>
                            <w:top w:val="none" w:sz="0" w:space="0" w:color="auto"/>
                            <w:left w:val="none" w:sz="0" w:space="0" w:color="auto"/>
                            <w:bottom w:val="none" w:sz="0" w:space="0" w:color="auto"/>
                            <w:right w:val="none" w:sz="0" w:space="0" w:color="auto"/>
                          </w:divBdr>
                          <w:divsChild>
                            <w:div w:id="115369873">
                              <w:marLeft w:val="0"/>
                              <w:marRight w:val="0"/>
                              <w:marTop w:val="0"/>
                              <w:marBottom w:val="0"/>
                              <w:divBdr>
                                <w:top w:val="none" w:sz="0" w:space="0" w:color="auto"/>
                                <w:left w:val="none" w:sz="0" w:space="0" w:color="auto"/>
                                <w:bottom w:val="none" w:sz="0" w:space="0" w:color="auto"/>
                                <w:right w:val="none" w:sz="0" w:space="0" w:color="auto"/>
                              </w:divBdr>
                              <w:divsChild>
                                <w:div w:id="443616590">
                                  <w:marLeft w:val="0"/>
                                  <w:marRight w:val="0"/>
                                  <w:marTop w:val="0"/>
                                  <w:marBottom w:val="0"/>
                                  <w:divBdr>
                                    <w:top w:val="none" w:sz="0" w:space="0" w:color="auto"/>
                                    <w:left w:val="none" w:sz="0" w:space="0" w:color="auto"/>
                                    <w:bottom w:val="none" w:sz="0" w:space="0" w:color="auto"/>
                                    <w:right w:val="none" w:sz="0" w:space="0" w:color="auto"/>
                                  </w:divBdr>
                                  <w:divsChild>
                                    <w:div w:id="559173757">
                                      <w:marLeft w:val="0"/>
                                      <w:marRight w:val="0"/>
                                      <w:marTop w:val="0"/>
                                      <w:marBottom w:val="0"/>
                                      <w:divBdr>
                                        <w:top w:val="none" w:sz="0" w:space="0" w:color="auto"/>
                                        <w:left w:val="none" w:sz="0" w:space="0" w:color="auto"/>
                                        <w:bottom w:val="none" w:sz="0" w:space="0" w:color="auto"/>
                                        <w:right w:val="none" w:sz="0" w:space="0" w:color="auto"/>
                                      </w:divBdr>
                                      <w:divsChild>
                                        <w:div w:id="386684034">
                                          <w:marLeft w:val="0"/>
                                          <w:marRight w:val="0"/>
                                          <w:marTop w:val="0"/>
                                          <w:marBottom w:val="0"/>
                                          <w:divBdr>
                                            <w:top w:val="none" w:sz="0" w:space="0" w:color="auto"/>
                                            <w:left w:val="none" w:sz="0" w:space="0" w:color="auto"/>
                                            <w:bottom w:val="none" w:sz="0" w:space="0" w:color="auto"/>
                                            <w:right w:val="none" w:sz="0" w:space="0" w:color="auto"/>
                                          </w:divBdr>
                                          <w:divsChild>
                                            <w:div w:id="1717385370">
                                              <w:marLeft w:val="0"/>
                                              <w:marRight w:val="0"/>
                                              <w:marTop w:val="0"/>
                                              <w:marBottom w:val="0"/>
                                              <w:divBdr>
                                                <w:top w:val="none" w:sz="0" w:space="0" w:color="auto"/>
                                                <w:left w:val="none" w:sz="0" w:space="0" w:color="auto"/>
                                                <w:bottom w:val="none" w:sz="0" w:space="0" w:color="auto"/>
                                                <w:right w:val="none" w:sz="0" w:space="0" w:color="auto"/>
                                              </w:divBdr>
                                              <w:divsChild>
                                                <w:div w:id="16207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929995">
                                      <w:marLeft w:val="0"/>
                                      <w:marRight w:val="0"/>
                                      <w:marTop w:val="0"/>
                                      <w:marBottom w:val="0"/>
                                      <w:divBdr>
                                        <w:top w:val="none" w:sz="0" w:space="0" w:color="auto"/>
                                        <w:left w:val="none" w:sz="0" w:space="0" w:color="auto"/>
                                        <w:bottom w:val="none" w:sz="0" w:space="0" w:color="auto"/>
                                        <w:right w:val="none" w:sz="0" w:space="0" w:color="auto"/>
                                      </w:divBdr>
                                      <w:divsChild>
                                        <w:div w:id="16643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359816">
      <w:bodyDiv w:val="1"/>
      <w:marLeft w:val="0"/>
      <w:marRight w:val="0"/>
      <w:marTop w:val="0"/>
      <w:marBottom w:val="0"/>
      <w:divBdr>
        <w:top w:val="none" w:sz="0" w:space="0" w:color="auto"/>
        <w:left w:val="none" w:sz="0" w:space="0" w:color="auto"/>
        <w:bottom w:val="none" w:sz="0" w:space="0" w:color="auto"/>
        <w:right w:val="none" w:sz="0" w:space="0" w:color="auto"/>
      </w:divBdr>
    </w:div>
    <w:div w:id="1584603302">
      <w:bodyDiv w:val="1"/>
      <w:marLeft w:val="0"/>
      <w:marRight w:val="0"/>
      <w:marTop w:val="0"/>
      <w:marBottom w:val="0"/>
      <w:divBdr>
        <w:top w:val="none" w:sz="0" w:space="0" w:color="auto"/>
        <w:left w:val="none" w:sz="0" w:space="0" w:color="auto"/>
        <w:bottom w:val="none" w:sz="0" w:space="0" w:color="auto"/>
        <w:right w:val="none" w:sz="0" w:space="0" w:color="auto"/>
      </w:divBdr>
    </w:div>
    <w:div w:id="1610746251">
      <w:bodyDiv w:val="1"/>
      <w:marLeft w:val="0"/>
      <w:marRight w:val="0"/>
      <w:marTop w:val="0"/>
      <w:marBottom w:val="0"/>
      <w:divBdr>
        <w:top w:val="none" w:sz="0" w:space="0" w:color="auto"/>
        <w:left w:val="none" w:sz="0" w:space="0" w:color="auto"/>
        <w:bottom w:val="none" w:sz="0" w:space="0" w:color="auto"/>
        <w:right w:val="none" w:sz="0" w:space="0" w:color="auto"/>
      </w:divBdr>
    </w:div>
    <w:div w:id="1650746432">
      <w:bodyDiv w:val="1"/>
      <w:marLeft w:val="0"/>
      <w:marRight w:val="0"/>
      <w:marTop w:val="0"/>
      <w:marBottom w:val="0"/>
      <w:divBdr>
        <w:top w:val="none" w:sz="0" w:space="0" w:color="auto"/>
        <w:left w:val="none" w:sz="0" w:space="0" w:color="auto"/>
        <w:bottom w:val="none" w:sz="0" w:space="0" w:color="auto"/>
        <w:right w:val="none" w:sz="0" w:space="0" w:color="auto"/>
      </w:divBdr>
    </w:div>
    <w:div w:id="1653101408">
      <w:bodyDiv w:val="1"/>
      <w:marLeft w:val="0"/>
      <w:marRight w:val="0"/>
      <w:marTop w:val="0"/>
      <w:marBottom w:val="0"/>
      <w:divBdr>
        <w:top w:val="none" w:sz="0" w:space="0" w:color="auto"/>
        <w:left w:val="none" w:sz="0" w:space="0" w:color="auto"/>
        <w:bottom w:val="none" w:sz="0" w:space="0" w:color="auto"/>
        <w:right w:val="none" w:sz="0" w:space="0" w:color="auto"/>
      </w:divBdr>
      <w:divsChild>
        <w:div w:id="2146586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104579">
      <w:bodyDiv w:val="1"/>
      <w:marLeft w:val="0"/>
      <w:marRight w:val="0"/>
      <w:marTop w:val="0"/>
      <w:marBottom w:val="0"/>
      <w:divBdr>
        <w:top w:val="none" w:sz="0" w:space="0" w:color="auto"/>
        <w:left w:val="none" w:sz="0" w:space="0" w:color="auto"/>
        <w:bottom w:val="none" w:sz="0" w:space="0" w:color="auto"/>
        <w:right w:val="none" w:sz="0" w:space="0" w:color="auto"/>
      </w:divBdr>
    </w:div>
    <w:div w:id="1671176982">
      <w:bodyDiv w:val="1"/>
      <w:marLeft w:val="0"/>
      <w:marRight w:val="0"/>
      <w:marTop w:val="0"/>
      <w:marBottom w:val="0"/>
      <w:divBdr>
        <w:top w:val="none" w:sz="0" w:space="0" w:color="auto"/>
        <w:left w:val="none" w:sz="0" w:space="0" w:color="auto"/>
        <w:bottom w:val="none" w:sz="0" w:space="0" w:color="auto"/>
        <w:right w:val="none" w:sz="0" w:space="0" w:color="auto"/>
      </w:divBdr>
      <w:divsChild>
        <w:div w:id="1220435136">
          <w:marLeft w:val="0"/>
          <w:marRight w:val="0"/>
          <w:marTop w:val="0"/>
          <w:marBottom w:val="0"/>
          <w:divBdr>
            <w:top w:val="none" w:sz="0" w:space="0" w:color="auto"/>
            <w:left w:val="none" w:sz="0" w:space="0" w:color="auto"/>
            <w:bottom w:val="none" w:sz="0" w:space="0" w:color="auto"/>
            <w:right w:val="none" w:sz="0" w:space="0" w:color="auto"/>
          </w:divBdr>
        </w:div>
      </w:divsChild>
    </w:div>
    <w:div w:id="1723867583">
      <w:bodyDiv w:val="1"/>
      <w:marLeft w:val="0"/>
      <w:marRight w:val="0"/>
      <w:marTop w:val="0"/>
      <w:marBottom w:val="0"/>
      <w:divBdr>
        <w:top w:val="none" w:sz="0" w:space="0" w:color="auto"/>
        <w:left w:val="none" w:sz="0" w:space="0" w:color="auto"/>
        <w:bottom w:val="none" w:sz="0" w:space="0" w:color="auto"/>
        <w:right w:val="none" w:sz="0" w:space="0" w:color="auto"/>
      </w:divBdr>
    </w:div>
    <w:div w:id="1743021273">
      <w:bodyDiv w:val="1"/>
      <w:marLeft w:val="0"/>
      <w:marRight w:val="0"/>
      <w:marTop w:val="0"/>
      <w:marBottom w:val="0"/>
      <w:divBdr>
        <w:top w:val="none" w:sz="0" w:space="0" w:color="auto"/>
        <w:left w:val="none" w:sz="0" w:space="0" w:color="auto"/>
        <w:bottom w:val="none" w:sz="0" w:space="0" w:color="auto"/>
        <w:right w:val="none" w:sz="0" w:space="0" w:color="auto"/>
      </w:divBdr>
      <w:divsChild>
        <w:div w:id="464393761">
          <w:marLeft w:val="0"/>
          <w:marRight w:val="0"/>
          <w:marTop w:val="0"/>
          <w:marBottom w:val="0"/>
          <w:divBdr>
            <w:top w:val="none" w:sz="0" w:space="0" w:color="auto"/>
            <w:left w:val="none" w:sz="0" w:space="0" w:color="auto"/>
            <w:bottom w:val="none" w:sz="0" w:space="0" w:color="auto"/>
            <w:right w:val="none" w:sz="0" w:space="0" w:color="auto"/>
          </w:divBdr>
        </w:div>
        <w:div w:id="1839226400">
          <w:marLeft w:val="0"/>
          <w:marRight w:val="0"/>
          <w:marTop w:val="0"/>
          <w:marBottom w:val="0"/>
          <w:divBdr>
            <w:top w:val="none" w:sz="0" w:space="0" w:color="auto"/>
            <w:left w:val="none" w:sz="0" w:space="0" w:color="auto"/>
            <w:bottom w:val="none" w:sz="0" w:space="0" w:color="auto"/>
            <w:right w:val="none" w:sz="0" w:space="0" w:color="auto"/>
          </w:divBdr>
        </w:div>
        <w:div w:id="100296099">
          <w:marLeft w:val="0"/>
          <w:marRight w:val="0"/>
          <w:marTop w:val="0"/>
          <w:marBottom w:val="0"/>
          <w:divBdr>
            <w:top w:val="none" w:sz="0" w:space="0" w:color="auto"/>
            <w:left w:val="none" w:sz="0" w:space="0" w:color="auto"/>
            <w:bottom w:val="none" w:sz="0" w:space="0" w:color="auto"/>
            <w:right w:val="none" w:sz="0" w:space="0" w:color="auto"/>
          </w:divBdr>
        </w:div>
        <w:div w:id="845170266">
          <w:marLeft w:val="0"/>
          <w:marRight w:val="0"/>
          <w:marTop w:val="0"/>
          <w:marBottom w:val="0"/>
          <w:divBdr>
            <w:top w:val="none" w:sz="0" w:space="0" w:color="auto"/>
            <w:left w:val="none" w:sz="0" w:space="0" w:color="auto"/>
            <w:bottom w:val="none" w:sz="0" w:space="0" w:color="auto"/>
            <w:right w:val="none" w:sz="0" w:space="0" w:color="auto"/>
          </w:divBdr>
        </w:div>
        <w:div w:id="31852520">
          <w:marLeft w:val="0"/>
          <w:marRight w:val="0"/>
          <w:marTop w:val="0"/>
          <w:marBottom w:val="0"/>
          <w:divBdr>
            <w:top w:val="none" w:sz="0" w:space="0" w:color="auto"/>
            <w:left w:val="none" w:sz="0" w:space="0" w:color="auto"/>
            <w:bottom w:val="none" w:sz="0" w:space="0" w:color="auto"/>
            <w:right w:val="none" w:sz="0" w:space="0" w:color="auto"/>
          </w:divBdr>
        </w:div>
        <w:div w:id="1381703944">
          <w:marLeft w:val="0"/>
          <w:marRight w:val="0"/>
          <w:marTop w:val="0"/>
          <w:marBottom w:val="0"/>
          <w:divBdr>
            <w:top w:val="none" w:sz="0" w:space="0" w:color="auto"/>
            <w:left w:val="none" w:sz="0" w:space="0" w:color="auto"/>
            <w:bottom w:val="none" w:sz="0" w:space="0" w:color="auto"/>
            <w:right w:val="none" w:sz="0" w:space="0" w:color="auto"/>
          </w:divBdr>
        </w:div>
        <w:div w:id="853881858">
          <w:marLeft w:val="0"/>
          <w:marRight w:val="0"/>
          <w:marTop w:val="0"/>
          <w:marBottom w:val="0"/>
          <w:divBdr>
            <w:top w:val="none" w:sz="0" w:space="0" w:color="auto"/>
            <w:left w:val="none" w:sz="0" w:space="0" w:color="auto"/>
            <w:bottom w:val="none" w:sz="0" w:space="0" w:color="auto"/>
            <w:right w:val="none" w:sz="0" w:space="0" w:color="auto"/>
          </w:divBdr>
        </w:div>
      </w:divsChild>
    </w:div>
    <w:div w:id="1773159487">
      <w:bodyDiv w:val="1"/>
      <w:marLeft w:val="0"/>
      <w:marRight w:val="0"/>
      <w:marTop w:val="0"/>
      <w:marBottom w:val="0"/>
      <w:divBdr>
        <w:top w:val="none" w:sz="0" w:space="0" w:color="auto"/>
        <w:left w:val="none" w:sz="0" w:space="0" w:color="auto"/>
        <w:bottom w:val="none" w:sz="0" w:space="0" w:color="auto"/>
        <w:right w:val="none" w:sz="0" w:space="0" w:color="auto"/>
      </w:divBdr>
    </w:div>
    <w:div w:id="1791128633">
      <w:bodyDiv w:val="1"/>
      <w:marLeft w:val="0"/>
      <w:marRight w:val="0"/>
      <w:marTop w:val="0"/>
      <w:marBottom w:val="0"/>
      <w:divBdr>
        <w:top w:val="none" w:sz="0" w:space="0" w:color="auto"/>
        <w:left w:val="none" w:sz="0" w:space="0" w:color="auto"/>
        <w:bottom w:val="none" w:sz="0" w:space="0" w:color="auto"/>
        <w:right w:val="none" w:sz="0" w:space="0" w:color="auto"/>
      </w:divBdr>
    </w:div>
    <w:div w:id="1791238306">
      <w:bodyDiv w:val="1"/>
      <w:marLeft w:val="0"/>
      <w:marRight w:val="0"/>
      <w:marTop w:val="0"/>
      <w:marBottom w:val="0"/>
      <w:divBdr>
        <w:top w:val="none" w:sz="0" w:space="0" w:color="auto"/>
        <w:left w:val="none" w:sz="0" w:space="0" w:color="auto"/>
        <w:bottom w:val="none" w:sz="0" w:space="0" w:color="auto"/>
        <w:right w:val="none" w:sz="0" w:space="0" w:color="auto"/>
      </w:divBdr>
    </w:div>
    <w:div w:id="1805194170">
      <w:bodyDiv w:val="1"/>
      <w:marLeft w:val="0"/>
      <w:marRight w:val="0"/>
      <w:marTop w:val="0"/>
      <w:marBottom w:val="0"/>
      <w:divBdr>
        <w:top w:val="none" w:sz="0" w:space="0" w:color="auto"/>
        <w:left w:val="none" w:sz="0" w:space="0" w:color="auto"/>
        <w:bottom w:val="none" w:sz="0" w:space="0" w:color="auto"/>
        <w:right w:val="none" w:sz="0" w:space="0" w:color="auto"/>
      </w:divBdr>
      <w:divsChild>
        <w:div w:id="117988295">
          <w:marLeft w:val="0"/>
          <w:marRight w:val="0"/>
          <w:marTop w:val="0"/>
          <w:marBottom w:val="0"/>
          <w:divBdr>
            <w:top w:val="none" w:sz="0" w:space="0" w:color="auto"/>
            <w:left w:val="none" w:sz="0" w:space="0" w:color="auto"/>
            <w:bottom w:val="none" w:sz="0" w:space="0" w:color="auto"/>
            <w:right w:val="none" w:sz="0" w:space="0" w:color="auto"/>
          </w:divBdr>
          <w:divsChild>
            <w:div w:id="1187871520">
              <w:marLeft w:val="0"/>
              <w:marRight w:val="0"/>
              <w:marTop w:val="0"/>
              <w:marBottom w:val="0"/>
              <w:divBdr>
                <w:top w:val="none" w:sz="0" w:space="0" w:color="auto"/>
                <w:left w:val="none" w:sz="0" w:space="0" w:color="auto"/>
                <w:bottom w:val="none" w:sz="0" w:space="0" w:color="auto"/>
                <w:right w:val="none" w:sz="0" w:space="0" w:color="auto"/>
              </w:divBdr>
            </w:div>
            <w:div w:id="1517764869">
              <w:marLeft w:val="0"/>
              <w:marRight w:val="0"/>
              <w:marTop w:val="0"/>
              <w:marBottom w:val="0"/>
              <w:divBdr>
                <w:top w:val="none" w:sz="0" w:space="0" w:color="auto"/>
                <w:left w:val="none" w:sz="0" w:space="0" w:color="auto"/>
                <w:bottom w:val="none" w:sz="0" w:space="0" w:color="auto"/>
                <w:right w:val="none" w:sz="0" w:space="0" w:color="auto"/>
              </w:divBdr>
              <w:divsChild>
                <w:div w:id="7091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4173">
          <w:marLeft w:val="0"/>
          <w:marRight w:val="0"/>
          <w:marTop w:val="0"/>
          <w:marBottom w:val="0"/>
          <w:divBdr>
            <w:top w:val="none" w:sz="0" w:space="0" w:color="auto"/>
            <w:left w:val="none" w:sz="0" w:space="0" w:color="auto"/>
            <w:bottom w:val="none" w:sz="0" w:space="0" w:color="auto"/>
            <w:right w:val="none" w:sz="0" w:space="0" w:color="auto"/>
          </w:divBdr>
          <w:divsChild>
            <w:div w:id="408695495">
              <w:marLeft w:val="0"/>
              <w:marRight w:val="0"/>
              <w:marTop w:val="0"/>
              <w:marBottom w:val="0"/>
              <w:divBdr>
                <w:top w:val="none" w:sz="0" w:space="0" w:color="auto"/>
                <w:left w:val="none" w:sz="0" w:space="0" w:color="auto"/>
                <w:bottom w:val="none" w:sz="0" w:space="0" w:color="auto"/>
                <w:right w:val="none" w:sz="0" w:space="0" w:color="auto"/>
              </w:divBdr>
              <w:divsChild>
                <w:div w:id="1997296052">
                  <w:marLeft w:val="0"/>
                  <w:marRight w:val="0"/>
                  <w:marTop w:val="0"/>
                  <w:marBottom w:val="0"/>
                  <w:divBdr>
                    <w:top w:val="none" w:sz="0" w:space="0" w:color="auto"/>
                    <w:left w:val="none" w:sz="0" w:space="0" w:color="auto"/>
                    <w:bottom w:val="none" w:sz="0" w:space="0" w:color="auto"/>
                    <w:right w:val="none" w:sz="0" w:space="0" w:color="auto"/>
                  </w:divBdr>
                </w:div>
              </w:divsChild>
            </w:div>
            <w:div w:id="1797409680">
              <w:marLeft w:val="0"/>
              <w:marRight w:val="0"/>
              <w:marTop w:val="0"/>
              <w:marBottom w:val="0"/>
              <w:divBdr>
                <w:top w:val="none" w:sz="0" w:space="0" w:color="auto"/>
                <w:left w:val="none" w:sz="0" w:space="0" w:color="auto"/>
                <w:bottom w:val="none" w:sz="0" w:space="0" w:color="auto"/>
                <w:right w:val="none" w:sz="0" w:space="0" w:color="auto"/>
              </w:divBdr>
            </w:div>
          </w:divsChild>
        </w:div>
        <w:div w:id="407769845">
          <w:marLeft w:val="0"/>
          <w:marRight w:val="0"/>
          <w:marTop w:val="0"/>
          <w:marBottom w:val="0"/>
          <w:divBdr>
            <w:top w:val="none" w:sz="0" w:space="0" w:color="auto"/>
            <w:left w:val="none" w:sz="0" w:space="0" w:color="auto"/>
            <w:bottom w:val="none" w:sz="0" w:space="0" w:color="auto"/>
            <w:right w:val="none" w:sz="0" w:space="0" w:color="auto"/>
          </w:divBdr>
          <w:divsChild>
            <w:div w:id="2784361">
              <w:marLeft w:val="0"/>
              <w:marRight w:val="0"/>
              <w:marTop w:val="0"/>
              <w:marBottom w:val="0"/>
              <w:divBdr>
                <w:top w:val="none" w:sz="0" w:space="0" w:color="auto"/>
                <w:left w:val="none" w:sz="0" w:space="0" w:color="auto"/>
                <w:bottom w:val="none" w:sz="0" w:space="0" w:color="auto"/>
                <w:right w:val="none" w:sz="0" w:space="0" w:color="auto"/>
              </w:divBdr>
            </w:div>
            <w:div w:id="493300793">
              <w:marLeft w:val="0"/>
              <w:marRight w:val="0"/>
              <w:marTop w:val="0"/>
              <w:marBottom w:val="0"/>
              <w:divBdr>
                <w:top w:val="none" w:sz="0" w:space="0" w:color="auto"/>
                <w:left w:val="none" w:sz="0" w:space="0" w:color="auto"/>
                <w:bottom w:val="none" w:sz="0" w:space="0" w:color="auto"/>
                <w:right w:val="none" w:sz="0" w:space="0" w:color="auto"/>
              </w:divBdr>
              <w:divsChild>
                <w:div w:id="173384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9918">
          <w:marLeft w:val="0"/>
          <w:marRight w:val="0"/>
          <w:marTop w:val="0"/>
          <w:marBottom w:val="0"/>
          <w:divBdr>
            <w:top w:val="none" w:sz="0" w:space="0" w:color="auto"/>
            <w:left w:val="none" w:sz="0" w:space="0" w:color="auto"/>
            <w:bottom w:val="none" w:sz="0" w:space="0" w:color="auto"/>
            <w:right w:val="none" w:sz="0" w:space="0" w:color="auto"/>
          </w:divBdr>
          <w:divsChild>
            <w:div w:id="1180007986">
              <w:marLeft w:val="0"/>
              <w:marRight w:val="0"/>
              <w:marTop w:val="0"/>
              <w:marBottom w:val="0"/>
              <w:divBdr>
                <w:top w:val="none" w:sz="0" w:space="0" w:color="auto"/>
                <w:left w:val="none" w:sz="0" w:space="0" w:color="auto"/>
                <w:bottom w:val="none" w:sz="0" w:space="0" w:color="auto"/>
                <w:right w:val="none" w:sz="0" w:space="0" w:color="auto"/>
              </w:divBdr>
              <w:divsChild>
                <w:div w:id="913322606">
                  <w:marLeft w:val="0"/>
                  <w:marRight w:val="0"/>
                  <w:marTop w:val="0"/>
                  <w:marBottom w:val="0"/>
                  <w:divBdr>
                    <w:top w:val="none" w:sz="0" w:space="0" w:color="auto"/>
                    <w:left w:val="none" w:sz="0" w:space="0" w:color="auto"/>
                    <w:bottom w:val="none" w:sz="0" w:space="0" w:color="auto"/>
                    <w:right w:val="none" w:sz="0" w:space="0" w:color="auto"/>
                  </w:divBdr>
                </w:div>
              </w:divsChild>
            </w:div>
            <w:div w:id="195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3116">
      <w:bodyDiv w:val="1"/>
      <w:marLeft w:val="0"/>
      <w:marRight w:val="0"/>
      <w:marTop w:val="0"/>
      <w:marBottom w:val="0"/>
      <w:divBdr>
        <w:top w:val="none" w:sz="0" w:space="0" w:color="auto"/>
        <w:left w:val="none" w:sz="0" w:space="0" w:color="auto"/>
        <w:bottom w:val="none" w:sz="0" w:space="0" w:color="auto"/>
        <w:right w:val="none" w:sz="0" w:space="0" w:color="auto"/>
      </w:divBdr>
    </w:div>
    <w:div w:id="1851136111">
      <w:bodyDiv w:val="1"/>
      <w:marLeft w:val="0"/>
      <w:marRight w:val="0"/>
      <w:marTop w:val="0"/>
      <w:marBottom w:val="0"/>
      <w:divBdr>
        <w:top w:val="none" w:sz="0" w:space="0" w:color="auto"/>
        <w:left w:val="none" w:sz="0" w:space="0" w:color="auto"/>
        <w:bottom w:val="none" w:sz="0" w:space="0" w:color="auto"/>
        <w:right w:val="none" w:sz="0" w:space="0" w:color="auto"/>
      </w:divBdr>
    </w:div>
    <w:div w:id="1874921841">
      <w:bodyDiv w:val="1"/>
      <w:marLeft w:val="0"/>
      <w:marRight w:val="0"/>
      <w:marTop w:val="0"/>
      <w:marBottom w:val="0"/>
      <w:divBdr>
        <w:top w:val="none" w:sz="0" w:space="0" w:color="auto"/>
        <w:left w:val="none" w:sz="0" w:space="0" w:color="auto"/>
        <w:bottom w:val="none" w:sz="0" w:space="0" w:color="auto"/>
        <w:right w:val="none" w:sz="0" w:space="0" w:color="auto"/>
      </w:divBdr>
    </w:div>
    <w:div w:id="1875265017">
      <w:bodyDiv w:val="1"/>
      <w:marLeft w:val="0"/>
      <w:marRight w:val="0"/>
      <w:marTop w:val="0"/>
      <w:marBottom w:val="0"/>
      <w:divBdr>
        <w:top w:val="none" w:sz="0" w:space="0" w:color="auto"/>
        <w:left w:val="none" w:sz="0" w:space="0" w:color="auto"/>
        <w:bottom w:val="none" w:sz="0" w:space="0" w:color="auto"/>
        <w:right w:val="none" w:sz="0" w:space="0" w:color="auto"/>
      </w:divBdr>
    </w:div>
    <w:div w:id="1887449320">
      <w:bodyDiv w:val="1"/>
      <w:marLeft w:val="0"/>
      <w:marRight w:val="0"/>
      <w:marTop w:val="0"/>
      <w:marBottom w:val="0"/>
      <w:divBdr>
        <w:top w:val="none" w:sz="0" w:space="0" w:color="auto"/>
        <w:left w:val="none" w:sz="0" w:space="0" w:color="auto"/>
        <w:bottom w:val="none" w:sz="0" w:space="0" w:color="auto"/>
        <w:right w:val="none" w:sz="0" w:space="0" w:color="auto"/>
      </w:divBdr>
    </w:div>
    <w:div w:id="1892305755">
      <w:bodyDiv w:val="1"/>
      <w:marLeft w:val="0"/>
      <w:marRight w:val="0"/>
      <w:marTop w:val="0"/>
      <w:marBottom w:val="0"/>
      <w:divBdr>
        <w:top w:val="none" w:sz="0" w:space="0" w:color="auto"/>
        <w:left w:val="none" w:sz="0" w:space="0" w:color="auto"/>
        <w:bottom w:val="none" w:sz="0" w:space="0" w:color="auto"/>
        <w:right w:val="none" w:sz="0" w:space="0" w:color="auto"/>
      </w:divBdr>
      <w:divsChild>
        <w:div w:id="1252393794">
          <w:marLeft w:val="0"/>
          <w:marRight w:val="0"/>
          <w:marTop w:val="0"/>
          <w:marBottom w:val="0"/>
          <w:divBdr>
            <w:top w:val="none" w:sz="0" w:space="0" w:color="auto"/>
            <w:left w:val="none" w:sz="0" w:space="0" w:color="auto"/>
            <w:bottom w:val="none" w:sz="0" w:space="0" w:color="auto"/>
            <w:right w:val="none" w:sz="0" w:space="0" w:color="auto"/>
          </w:divBdr>
          <w:divsChild>
            <w:div w:id="1091663932">
              <w:marLeft w:val="0"/>
              <w:marRight w:val="0"/>
              <w:marTop w:val="0"/>
              <w:marBottom w:val="0"/>
              <w:divBdr>
                <w:top w:val="none" w:sz="0" w:space="0" w:color="auto"/>
                <w:left w:val="none" w:sz="0" w:space="0" w:color="auto"/>
                <w:bottom w:val="none" w:sz="0" w:space="0" w:color="auto"/>
                <w:right w:val="none" w:sz="0" w:space="0" w:color="auto"/>
              </w:divBdr>
            </w:div>
          </w:divsChild>
        </w:div>
        <w:div w:id="2132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684807">
      <w:bodyDiv w:val="1"/>
      <w:marLeft w:val="0"/>
      <w:marRight w:val="0"/>
      <w:marTop w:val="0"/>
      <w:marBottom w:val="0"/>
      <w:divBdr>
        <w:top w:val="none" w:sz="0" w:space="0" w:color="auto"/>
        <w:left w:val="none" w:sz="0" w:space="0" w:color="auto"/>
        <w:bottom w:val="none" w:sz="0" w:space="0" w:color="auto"/>
        <w:right w:val="none" w:sz="0" w:space="0" w:color="auto"/>
      </w:divBdr>
      <w:divsChild>
        <w:div w:id="1702586168">
          <w:marLeft w:val="0"/>
          <w:marRight w:val="0"/>
          <w:marTop w:val="0"/>
          <w:marBottom w:val="0"/>
          <w:divBdr>
            <w:top w:val="none" w:sz="0" w:space="0" w:color="auto"/>
            <w:left w:val="none" w:sz="0" w:space="0" w:color="auto"/>
            <w:bottom w:val="none" w:sz="0" w:space="0" w:color="auto"/>
            <w:right w:val="none" w:sz="0" w:space="0" w:color="auto"/>
          </w:divBdr>
          <w:divsChild>
            <w:div w:id="10757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6607">
      <w:bodyDiv w:val="1"/>
      <w:marLeft w:val="0"/>
      <w:marRight w:val="0"/>
      <w:marTop w:val="0"/>
      <w:marBottom w:val="0"/>
      <w:divBdr>
        <w:top w:val="none" w:sz="0" w:space="0" w:color="auto"/>
        <w:left w:val="none" w:sz="0" w:space="0" w:color="auto"/>
        <w:bottom w:val="none" w:sz="0" w:space="0" w:color="auto"/>
        <w:right w:val="none" w:sz="0" w:space="0" w:color="auto"/>
      </w:divBdr>
    </w:div>
    <w:div w:id="1975212649">
      <w:bodyDiv w:val="1"/>
      <w:marLeft w:val="0"/>
      <w:marRight w:val="0"/>
      <w:marTop w:val="0"/>
      <w:marBottom w:val="0"/>
      <w:divBdr>
        <w:top w:val="none" w:sz="0" w:space="0" w:color="auto"/>
        <w:left w:val="none" w:sz="0" w:space="0" w:color="auto"/>
        <w:bottom w:val="none" w:sz="0" w:space="0" w:color="auto"/>
        <w:right w:val="none" w:sz="0" w:space="0" w:color="auto"/>
      </w:divBdr>
    </w:div>
    <w:div w:id="1978992640">
      <w:bodyDiv w:val="1"/>
      <w:marLeft w:val="0"/>
      <w:marRight w:val="0"/>
      <w:marTop w:val="0"/>
      <w:marBottom w:val="0"/>
      <w:divBdr>
        <w:top w:val="none" w:sz="0" w:space="0" w:color="auto"/>
        <w:left w:val="none" w:sz="0" w:space="0" w:color="auto"/>
        <w:bottom w:val="none" w:sz="0" w:space="0" w:color="auto"/>
        <w:right w:val="none" w:sz="0" w:space="0" w:color="auto"/>
      </w:divBdr>
    </w:div>
    <w:div w:id="1985307424">
      <w:bodyDiv w:val="1"/>
      <w:marLeft w:val="0"/>
      <w:marRight w:val="0"/>
      <w:marTop w:val="0"/>
      <w:marBottom w:val="0"/>
      <w:divBdr>
        <w:top w:val="none" w:sz="0" w:space="0" w:color="auto"/>
        <w:left w:val="none" w:sz="0" w:space="0" w:color="auto"/>
        <w:bottom w:val="none" w:sz="0" w:space="0" w:color="auto"/>
        <w:right w:val="none" w:sz="0" w:space="0" w:color="auto"/>
      </w:divBdr>
      <w:divsChild>
        <w:div w:id="463157809">
          <w:marLeft w:val="0"/>
          <w:marRight w:val="0"/>
          <w:marTop w:val="0"/>
          <w:marBottom w:val="0"/>
          <w:divBdr>
            <w:top w:val="none" w:sz="0" w:space="0" w:color="auto"/>
            <w:left w:val="none" w:sz="0" w:space="0" w:color="auto"/>
            <w:bottom w:val="none" w:sz="0" w:space="0" w:color="auto"/>
            <w:right w:val="none" w:sz="0" w:space="0" w:color="auto"/>
          </w:divBdr>
          <w:divsChild>
            <w:div w:id="13612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70870">
      <w:bodyDiv w:val="1"/>
      <w:marLeft w:val="0"/>
      <w:marRight w:val="0"/>
      <w:marTop w:val="0"/>
      <w:marBottom w:val="0"/>
      <w:divBdr>
        <w:top w:val="none" w:sz="0" w:space="0" w:color="auto"/>
        <w:left w:val="none" w:sz="0" w:space="0" w:color="auto"/>
        <w:bottom w:val="none" w:sz="0" w:space="0" w:color="auto"/>
        <w:right w:val="none" w:sz="0" w:space="0" w:color="auto"/>
      </w:divBdr>
    </w:div>
    <w:div w:id="2055694951">
      <w:bodyDiv w:val="1"/>
      <w:marLeft w:val="0"/>
      <w:marRight w:val="0"/>
      <w:marTop w:val="0"/>
      <w:marBottom w:val="0"/>
      <w:divBdr>
        <w:top w:val="none" w:sz="0" w:space="0" w:color="auto"/>
        <w:left w:val="none" w:sz="0" w:space="0" w:color="auto"/>
        <w:bottom w:val="none" w:sz="0" w:space="0" w:color="auto"/>
        <w:right w:val="none" w:sz="0" w:space="0" w:color="auto"/>
      </w:divBdr>
      <w:divsChild>
        <w:div w:id="1697776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644440">
      <w:bodyDiv w:val="1"/>
      <w:marLeft w:val="0"/>
      <w:marRight w:val="0"/>
      <w:marTop w:val="0"/>
      <w:marBottom w:val="0"/>
      <w:divBdr>
        <w:top w:val="none" w:sz="0" w:space="0" w:color="auto"/>
        <w:left w:val="none" w:sz="0" w:space="0" w:color="auto"/>
        <w:bottom w:val="none" w:sz="0" w:space="0" w:color="auto"/>
        <w:right w:val="none" w:sz="0" w:space="0" w:color="auto"/>
      </w:divBdr>
    </w:div>
    <w:div w:id="2070768385">
      <w:bodyDiv w:val="1"/>
      <w:marLeft w:val="0"/>
      <w:marRight w:val="0"/>
      <w:marTop w:val="0"/>
      <w:marBottom w:val="0"/>
      <w:divBdr>
        <w:top w:val="none" w:sz="0" w:space="0" w:color="auto"/>
        <w:left w:val="none" w:sz="0" w:space="0" w:color="auto"/>
        <w:bottom w:val="none" w:sz="0" w:space="0" w:color="auto"/>
        <w:right w:val="none" w:sz="0" w:space="0" w:color="auto"/>
      </w:divBdr>
    </w:div>
    <w:div w:id="2080398149">
      <w:bodyDiv w:val="1"/>
      <w:marLeft w:val="0"/>
      <w:marRight w:val="0"/>
      <w:marTop w:val="0"/>
      <w:marBottom w:val="0"/>
      <w:divBdr>
        <w:top w:val="none" w:sz="0" w:space="0" w:color="auto"/>
        <w:left w:val="none" w:sz="0" w:space="0" w:color="auto"/>
        <w:bottom w:val="none" w:sz="0" w:space="0" w:color="auto"/>
        <w:right w:val="none" w:sz="0" w:space="0" w:color="auto"/>
      </w:divBdr>
      <w:divsChild>
        <w:div w:id="407002188">
          <w:marLeft w:val="0"/>
          <w:marRight w:val="0"/>
          <w:marTop w:val="0"/>
          <w:marBottom w:val="0"/>
          <w:divBdr>
            <w:top w:val="none" w:sz="0" w:space="0" w:color="auto"/>
            <w:left w:val="none" w:sz="0" w:space="0" w:color="auto"/>
            <w:bottom w:val="none" w:sz="0" w:space="0" w:color="auto"/>
            <w:right w:val="none" w:sz="0" w:space="0" w:color="auto"/>
          </w:divBdr>
          <w:divsChild>
            <w:div w:id="124040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3977">
      <w:bodyDiv w:val="1"/>
      <w:marLeft w:val="0"/>
      <w:marRight w:val="0"/>
      <w:marTop w:val="0"/>
      <w:marBottom w:val="0"/>
      <w:divBdr>
        <w:top w:val="none" w:sz="0" w:space="0" w:color="auto"/>
        <w:left w:val="none" w:sz="0" w:space="0" w:color="auto"/>
        <w:bottom w:val="none" w:sz="0" w:space="0" w:color="auto"/>
        <w:right w:val="none" w:sz="0" w:space="0" w:color="auto"/>
      </w:divBdr>
      <w:divsChild>
        <w:div w:id="587690899">
          <w:marLeft w:val="0"/>
          <w:marRight w:val="0"/>
          <w:marTop w:val="0"/>
          <w:marBottom w:val="0"/>
          <w:divBdr>
            <w:top w:val="none" w:sz="0" w:space="0" w:color="auto"/>
            <w:left w:val="none" w:sz="0" w:space="0" w:color="auto"/>
            <w:bottom w:val="none" w:sz="0" w:space="0" w:color="auto"/>
            <w:right w:val="none" w:sz="0" w:space="0" w:color="auto"/>
          </w:divBdr>
          <w:divsChild>
            <w:div w:id="20730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1.xlsx"/><Relationship Id="rId18" Type="http://schemas.openxmlformats.org/officeDocument/2006/relationships/image" Target="media/image6.emf"/><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package" Target="embeddings/Microsoft_Excel_Worksheet5.xlsx"/><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package" Target="embeddings/Microsoft_Excel_Worksheet3.xlsx"/><Relationship Id="rId25" Type="http://schemas.openxmlformats.org/officeDocument/2006/relationships/header" Target="header2.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package" Target="embeddings/Microsoft_Excel_Worksheet2.xlsx"/><Relationship Id="rId23" Type="http://schemas.openxmlformats.org/officeDocument/2006/relationships/package" Target="embeddings/Microsoft_Excel_Worksheet6.xlsx"/><Relationship Id="rId28"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package" Target="embeddings/Microsoft_Excel_Worksheet4.xlsx"/><Relationship Id="rId31"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footer" Target="footer2.xml"/><Relationship Id="rId30" Type="http://schemas.openxmlformats.org/officeDocument/2006/relationships/fontTable" Target="fontTable.xml"/><Relationship Id="rId8"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Celestial">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Navi Mumbai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6F3ECA-F42F-4975-96CD-E863A1214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Test Plan and Execution Document</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Execution Document</dc:title>
  <dc:subject>Consent Management System</dc:subject>
  <dc:creator>Consent Management System</dc:creator>
  <cp:keywords/>
  <dc:description/>
  <cp:lastModifiedBy>Lokesh6 Sharma</cp:lastModifiedBy>
  <cp:revision>2</cp:revision>
  <dcterms:created xsi:type="dcterms:W3CDTF">2025-11-26T17:25:00Z</dcterms:created>
  <dcterms:modified xsi:type="dcterms:W3CDTF">2025-11-26T17:25:00Z</dcterms:modified>
</cp:coreProperties>
</file>